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73FD0" w14:textId="10902C11" w:rsidR="00B36538" w:rsidRPr="005A0F2F" w:rsidRDefault="27DFEAA6" w:rsidP="005A0F2F">
      <w:pPr>
        <w:tabs>
          <w:tab w:val="left" w:pos="4500"/>
        </w:tabs>
        <w:jc w:val="center"/>
        <w:rPr>
          <w:rFonts w:ascii="Arial Narrow" w:hAnsi="Arial Narrow"/>
          <w:sz w:val="28"/>
          <w:szCs w:val="28"/>
        </w:rPr>
      </w:pPr>
      <w:r w:rsidRPr="27DFEAA6">
        <w:rPr>
          <w:rFonts w:ascii="Arial Narrow" w:hAnsi="Arial Narrow"/>
          <w:sz w:val="28"/>
          <w:szCs w:val="28"/>
        </w:rPr>
        <w:t>Dated this ……………… day of ………………………………………</w:t>
      </w:r>
      <w:proofErr w:type="gramStart"/>
      <w:r w:rsidRPr="27DFEAA6">
        <w:rPr>
          <w:rFonts w:ascii="Arial Narrow" w:hAnsi="Arial Narrow"/>
          <w:sz w:val="28"/>
          <w:szCs w:val="28"/>
        </w:rPr>
        <w:t>…..</w:t>
      </w:r>
      <w:proofErr w:type="gramEnd"/>
      <w:r w:rsidRPr="27DFEAA6">
        <w:rPr>
          <w:rFonts w:ascii="Arial Narrow" w:hAnsi="Arial Narrow"/>
          <w:sz w:val="28"/>
          <w:szCs w:val="28"/>
        </w:rPr>
        <w:t xml:space="preserve"> 2022</w:t>
      </w:r>
    </w:p>
    <w:tbl>
      <w:tblPr>
        <w:tblW w:w="9432" w:type="dxa"/>
        <w:tblInd w:w="12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432"/>
      </w:tblGrid>
      <w:tr w:rsidR="00B36538" w:rsidRPr="005A0F2F" w14:paraId="7AD720EA" w14:textId="77777777" w:rsidTr="006E6837">
        <w:trPr>
          <w:cantSplit/>
          <w:trHeight w:val="755"/>
        </w:trPr>
        <w:tc>
          <w:tcPr>
            <w:tcW w:w="9432" w:type="dxa"/>
            <w:tcBorders>
              <w:top w:val="nil"/>
              <w:left w:val="nil"/>
              <w:bottom w:val="nil"/>
              <w:right w:val="nil"/>
            </w:tcBorders>
          </w:tcPr>
          <w:p w14:paraId="22080BEB" w14:textId="77777777" w:rsidR="00B36538" w:rsidRPr="005A0F2F" w:rsidRDefault="00B36538" w:rsidP="006E6837">
            <w:pPr>
              <w:pStyle w:val="Heading3"/>
              <w:jc w:val="both"/>
              <w:rPr>
                <w:rFonts w:ascii="Arial Narrow" w:hAnsi="Arial Narrow"/>
                <w:b w:val="0"/>
                <w:sz w:val="22"/>
                <w:szCs w:val="22"/>
              </w:rPr>
            </w:pPr>
          </w:p>
          <w:p w14:paraId="29BE0BCB" w14:textId="77777777" w:rsidR="00B36538" w:rsidRPr="005A0F2F" w:rsidRDefault="00B36538" w:rsidP="006E6837">
            <w:pPr>
              <w:pStyle w:val="Heading3"/>
              <w:jc w:val="center"/>
              <w:rPr>
                <w:rFonts w:ascii="Arial Narrow" w:hAnsi="Arial Narrow"/>
                <w:b w:val="0"/>
                <w:sz w:val="22"/>
                <w:szCs w:val="22"/>
              </w:rPr>
            </w:pPr>
            <w:r w:rsidRPr="005A0F2F">
              <w:rPr>
                <w:rFonts w:ascii="Arial Narrow" w:hAnsi="Arial Narrow"/>
                <w:b w:val="0"/>
                <w:sz w:val="36"/>
                <w:szCs w:val="40"/>
              </w:rPr>
              <w:t xml:space="preserve">Agreement for </w:t>
            </w:r>
            <w:smartTag w:uri="urn:schemas-microsoft-com:office:smarttags" w:element="City">
              <w:smartTag w:uri="urn:schemas-microsoft-com:office:smarttags" w:element="place">
                <w:r w:rsidRPr="005A0F2F">
                  <w:rPr>
                    <w:rFonts w:ascii="Arial Narrow" w:hAnsi="Arial Narrow"/>
                    <w:b w:val="0"/>
                    <w:sz w:val="36"/>
                    <w:szCs w:val="40"/>
                  </w:rPr>
                  <w:t>Sale</w:t>
                </w:r>
              </w:smartTag>
            </w:smartTag>
          </w:p>
        </w:tc>
      </w:tr>
      <w:tr w:rsidR="00B36538" w:rsidRPr="005A0F2F" w14:paraId="457940D7" w14:textId="77777777" w:rsidTr="00BA4EC9">
        <w:trPr>
          <w:cantSplit/>
          <w:trHeight w:val="198"/>
        </w:trPr>
        <w:tc>
          <w:tcPr>
            <w:tcW w:w="9432" w:type="dxa"/>
            <w:tcBorders>
              <w:top w:val="nil"/>
              <w:left w:val="nil"/>
              <w:bottom w:val="nil"/>
              <w:right w:val="nil"/>
            </w:tcBorders>
          </w:tcPr>
          <w:p w14:paraId="2A16BDBA" w14:textId="77777777" w:rsidR="00B36538" w:rsidRPr="005A0F2F" w:rsidRDefault="00B36538" w:rsidP="006E6837">
            <w:pPr>
              <w:pStyle w:val="Heading3"/>
              <w:jc w:val="both"/>
              <w:rPr>
                <w:rFonts w:ascii="Arial Narrow" w:hAnsi="Arial Narrow"/>
                <w:b w:val="0"/>
                <w:sz w:val="22"/>
                <w:szCs w:val="22"/>
              </w:rPr>
            </w:pPr>
          </w:p>
        </w:tc>
      </w:tr>
    </w:tbl>
    <w:p w14:paraId="57B961C1" w14:textId="77777777" w:rsidR="00B36538" w:rsidRPr="005A0F2F" w:rsidRDefault="00B36538" w:rsidP="00B36538">
      <w:pPr>
        <w:jc w:val="both"/>
        <w:rPr>
          <w:rFonts w:ascii="Arial Narrow" w:hAnsi="Arial Narrow"/>
          <w:sz w:val="22"/>
          <w:szCs w:val="22"/>
        </w:rPr>
      </w:pPr>
    </w:p>
    <w:p w14:paraId="7DE8074B" w14:textId="77777777" w:rsidR="00B36538" w:rsidRPr="005A0F2F" w:rsidRDefault="00B36538" w:rsidP="00B36538">
      <w:pPr>
        <w:pStyle w:val="Footer"/>
        <w:tabs>
          <w:tab w:val="clear" w:pos="4320"/>
          <w:tab w:val="clear" w:pos="8640"/>
        </w:tabs>
        <w:ind w:left="270"/>
        <w:jc w:val="both"/>
        <w:rPr>
          <w:rFonts w:ascii="Arial Narrow" w:hAnsi="Arial Narrow"/>
          <w:szCs w:val="24"/>
        </w:rPr>
      </w:pPr>
      <w:r w:rsidRPr="005A0F2F">
        <w:rPr>
          <w:rFonts w:ascii="Arial Narrow" w:hAnsi="Arial Narrow"/>
          <w:szCs w:val="24"/>
        </w:rPr>
        <w:t>between</w:t>
      </w:r>
    </w:p>
    <w:p w14:paraId="496CD4D0" w14:textId="77777777" w:rsidR="00B36538" w:rsidRPr="005A0F2F" w:rsidRDefault="00B36538" w:rsidP="00B36538">
      <w:pPr>
        <w:jc w:val="both"/>
        <w:rPr>
          <w:rFonts w:ascii="Arial Narrow" w:hAnsi="Arial Narrow"/>
          <w:sz w:val="22"/>
          <w:szCs w:val="22"/>
        </w:rPr>
      </w:pPr>
    </w:p>
    <w:tbl>
      <w:tblPr>
        <w:tblW w:w="0" w:type="auto"/>
        <w:tblInd w:w="26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582"/>
      </w:tblGrid>
      <w:tr w:rsidR="00B36538" w:rsidRPr="005A0F2F" w14:paraId="2C5AC936" w14:textId="77777777" w:rsidTr="006E6837">
        <w:trPr>
          <w:cantSplit/>
          <w:trHeight w:val="855"/>
        </w:trPr>
        <w:tc>
          <w:tcPr>
            <w:tcW w:w="7582" w:type="dxa"/>
            <w:tcBorders>
              <w:top w:val="nil"/>
              <w:left w:val="nil"/>
              <w:bottom w:val="nil"/>
              <w:right w:val="nil"/>
            </w:tcBorders>
          </w:tcPr>
          <w:p w14:paraId="6F2D001C" w14:textId="77777777" w:rsidR="00B36538" w:rsidRPr="005A0F2F" w:rsidRDefault="00B36538" w:rsidP="006E6837">
            <w:pPr>
              <w:pStyle w:val="Footer"/>
              <w:rPr>
                <w:rFonts w:ascii="Arial Narrow" w:hAnsi="Arial Narrow"/>
                <w:color w:val="000000"/>
                <w:sz w:val="36"/>
                <w:szCs w:val="36"/>
              </w:rPr>
            </w:pPr>
          </w:p>
          <w:p w14:paraId="2C6A1621" w14:textId="7B6770F2" w:rsidR="00B36538" w:rsidRPr="005A0F2F" w:rsidRDefault="00863749" w:rsidP="006E6837">
            <w:pPr>
              <w:pStyle w:val="Footer"/>
              <w:ind w:left="-105"/>
              <w:rPr>
                <w:rFonts w:ascii="Arial Narrow" w:hAnsi="Arial Narrow"/>
                <w:color w:val="000000"/>
                <w:sz w:val="36"/>
                <w:szCs w:val="36"/>
                <w:lang w:val="en-US"/>
              </w:rPr>
            </w:pPr>
            <w:r>
              <w:rPr>
                <w:rFonts w:ascii="Arial Narrow" w:hAnsi="Arial Narrow"/>
                <w:color w:val="000000"/>
                <w:sz w:val="36"/>
                <w:szCs w:val="36"/>
                <w:lang w:val="en-US"/>
              </w:rPr>
              <w:t xml:space="preserve">Eric </w:t>
            </w:r>
            <w:proofErr w:type="spellStart"/>
            <w:r>
              <w:rPr>
                <w:rFonts w:ascii="Arial Narrow" w:hAnsi="Arial Narrow"/>
                <w:color w:val="000000"/>
                <w:sz w:val="36"/>
                <w:szCs w:val="36"/>
                <w:lang w:val="en-US"/>
              </w:rPr>
              <w:t>Opon</w:t>
            </w:r>
            <w:proofErr w:type="spellEnd"/>
            <w:r>
              <w:rPr>
                <w:rFonts w:ascii="Arial Narrow" w:hAnsi="Arial Narrow"/>
                <w:color w:val="000000"/>
                <w:sz w:val="36"/>
                <w:szCs w:val="36"/>
                <w:lang w:val="en-US"/>
              </w:rPr>
              <w:t xml:space="preserve"> </w:t>
            </w:r>
            <w:proofErr w:type="spellStart"/>
            <w:r>
              <w:rPr>
                <w:rFonts w:ascii="Arial Narrow" w:hAnsi="Arial Narrow"/>
                <w:color w:val="000000"/>
                <w:sz w:val="36"/>
                <w:szCs w:val="36"/>
                <w:lang w:val="en-US"/>
              </w:rPr>
              <w:t>Nyamunga</w:t>
            </w:r>
            <w:proofErr w:type="spellEnd"/>
          </w:p>
          <w:p w14:paraId="7CDFAF73" w14:textId="77777777" w:rsidR="00B36538" w:rsidRPr="005A0F2F" w:rsidRDefault="00B36538" w:rsidP="006E6837">
            <w:pPr>
              <w:pStyle w:val="Footer"/>
              <w:tabs>
                <w:tab w:val="clear" w:pos="4320"/>
                <w:tab w:val="clear" w:pos="8640"/>
              </w:tabs>
              <w:ind w:left="-105"/>
              <w:jc w:val="both"/>
              <w:rPr>
                <w:rFonts w:ascii="Arial Narrow" w:hAnsi="Arial Narrow"/>
                <w:color w:val="000000"/>
                <w:szCs w:val="24"/>
              </w:rPr>
            </w:pPr>
            <w:r w:rsidRPr="005A0F2F">
              <w:rPr>
                <w:rFonts w:ascii="Arial Narrow" w:hAnsi="Arial Narrow"/>
                <w:color w:val="000000"/>
                <w:sz w:val="36"/>
                <w:szCs w:val="36"/>
                <w:lang w:val="en-US"/>
              </w:rPr>
              <w:t xml:space="preserve"> </w:t>
            </w:r>
            <w:r w:rsidRPr="005A0F2F">
              <w:rPr>
                <w:rFonts w:ascii="Arial Narrow" w:hAnsi="Arial Narrow"/>
                <w:szCs w:val="24"/>
              </w:rPr>
              <w:t>(as the “</w:t>
            </w:r>
            <w:r w:rsidRPr="005A0F2F">
              <w:rPr>
                <w:rFonts w:ascii="Arial Narrow" w:hAnsi="Arial Narrow"/>
                <w:b/>
                <w:szCs w:val="24"/>
              </w:rPr>
              <w:t>Vendor</w:t>
            </w:r>
            <w:r w:rsidRPr="005A0F2F">
              <w:rPr>
                <w:rFonts w:ascii="Arial Narrow" w:hAnsi="Arial Narrow"/>
                <w:szCs w:val="24"/>
              </w:rPr>
              <w:t>”)</w:t>
            </w:r>
          </w:p>
        </w:tc>
      </w:tr>
    </w:tbl>
    <w:p w14:paraId="31E5EEF7" w14:textId="77777777" w:rsidR="00B36538" w:rsidRPr="005A0F2F" w:rsidRDefault="00B36538" w:rsidP="00B36538">
      <w:pPr>
        <w:jc w:val="both"/>
        <w:rPr>
          <w:rFonts w:ascii="Arial Narrow" w:hAnsi="Arial Narrow"/>
          <w:color w:val="000000"/>
          <w:sz w:val="22"/>
          <w:szCs w:val="22"/>
        </w:rPr>
      </w:pPr>
      <w:r w:rsidRPr="005A0F2F">
        <w:rPr>
          <w:rFonts w:ascii="Arial Narrow" w:hAnsi="Arial Narrow"/>
          <w:color w:val="000000"/>
          <w:sz w:val="22"/>
          <w:szCs w:val="22"/>
        </w:rPr>
        <w:t xml:space="preserve">     </w:t>
      </w:r>
    </w:p>
    <w:p w14:paraId="5D0D451B" w14:textId="77777777" w:rsidR="00B36538" w:rsidRPr="005A0F2F" w:rsidRDefault="00B36538" w:rsidP="00B36538">
      <w:pPr>
        <w:jc w:val="both"/>
        <w:rPr>
          <w:rFonts w:ascii="Arial Narrow" w:hAnsi="Arial Narrow"/>
          <w:color w:val="000000"/>
          <w:sz w:val="22"/>
          <w:szCs w:val="22"/>
        </w:rPr>
      </w:pPr>
    </w:p>
    <w:p w14:paraId="612112AB" w14:textId="77777777" w:rsidR="00B36538" w:rsidRPr="005A0F2F" w:rsidRDefault="00B36538" w:rsidP="00B36538">
      <w:pPr>
        <w:jc w:val="both"/>
        <w:rPr>
          <w:rFonts w:ascii="Arial Narrow" w:hAnsi="Arial Narrow"/>
          <w:color w:val="000000"/>
          <w:sz w:val="24"/>
          <w:szCs w:val="24"/>
        </w:rPr>
      </w:pPr>
      <w:r w:rsidRPr="005A0F2F">
        <w:rPr>
          <w:rFonts w:ascii="Arial Narrow" w:hAnsi="Arial Narrow"/>
          <w:color w:val="000000"/>
          <w:sz w:val="22"/>
          <w:szCs w:val="22"/>
        </w:rPr>
        <w:t xml:space="preserve">   </w:t>
      </w:r>
      <w:r w:rsidRPr="005A0F2F">
        <w:rPr>
          <w:rFonts w:ascii="Arial Narrow" w:hAnsi="Arial Narrow"/>
          <w:color w:val="000000"/>
          <w:sz w:val="24"/>
          <w:szCs w:val="24"/>
        </w:rPr>
        <w:t xml:space="preserve">  and      </w:t>
      </w:r>
    </w:p>
    <w:p w14:paraId="4CD61F9C" w14:textId="77777777" w:rsidR="00B36538" w:rsidRPr="005A0F2F" w:rsidRDefault="00B36538" w:rsidP="00B36538">
      <w:pPr>
        <w:jc w:val="both"/>
        <w:rPr>
          <w:rFonts w:ascii="Arial Narrow" w:hAnsi="Arial Narrow"/>
          <w:color w:val="000000"/>
          <w:sz w:val="22"/>
          <w:szCs w:val="22"/>
        </w:rPr>
      </w:pPr>
    </w:p>
    <w:p w14:paraId="4D877651" w14:textId="77777777" w:rsidR="00B36538" w:rsidRPr="005A0F2F" w:rsidRDefault="00B36538" w:rsidP="27DFEAA6">
      <w:pPr>
        <w:jc w:val="both"/>
        <w:rPr>
          <w:rFonts w:ascii="Arial" w:eastAsia="Arial" w:hAnsi="Arial" w:cs="Arial"/>
          <w:color w:val="000000"/>
          <w:sz w:val="22"/>
          <w:szCs w:val="22"/>
        </w:rPr>
      </w:pPr>
    </w:p>
    <w:tbl>
      <w:tblPr>
        <w:tblW w:w="0" w:type="auto"/>
        <w:tblInd w:w="26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582"/>
      </w:tblGrid>
      <w:tr w:rsidR="00B36538" w:rsidRPr="005A0F2F" w14:paraId="3CDFBDFA" w14:textId="77777777" w:rsidTr="26D60402">
        <w:trPr>
          <w:cantSplit/>
          <w:trHeight w:val="334"/>
        </w:trPr>
        <w:tc>
          <w:tcPr>
            <w:tcW w:w="7582" w:type="dxa"/>
            <w:tcBorders>
              <w:top w:val="nil"/>
              <w:left w:val="nil"/>
              <w:bottom w:val="nil"/>
              <w:right w:val="nil"/>
            </w:tcBorders>
          </w:tcPr>
          <w:p w14:paraId="255C97DB" w14:textId="37C74BB9" w:rsidR="27DFEAA6" w:rsidRDefault="26D60402" w:rsidP="27DFEAA6">
            <w:pPr>
              <w:pStyle w:val="Footer"/>
              <w:tabs>
                <w:tab w:val="clear" w:pos="4320"/>
                <w:tab w:val="clear" w:pos="8640"/>
              </w:tabs>
              <w:ind w:left="-105"/>
              <w:jc w:val="both"/>
              <w:rPr>
                <w:rFonts w:ascii="Arial" w:eastAsia="Arial" w:hAnsi="Arial" w:cs="Arial"/>
                <w:color w:val="000000" w:themeColor="text1"/>
                <w:sz w:val="36"/>
                <w:szCs w:val="36"/>
              </w:rPr>
            </w:pPr>
            <w:r w:rsidRPr="26D60402">
              <w:rPr>
                <w:rFonts w:ascii="Arial" w:eastAsia="Arial" w:hAnsi="Arial" w:cs="Arial"/>
                <w:color w:val="000000" w:themeColor="text1"/>
                <w:sz w:val="36"/>
                <w:szCs w:val="36"/>
              </w:rPr>
              <w:t xml:space="preserve">Bernard Odhiambo </w:t>
            </w:r>
            <w:proofErr w:type="spellStart"/>
            <w:r w:rsidRPr="26D60402">
              <w:rPr>
                <w:rFonts w:ascii="Arial" w:eastAsia="Arial" w:hAnsi="Arial" w:cs="Arial"/>
                <w:color w:val="000000" w:themeColor="text1"/>
                <w:sz w:val="36"/>
                <w:szCs w:val="36"/>
              </w:rPr>
              <w:t>Nyandege</w:t>
            </w:r>
            <w:proofErr w:type="spellEnd"/>
            <w:r w:rsidRPr="26D60402">
              <w:rPr>
                <w:rFonts w:ascii="Arial" w:eastAsia="Arial" w:hAnsi="Arial" w:cs="Arial"/>
                <w:color w:val="000000" w:themeColor="text1"/>
                <w:sz w:val="36"/>
                <w:szCs w:val="36"/>
              </w:rPr>
              <w:t xml:space="preserve"> </w:t>
            </w:r>
          </w:p>
          <w:p w14:paraId="16351A3A" w14:textId="62DDBA82" w:rsidR="00B36538" w:rsidRDefault="27DFEAA6" w:rsidP="27DFEAA6">
            <w:pPr>
              <w:pStyle w:val="Header"/>
              <w:tabs>
                <w:tab w:val="clear" w:pos="4320"/>
                <w:tab w:val="clear" w:pos="8640"/>
              </w:tabs>
              <w:ind w:left="-105"/>
              <w:jc w:val="both"/>
              <w:rPr>
                <w:rFonts w:ascii="Arial" w:eastAsia="Arial" w:hAnsi="Arial" w:cs="Arial"/>
                <w:color w:val="000000"/>
                <w:sz w:val="24"/>
                <w:szCs w:val="24"/>
              </w:rPr>
            </w:pPr>
            <w:r w:rsidRPr="27DFEAA6">
              <w:rPr>
                <w:rFonts w:ascii="Arial" w:eastAsia="Arial" w:hAnsi="Arial" w:cs="Arial"/>
                <w:color w:val="000000" w:themeColor="text1"/>
                <w:sz w:val="24"/>
                <w:szCs w:val="24"/>
              </w:rPr>
              <w:t>(as the “</w:t>
            </w:r>
            <w:r w:rsidRPr="27DFEAA6">
              <w:rPr>
                <w:rFonts w:ascii="Arial" w:eastAsia="Arial" w:hAnsi="Arial" w:cs="Arial"/>
                <w:b/>
                <w:bCs/>
                <w:color w:val="000000" w:themeColor="text1"/>
                <w:sz w:val="24"/>
                <w:szCs w:val="24"/>
              </w:rPr>
              <w:t>Purchaser</w:t>
            </w:r>
            <w:r w:rsidRPr="27DFEAA6">
              <w:rPr>
                <w:rFonts w:ascii="Arial" w:eastAsia="Arial" w:hAnsi="Arial" w:cs="Arial"/>
                <w:color w:val="000000" w:themeColor="text1"/>
                <w:sz w:val="24"/>
                <w:szCs w:val="24"/>
              </w:rPr>
              <w:t>”)</w:t>
            </w:r>
          </w:p>
          <w:p w14:paraId="0E3BF3B2" w14:textId="77777777" w:rsidR="00190ABC" w:rsidRDefault="00190ABC" w:rsidP="27DFEAA6">
            <w:pPr>
              <w:pStyle w:val="Header"/>
              <w:tabs>
                <w:tab w:val="clear" w:pos="4320"/>
                <w:tab w:val="clear" w:pos="8640"/>
              </w:tabs>
              <w:ind w:left="-105"/>
              <w:jc w:val="both"/>
              <w:rPr>
                <w:rFonts w:ascii="Arial" w:eastAsia="Arial" w:hAnsi="Arial" w:cs="Arial"/>
                <w:color w:val="000000"/>
                <w:sz w:val="24"/>
                <w:szCs w:val="24"/>
              </w:rPr>
            </w:pPr>
          </w:p>
          <w:p w14:paraId="2D00B83A" w14:textId="77777777" w:rsidR="00190ABC" w:rsidRDefault="27DFEAA6" w:rsidP="27DFEAA6">
            <w:pPr>
              <w:pStyle w:val="Header"/>
              <w:tabs>
                <w:tab w:val="clear" w:pos="4320"/>
                <w:tab w:val="clear" w:pos="8640"/>
              </w:tabs>
              <w:ind w:left="-105"/>
              <w:jc w:val="both"/>
              <w:rPr>
                <w:rFonts w:ascii="Arial" w:eastAsia="Arial" w:hAnsi="Arial" w:cs="Arial"/>
                <w:color w:val="000000"/>
                <w:sz w:val="24"/>
                <w:szCs w:val="24"/>
              </w:rPr>
            </w:pPr>
            <w:r w:rsidRPr="27DFEAA6">
              <w:rPr>
                <w:rFonts w:ascii="Arial" w:eastAsia="Arial" w:hAnsi="Arial" w:cs="Arial"/>
                <w:color w:val="000000" w:themeColor="text1"/>
                <w:sz w:val="24"/>
                <w:szCs w:val="24"/>
              </w:rPr>
              <w:t>and</w:t>
            </w:r>
          </w:p>
          <w:p w14:paraId="0FA84444" w14:textId="11139E8E" w:rsidR="00190ABC" w:rsidRDefault="27DFEAA6" w:rsidP="27DFEAA6">
            <w:pPr>
              <w:pStyle w:val="Header"/>
              <w:tabs>
                <w:tab w:val="clear" w:pos="4320"/>
                <w:tab w:val="clear" w:pos="8640"/>
              </w:tabs>
              <w:ind w:left="-105"/>
              <w:jc w:val="both"/>
              <w:rPr>
                <w:rFonts w:ascii="Arial" w:eastAsia="Arial" w:hAnsi="Arial" w:cs="Arial"/>
                <w:color w:val="000000"/>
                <w:sz w:val="24"/>
                <w:szCs w:val="24"/>
              </w:rPr>
            </w:pPr>
            <w:r w:rsidRPr="27DFEAA6">
              <w:rPr>
                <w:rFonts w:ascii="Arial" w:eastAsia="Arial" w:hAnsi="Arial" w:cs="Arial"/>
                <w:color w:val="000000" w:themeColor="text1"/>
                <w:sz w:val="24"/>
                <w:szCs w:val="24"/>
              </w:rPr>
              <w:t xml:space="preserve"> </w:t>
            </w:r>
          </w:p>
          <w:p w14:paraId="454FAB36" w14:textId="168979D1" w:rsidR="00190ABC" w:rsidRDefault="26D60402" w:rsidP="27DFEAA6">
            <w:pPr>
              <w:pStyle w:val="Header"/>
              <w:tabs>
                <w:tab w:val="clear" w:pos="4320"/>
                <w:tab w:val="clear" w:pos="8640"/>
              </w:tabs>
              <w:ind w:left="-105"/>
              <w:jc w:val="both"/>
              <w:rPr>
                <w:rFonts w:ascii="Arial" w:eastAsia="Arial" w:hAnsi="Arial" w:cs="Arial"/>
                <w:color w:val="000000"/>
                <w:sz w:val="36"/>
                <w:szCs w:val="36"/>
              </w:rPr>
            </w:pPr>
            <w:r w:rsidRPr="26D60402">
              <w:rPr>
                <w:rFonts w:ascii="Arial" w:eastAsia="Arial" w:hAnsi="Arial" w:cs="Arial"/>
                <w:color w:val="000000" w:themeColor="text1"/>
                <w:sz w:val="36"/>
                <w:szCs w:val="36"/>
              </w:rPr>
              <w:t>Duchess Park Development Company Limited</w:t>
            </w:r>
          </w:p>
          <w:p w14:paraId="1C680D89" w14:textId="702E40AD" w:rsidR="00190ABC" w:rsidRPr="00190ABC" w:rsidRDefault="27DFEAA6" w:rsidP="27DFEAA6">
            <w:pPr>
              <w:pStyle w:val="Header"/>
              <w:tabs>
                <w:tab w:val="clear" w:pos="4320"/>
                <w:tab w:val="clear" w:pos="8640"/>
              </w:tabs>
              <w:ind w:left="-105"/>
              <w:jc w:val="both"/>
              <w:rPr>
                <w:rFonts w:ascii="Arial" w:eastAsia="Arial" w:hAnsi="Arial" w:cs="Arial"/>
                <w:color w:val="000000"/>
                <w:sz w:val="36"/>
                <w:szCs w:val="36"/>
              </w:rPr>
            </w:pPr>
            <w:r w:rsidRPr="27DFEAA6">
              <w:rPr>
                <w:rFonts w:ascii="Arial" w:eastAsia="Arial" w:hAnsi="Arial" w:cs="Arial"/>
                <w:color w:val="000000" w:themeColor="text1"/>
                <w:sz w:val="36"/>
                <w:szCs w:val="36"/>
              </w:rPr>
              <w:t xml:space="preserve"> </w:t>
            </w:r>
            <w:r w:rsidRPr="27DFEAA6">
              <w:rPr>
                <w:rFonts w:ascii="Arial" w:eastAsia="Arial" w:hAnsi="Arial" w:cs="Arial"/>
                <w:color w:val="000000" w:themeColor="text1"/>
                <w:sz w:val="24"/>
                <w:szCs w:val="24"/>
              </w:rPr>
              <w:t>(as the “</w:t>
            </w:r>
            <w:r w:rsidRPr="27DFEAA6">
              <w:rPr>
                <w:rFonts w:ascii="Arial" w:eastAsia="Arial" w:hAnsi="Arial" w:cs="Arial"/>
                <w:b/>
                <w:bCs/>
                <w:color w:val="000000" w:themeColor="text1"/>
                <w:sz w:val="24"/>
                <w:szCs w:val="24"/>
              </w:rPr>
              <w:t>Developer”</w:t>
            </w:r>
            <w:r w:rsidRPr="27DFEAA6">
              <w:rPr>
                <w:rFonts w:ascii="Arial" w:eastAsia="Arial" w:hAnsi="Arial" w:cs="Arial"/>
                <w:color w:val="000000" w:themeColor="text1"/>
                <w:sz w:val="24"/>
                <w:szCs w:val="24"/>
              </w:rPr>
              <w:t>)</w:t>
            </w:r>
          </w:p>
          <w:p w14:paraId="5EDC0F38" w14:textId="77777777" w:rsidR="00190ABC" w:rsidRDefault="00190ABC" w:rsidP="27DFEAA6">
            <w:pPr>
              <w:pStyle w:val="Header"/>
              <w:tabs>
                <w:tab w:val="clear" w:pos="4320"/>
                <w:tab w:val="clear" w:pos="8640"/>
              </w:tabs>
              <w:ind w:left="-105"/>
              <w:jc w:val="both"/>
              <w:rPr>
                <w:rFonts w:ascii="Arial" w:eastAsia="Arial" w:hAnsi="Arial" w:cs="Arial"/>
                <w:color w:val="000000"/>
                <w:sz w:val="24"/>
                <w:szCs w:val="24"/>
              </w:rPr>
            </w:pPr>
          </w:p>
          <w:p w14:paraId="3B40B800" w14:textId="77777777" w:rsidR="00190ABC" w:rsidRPr="005A0F2F" w:rsidRDefault="00190ABC" w:rsidP="27DFEAA6">
            <w:pPr>
              <w:pStyle w:val="Header"/>
              <w:tabs>
                <w:tab w:val="clear" w:pos="4320"/>
                <w:tab w:val="clear" w:pos="8640"/>
              </w:tabs>
              <w:ind w:left="-105"/>
              <w:jc w:val="both"/>
              <w:rPr>
                <w:rFonts w:ascii="Arial" w:eastAsia="Arial" w:hAnsi="Arial" w:cs="Arial"/>
                <w:color w:val="000000"/>
                <w:sz w:val="24"/>
                <w:szCs w:val="24"/>
              </w:rPr>
            </w:pPr>
          </w:p>
        </w:tc>
      </w:tr>
    </w:tbl>
    <w:p w14:paraId="6E8801D3" w14:textId="77777777" w:rsidR="00B36538" w:rsidRPr="005A0F2F" w:rsidRDefault="00B36538" w:rsidP="00190ABC">
      <w:pPr>
        <w:jc w:val="both"/>
        <w:rPr>
          <w:rFonts w:ascii="Arial Narrow" w:hAnsi="Arial Narrow"/>
          <w:color w:val="000000"/>
          <w:sz w:val="22"/>
          <w:szCs w:val="22"/>
        </w:rPr>
      </w:pPr>
    </w:p>
    <w:p w14:paraId="72BAEBF8" w14:textId="77777777" w:rsidR="00BA4EC9" w:rsidRDefault="00B36538" w:rsidP="00B36538">
      <w:pPr>
        <w:ind w:left="270"/>
        <w:jc w:val="both"/>
        <w:rPr>
          <w:rFonts w:ascii="Arial Narrow" w:hAnsi="Arial Narrow"/>
          <w:color w:val="000000"/>
          <w:sz w:val="24"/>
          <w:szCs w:val="24"/>
        </w:rPr>
      </w:pPr>
      <w:r w:rsidRPr="005A0F2F">
        <w:rPr>
          <w:rFonts w:ascii="Arial Narrow" w:hAnsi="Arial Narrow"/>
          <w:color w:val="000000"/>
          <w:sz w:val="24"/>
          <w:szCs w:val="24"/>
        </w:rPr>
        <w:t>relating to the sale and purchase of</w:t>
      </w:r>
      <w:r w:rsidR="004B160D">
        <w:rPr>
          <w:rFonts w:ascii="Arial Narrow" w:hAnsi="Arial Narrow"/>
          <w:color w:val="000000"/>
          <w:sz w:val="24"/>
          <w:szCs w:val="24"/>
        </w:rPr>
        <w:t xml:space="preserve"> </w:t>
      </w:r>
    </w:p>
    <w:p w14:paraId="07FB6DBA" w14:textId="77777777" w:rsidR="00BA4EC9" w:rsidRDefault="00BA4EC9" w:rsidP="00190ABC">
      <w:pPr>
        <w:jc w:val="both"/>
        <w:rPr>
          <w:rFonts w:ascii="Arial Narrow" w:hAnsi="Arial Narrow"/>
          <w:color w:val="000000"/>
          <w:sz w:val="24"/>
          <w:szCs w:val="24"/>
        </w:rPr>
      </w:pPr>
    </w:p>
    <w:p w14:paraId="53AD29F2" w14:textId="6ECEC316" w:rsidR="004B160D" w:rsidRPr="00190ABC" w:rsidRDefault="27DFEAA6" w:rsidP="00B36538">
      <w:pPr>
        <w:ind w:left="270"/>
        <w:jc w:val="both"/>
        <w:rPr>
          <w:rFonts w:ascii="Arial Narrow" w:hAnsi="Arial Narrow"/>
          <w:color w:val="000000"/>
          <w:sz w:val="28"/>
          <w:szCs w:val="28"/>
        </w:rPr>
      </w:pPr>
      <w:r w:rsidRPr="27DFEAA6">
        <w:rPr>
          <w:rFonts w:ascii="Arial Narrow" w:hAnsi="Arial Narrow"/>
          <w:color w:val="000000" w:themeColor="text1"/>
          <w:sz w:val="28"/>
          <w:szCs w:val="28"/>
        </w:rPr>
        <w:t>Apartment Number  D8 erected on a portion of Land Reference Number 209/5990/13</w:t>
      </w:r>
    </w:p>
    <w:p w14:paraId="352F1DA7" w14:textId="77777777" w:rsidR="00B36538" w:rsidRPr="005A0F2F" w:rsidRDefault="00B36538" w:rsidP="00B36538">
      <w:pPr>
        <w:ind w:left="270"/>
        <w:jc w:val="both"/>
        <w:rPr>
          <w:rFonts w:ascii="Arial Narrow" w:hAnsi="Arial Narrow"/>
          <w:b/>
          <w:color w:val="000000"/>
          <w:sz w:val="24"/>
          <w:szCs w:val="24"/>
        </w:rPr>
      </w:pPr>
      <w:r w:rsidRPr="005A0F2F">
        <w:rPr>
          <w:rFonts w:ascii="Arial Narrow" w:hAnsi="Arial Narrow"/>
          <w:color w:val="000000"/>
          <w:sz w:val="24"/>
          <w:szCs w:val="24"/>
        </w:rPr>
        <w:t>(the “</w:t>
      </w:r>
      <w:r w:rsidRPr="00FA705A">
        <w:rPr>
          <w:rFonts w:ascii="Arial Narrow" w:hAnsi="Arial Narrow"/>
          <w:b/>
          <w:color w:val="000000"/>
          <w:sz w:val="24"/>
          <w:szCs w:val="24"/>
        </w:rPr>
        <w:t>Property</w:t>
      </w:r>
      <w:r w:rsidRPr="005A0F2F">
        <w:rPr>
          <w:rFonts w:ascii="Arial Narrow" w:hAnsi="Arial Narrow"/>
          <w:color w:val="000000"/>
          <w:sz w:val="24"/>
          <w:szCs w:val="24"/>
        </w:rPr>
        <w:t>”)</w:t>
      </w:r>
    </w:p>
    <w:p w14:paraId="6B91695B" w14:textId="77777777" w:rsidR="00190ABC" w:rsidRPr="005A0F2F" w:rsidRDefault="00190ABC" w:rsidP="00B36538">
      <w:pPr>
        <w:jc w:val="both"/>
        <w:rPr>
          <w:rFonts w:ascii="Arial Narrow" w:hAnsi="Arial Narrow"/>
          <w:color w:val="000000"/>
          <w:sz w:val="24"/>
          <w:szCs w:val="24"/>
        </w:rPr>
      </w:pPr>
    </w:p>
    <w:p w14:paraId="2E0CC350" w14:textId="77777777" w:rsidR="00850A9F" w:rsidRDefault="00850A9F" w:rsidP="00850A9F">
      <w:pPr>
        <w:autoSpaceDE w:val="0"/>
        <w:autoSpaceDN w:val="0"/>
        <w:adjustRightInd w:val="0"/>
        <w:jc w:val="center"/>
        <w:rPr>
          <w:rFonts w:ascii="Arial Narrow" w:hAnsi="Arial Narrow"/>
          <w:b/>
          <w:u w:val="single"/>
        </w:rPr>
      </w:pPr>
      <w:bookmarkStart w:id="0" w:name="_Toc500911515"/>
    </w:p>
    <w:p w14:paraId="3AAD9B05" w14:textId="77777777" w:rsidR="00850A9F" w:rsidRDefault="00850A9F" w:rsidP="00850A9F">
      <w:pPr>
        <w:autoSpaceDE w:val="0"/>
        <w:autoSpaceDN w:val="0"/>
        <w:adjustRightInd w:val="0"/>
        <w:jc w:val="center"/>
        <w:rPr>
          <w:rFonts w:ascii="Arial Narrow" w:hAnsi="Arial Narrow"/>
          <w:b/>
          <w:u w:val="single"/>
        </w:rPr>
      </w:pPr>
    </w:p>
    <w:p w14:paraId="3120E92E" w14:textId="77777777" w:rsidR="00850A9F" w:rsidRDefault="00850A9F" w:rsidP="00850A9F">
      <w:pPr>
        <w:autoSpaceDE w:val="0"/>
        <w:autoSpaceDN w:val="0"/>
        <w:adjustRightInd w:val="0"/>
        <w:jc w:val="center"/>
        <w:rPr>
          <w:rFonts w:ascii="Arial Narrow" w:hAnsi="Arial Narrow"/>
          <w:b/>
          <w:u w:val="single"/>
        </w:rPr>
      </w:pPr>
    </w:p>
    <w:p w14:paraId="569E65CC" w14:textId="77777777" w:rsidR="00850A9F" w:rsidRDefault="00850A9F" w:rsidP="00850A9F">
      <w:pPr>
        <w:autoSpaceDE w:val="0"/>
        <w:autoSpaceDN w:val="0"/>
        <w:adjustRightInd w:val="0"/>
        <w:jc w:val="center"/>
        <w:rPr>
          <w:rFonts w:ascii="Arial Narrow" w:hAnsi="Arial Narrow"/>
          <w:b/>
          <w:u w:val="single"/>
        </w:rPr>
      </w:pPr>
    </w:p>
    <w:p w14:paraId="15B42605" w14:textId="77777777" w:rsidR="00850A9F" w:rsidRDefault="00850A9F" w:rsidP="00850A9F">
      <w:pPr>
        <w:autoSpaceDE w:val="0"/>
        <w:autoSpaceDN w:val="0"/>
        <w:adjustRightInd w:val="0"/>
        <w:jc w:val="center"/>
        <w:rPr>
          <w:rFonts w:ascii="Arial Narrow" w:hAnsi="Arial Narrow"/>
          <w:b/>
          <w:u w:val="single"/>
        </w:rPr>
      </w:pPr>
    </w:p>
    <w:p w14:paraId="20B7362D" w14:textId="77777777" w:rsidR="00850A9F" w:rsidRPr="00850A9F" w:rsidRDefault="00850A9F" w:rsidP="00850A9F">
      <w:pPr>
        <w:autoSpaceDE w:val="0"/>
        <w:autoSpaceDN w:val="0"/>
        <w:adjustRightInd w:val="0"/>
        <w:rPr>
          <w:rFonts w:ascii="Palatino Linotype" w:eastAsia="Calibri" w:hAnsi="Palatino Linotype" w:cs="Arial Narrow"/>
          <w:color w:val="000000"/>
          <w:sz w:val="24"/>
          <w:szCs w:val="24"/>
          <w:u w:val="single"/>
        </w:rPr>
      </w:pPr>
      <w:r w:rsidRPr="00850A9F">
        <w:rPr>
          <w:rFonts w:ascii="Palatino Linotype" w:eastAsia="Calibri" w:hAnsi="Palatino Linotype" w:cs="Arial Narrow"/>
          <w:color w:val="000000"/>
          <w:sz w:val="24"/>
          <w:szCs w:val="24"/>
          <w:u w:val="single"/>
        </w:rPr>
        <w:t>Drawn by:</w:t>
      </w:r>
    </w:p>
    <w:p w14:paraId="2FA61B10" w14:textId="77777777" w:rsidR="00850A9F" w:rsidRPr="00850A9F" w:rsidRDefault="00850A9F" w:rsidP="00850A9F">
      <w:pPr>
        <w:autoSpaceDE w:val="0"/>
        <w:autoSpaceDN w:val="0"/>
        <w:adjustRightInd w:val="0"/>
        <w:rPr>
          <w:rFonts w:ascii="Palatino Linotype" w:eastAsia="Calibri" w:hAnsi="Palatino Linotype" w:cs="Arial Narrow"/>
          <w:color w:val="000000"/>
          <w:sz w:val="24"/>
          <w:szCs w:val="24"/>
        </w:rPr>
      </w:pPr>
      <w:r w:rsidRPr="00850A9F">
        <w:rPr>
          <w:rFonts w:ascii="Palatino Linotype" w:eastAsia="Calibri" w:hAnsi="Palatino Linotype" w:cs="Arial Narrow"/>
          <w:color w:val="000000"/>
          <w:sz w:val="24"/>
          <w:szCs w:val="24"/>
        </w:rPr>
        <w:t>KAMAU MUTHONI ADVOCATE</w:t>
      </w:r>
    </w:p>
    <w:p w14:paraId="12690FEE" w14:textId="77777777" w:rsidR="00850A9F" w:rsidRPr="00850A9F" w:rsidRDefault="00850A9F" w:rsidP="00850A9F">
      <w:pPr>
        <w:autoSpaceDE w:val="0"/>
        <w:autoSpaceDN w:val="0"/>
        <w:adjustRightInd w:val="0"/>
        <w:rPr>
          <w:rFonts w:ascii="Palatino Linotype" w:eastAsia="Calibri" w:hAnsi="Palatino Linotype" w:cs="Arial Narrow"/>
          <w:color w:val="000000"/>
          <w:sz w:val="24"/>
          <w:szCs w:val="24"/>
        </w:rPr>
      </w:pPr>
      <w:r w:rsidRPr="00850A9F">
        <w:rPr>
          <w:rFonts w:ascii="Palatino Linotype" w:eastAsia="Calibri" w:hAnsi="Palatino Linotype" w:cs="Arial Narrow"/>
          <w:color w:val="000000"/>
          <w:sz w:val="24"/>
          <w:szCs w:val="24"/>
        </w:rPr>
        <w:t>6</w:t>
      </w:r>
      <w:r w:rsidRPr="00850A9F">
        <w:rPr>
          <w:rFonts w:ascii="Palatino Linotype" w:eastAsia="Calibri" w:hAnsi="Palatino Linotype" w:cs="Arial Narrow"/>
          <w:color w:val="000000"/>
          <w:sz w:val="24"/>
          <w:szCs w:val="24"/>
          <w:vertAlign w:val="superscript"/>
        </w:rPr>
        <w:t>TH</w:t>
      </w:r>
      <w:r w:rsidRPr="00850A9F">
        <w:rPr>
          <w:rFonts w:ascii="Palatino Linotype" w:eastAsia="Calibri" w:hAnsi="Palatino Linotype" w:cs="Arial Narrow"/>
          <w:color w:val="000000"/>
          <w:sz w:val="24"/>
          <w:szCs w:val="24"/>
        </w:rPr>
        <w:t xml:space="preserve"> FLOOR, NEW REHEMA HOUSE</w:t>
      </w:r>
    </w:p>
    <w:p w14:paraId="6394CC24" w14:textId="77777777" w:rsidR="00850A9F" w:rsidRPr="00850A9F" w:rsidRDefault="00850A9F" w:rsidP="00850A9F">
      <w:pPr>
        <w:autoSpaceDE w:val="0"/>
        <w:autoSpaceDN w:val="0"/>
        <w:adjustRightInd w:val="0"/>
        <w:rPr>
          <w:rFonts w:ascii="Palatino Linotype" w:eastAsia="Calibri" w:hAnsi="Palatino Linotype" w:cs="Arial Narrow"/>
          <w:color w:val="000000"/>
          <w:sz w:val="24"/>
          <w:szCs w:val="24"/>
        </w:rPr>
      </w:pPr>
      <w:r w:rsidRPr="00850A9F">
        <w:rPr>
          <w:rFonts w:ascii="Palatino Linotype" w:eastAsia="Calibri" w:hAnsi="Palatino Linotype" w:cs="Arial Narrow"/>
          <w:color w:val="000000"/>
          <w:sz w:val="24"/>
          <w:szCs w:val="24"/>
        </w:rPr>
        <w:t xml:space="preserve">P.O. BOX 63148-00619 </w:t>
      </w:r>
    </w:p>
    <w:p w14:paraId="5E686122" w14:textId="77777777" w:rsidR="00850A9F" w:rsidRPr="00850A9F" w:rsidRDefault="00850A9F" w:rsidP="00850A9F">
      <w:pPr>
        <w:autoSpaceDE w:val="0"/>
        <w:autoSpaceDN w:val="0"/>
        <w:adjustRightInd w:val="0"/>
        <w:rPr>
          <w:rFonts w:ascii="Palatino Linotype" w:eastAsia="Calibri" w:hAnsi="Palatino Linotype" w:cs="Arial Narrow"/>
          <w:b/>
          <w:color w:val="000000"/>
          <w:sz w:val="24"/>
          <w:szCs w:val="24"/>
          <w:u w:val="single"/>
        </w:rPr>
      </w:pPr>
      <w:smartTag w:uri="urn:schemas-microsoft-com:office:smarttags" w:element="place">
        <w:smartTag w:uri="urn:schemas-microsoft-com:office:smarttags" w:element="City">
          <w:r w:rsidRPr="00850A9F">
            <w:rPr>
              <w:rFonts w:ascii="Palatino Linotype" w:eastAsia="Calibri" w:hAnsi="Palatino Linotype" w:cs="Arial Narrow"/>
              <w:b/>
              <w:color w:val="000000"/>
              <w:sz w:val="24"/>
              <w:szCs w:val="24"/>
              <w:u w:val="single"/>
            </w:rPr>
            <w:t>NAIROBI</w:t>
          </w:r>
        </w:smartTag>
      </w:smartTag>
      <w:r w:rsidRPr="00850A9F">
        <w:rPr>
          <w:rFonts w:ascii="Palatino Linotype" w:eastAsia="Calibri" w:hAnsi="Palatino Linotype" w:cs="Arial Narrow"/>
          <w:b/>
          <w:color w:val="000000"/>
          <w:sz w:val="24"/>
          <w:szCs w:val="24"/>
          <w:u w:val="single"/>
        </w:rPr>
        <w:t xml:space="preserve"> </w:t>
      </w:r>
    </w:p>
    <w:p w14:paraId="6563504F" w14:textId="77777777" w:rsidR="00850A9F" w:rsidRPr="00850A9F" w:rsidRDefault="00850A9F" w:rsidP="00850A9F">
      <w:pPr>
        <w:autoSpaceDE w:val="0"/>
        <w:autoSpaceDN w:val="0"/>
        <w:adjustRightInd w:val="0"/>
        <w:jc w:val="center"/>
        <w:rPr>
          <w:rFonts w:ascii="Palatino Linotype" w:eastAsia="Calibri" w:hAnsi="Palatino Linotype" w:cs="Arial Narrow"/>
          <w:color w:val="000000"/>
          <w:sz w:val="24"/>
          <w:szCs w:val="24"/>
        </w:rPr>
      </w:pPr>
    </w:p>
    <w:p w14:paraId="7EB70990" w14:textId="77777777" w:rsidR="00850A9F" w:rsidRPr="005A0F2F" w:rsidRDefault="00850A9F" w:rsidP="00B36538">
      <w:pPr>
        <w:spacing w:after="120"/>
        <w:jc w:val="both"/>
        <w:rPr>
          <w:rFonts w:ascii="Arial Narrow" w:hAnsi="Arial Narrow"/>
          <w:b/>
          <w:u w:val="single"/>
        </w:rPr>
      </w:pPr>
    </w:p>
    <w:bookmarkEnd w:id="0"/>
    <w:p w14:paraId="6AEF6EA1" w14:textId="77777777" w:rsidR="00863749" w:rsidRDefault="00863749" w:rsidP="00B36538">
      <w:pPr>
        <w:pStyle w:val="Heading1"/>
        <w:spacing w:after="120"/>
        <w:ind w:left="0"/>
        <w:jc w:val="both"/>
        <w:rPr>
          <w:rFonts w:ascii="Arial Narrow" w:hAnsi="Arial Narrow" w:cs="Arial"/>
          <w:b/>
          <w:sz w:val="22"/>
          <w:szCs w:val="22"/>
        </w:rPr>
      </w:pPr>
    </w:p>
    <w:p w14:paraId="7E741244" w14:textId="77777777" w:rsidR="00863749" w:rsidRDefault="00863749" w:rsidP="00B36538">
      <w:pPr>
        <w:pStyle w:val="Heading1"/>
        <w:spacing w:after="120"/>
        <w:ind w:left="0"/>
        <w:jc w:val="both"/>
        <w:rPr>
          <w:rFonts w:ascii="Arial Narrow" w:hAnsi="Arial Narrow" w:cs="Arial"/>
          <w:b/>
          <w:sz w:val="22"/>
          <w:szCs w:val="22"/>
        </w:rPr>
      </w:pPr>
    </w:p>
    <w:p w14:paraId="45EDBD9A" w14:textId="77777777" w:rsidR="00863749" w:rsidRDefault="00863749" w:rsidP="00B36538">
      <w:pPr>
        <w:pStyle w:val="Heading1"/>
        <w:spacing w:after="120"/>
        <w:ind w:left="0"/>
        <w:jc w:val="both"/>
        <w:rPr>
          <w:rFonts w:ascii="Arial Narrow" w:hAnsi="Arial Narrow" w:cs="Arial"/>
          <w:b/>
          <w:sz w:val="22"/>
          <w:szCs w:val="22"/>
        </w:rPr>
      </w:pPr>
    </w:p>
    <w:p w14:paraId="4C8FA35F" w14:textId="77777777" w:rsidR="00863749" w:rsidRDefault="00863749" w:rsidP="00B36538">
      <w:pPr>
        <w:pStyle w:val="Heading1"/>
        <w:spacing w:after="120"/>
        <w:ind w:left="0"/>
        <w:jc w:val="both"/>
        <w:rPr>
          <w:rFonts w:ascii="Arial Narrow" w:hAnsi="Arial Narrow" w:cs="Arial"/>
          <w:b/>
          <w:sz w:val="22"/>
          <w:szCs w:val="22"/>
        </w:rPr>
      </w:pPr>
    </w:p>
    <w:p w14:paraId="3D7B58F7" w14:textId="77777777" w:rsidR="00863749" w:rsidRDefault="00863749" w:rsidP="00B36538">
      <w:pPr>
        <w:pStyle w:val="Heading1"/>
        <w:spacing w:after="120"/>
        <w:ind w:left="0"/>
        <w:jc w:val="both"/>
        <w:rPr>
          <w:rFonts w:ascii="Arial Narrow" w:hAnsi="Arial Narrow" w:cs="Arial"/>
          <w:b/>
          <w:sz w:val="22"/>
          <w:szCs w:val="22"/>
        </w:rPr>
      </w:pPr>
    </w:p>
    <w:p w14:paraId="4010D352" w14:textId="77777777" w:rsidR="00863749" w:rsidRDefault="00863749" w:rsidP="00B36538">
      <w:pPr>
        <w:pStyle w:val="Heading1"/>
        <w:spacing w:after="120"/>
        <w:ind w:left="0"/>
        <w:jc w:val="both"/>
        <w:rPr>
          <w:rFonts w:ascii="Arial Narrow" w:hAnsi="Arial Narrow" w:cs="Arial"/>
          <w:b/>
          <w:sz w:val="22"/>
          <w:szCs w:val="22"/>
        </w:rPr>
      </w:pPr>
    </w:p>
    <w:p w14:paraId="3388B1AB" w14:textId="77777777" w:rsidR="00863749" w:rsidRDefault="00863749" w:rsidP="00B36538">
      <w:pPr>
        <w:pStyle w:val="Heading1"/>
        <w:spacing w:after="120"/>
        <w:ind w:left="0"/>
        <w:jc w:val="both"/>
        <w:rPr>
          <w:rFonts w:ascii="Arial Narrow" w:hAnsi="Arial Narrow" w:cs="Arial"/>
          <w:b/>
          <w:sz w:val="22"/>
          <w:szCs w:val="22"/>
        </w:rPr>
      </w:pPr>
    </w:p>
    <w:p w14:paraId="1E14C683" w14:textId="77777777" w:rsidR="00863749" w:rsidRDefault="00863749" w:rsidP="00B36538">
      <w:pPr>
        <w:pStyle w:val="Heading1"/>
        <w:spacing w:after="120"/>
        <w:ind w:left="0"/>
        <w:jc w:val="both"/>
        <w:rPr>
          <w:rFonts w:ascii="Arial Narrow" w:hAnsi="Arial Narrow" w:cs="Arial"/>
          <w:b/>
          <w:sz w:val="22"/>
          <w:szCs w:val="22"/>
        </w:rPr>
      </w:pPr>
    </w:p>
    <w:p w14:paraId="5F227033" w14:textId="77777777" w:rsidR="00054E13" w:rsidRPr="005A0F2F" w:rsidRDefault="00B36538" w:rsidP="00B36538">
      <w:pPr>
        <w:pStyle w:val="Heading1"/>
        <w:spacing w:after="120"/>
        <w:ind w:left="0"/>
        <w:jc w:val="both"/>
        <w:rPr>
          <w:rFonts w:ascii="Arial Narrow" w:hAnsi="Arial Narrow"/>
          <w:noProof/>
          <w:sz w:val="24"/>
          <w:szCs w:val="24"/>
        </w:rPr>
      </w:pPr>
      <w:r w:rsidRPr="005A0F2F">
        <w:rPr>
          <w:rFonts w:ascii="Arial Narrow" w:hAnsi="Arial Narrow" w:cs="Arial"/>
          <w:b/>
          <w:sz w:val="22"/>
          <w:szCs w:val="22"/>
        </w:rPr>
        <w:t>Table of Contents</w:t>
      </w:r>
      <w:r w:rsidR="007B253B" w:rsidRPr="005A0F2F">
        <w:rPr>
          <w:rFonts w:ascii="Arial Narrow" w:hAnsi="Arial Narrow" w:cs="Arial"/>
          <w:b/>
          <w:sz w:val="24"/>
          <w:szCs w:val="24"/>
        </w:rPr>
        <w:fldChar w:fldCharType="begin"/>
      </w:r>
      <w:r w:rsidRPr="005A0F2F">
        <w:rPr>
          <w:rFonts w:ascii="Arial Narrow" w:hAnsi="Arial Narrow" w:cs="Arial"/>
          <w:b/>
          <w:sz w:val="24"/>
          <w:szCs w:val="24"/>
        </w:rPr>
        <w:instrText xml:space="preserve"> TOC \t "head2,1" </w:instrText>
      </w:r>
      <w:r w:rsidR="007B253B" w:rsidRPr="005A0F2F">
        <w:rPr>
          <w:rFonts w:ascii="Arial Narrow" w:hAnsi="Arial Narrow" w:cs="Arial"/>
          <w:b/>
          <w:sz w:val="24"/>
          <w:szCs w:val="24"/>
        </w:rPr>
        <w:fldChar w:fldCharType="separate"/>
      </w:r>
    </w:p>
    <w:p w14:paraId="47374525" w14:textId="77777777" w:rsidR="00054E13" w:rsidRPr="005A0F2F" w:rsidRDefault="00054E13" w:rsidP="002B0AD3">
      <w:pPr>
        <w:pStyle w:val="TOC1"/>
        <w:rPr>
          <w:rFonts w:ascii="Arial Narrow" w:eastAsiaTheme="minorEastAsia" w:hAnsi="Arial Narrow" w:cstheme="minorBidi"/>
        </w:rPr>
      </w:pPr>
      <w:r w:rsidRPr="005A0F2F">
        <w:rPr>
          <w:rFonts w:ascii="Arial Narrow" w:hAnsi="Arial Narrow"/>
        </w:rPr>
        <w:t>1.</w:t>
      </w:r>
      <w:r w:rsidRPr="005A0F2F">
        <w:rPr>
          <w:rFonts w:ascii="Arial Narrow" w:eastAsiaTheme="minorEastAsia" w:hAnsi="Arial Narrow" w:cstheme="minorBidi"/>
        </w:rPr>
        <w:tab/>
      </w:r>
      <w:r w:rsidRPr="005A0F2F">
        <w:rPr>
          <w:rFonts w:ascii="Arial Narrow" w:hAnsi="Arial Narrow"/>
        </w:rPr>
        <w:t>Definitions and Interpretation</w:t>
      </w:r>
      <w:r w:rsidRPr="005A0F2F">
        <w:rPr>
          <w:rFonts w:ascii="Arial Narrow" w:hAnsi="Arial Narrow"/>
        </w:rPr>
        <w:tab/>
      </w:r>
      <w:r w:rsidR="007B253B" w:rsidRPr="005A0F2F">
        <w:rPr>
          <w:rFonts w:ascii="Arial Narrow" w:hAnsi="Arial Narrow"/>
        </w:rPr>
        <w:fldChar w:fldCharType="begin"/>
      </w:r>
      <w:r w:rsidRPr="005A0F2F">
        <w:rPr>
          <w:rFonts w:ascii="Arial Narrow" w:hAnsi="Arial Narrow"/>
        </w:rPr>
        <w:instrText xml:space="preserve"> PAGEREF _Toc473796919 \h </w:instrText>
      </w:r>
      <w:r w:rsidR="007B253B" w:rsidRPr="005A0F2F">
        <w:rPr>
          <w:rFonts w:ascii="Arial Narrow" w:hAnsi="Arial Narrow"/>
        </w:rPr>
      </w:r>
      <w:r w:rsidR="007B253B" w:rsidRPr="005A0F2F">
        <w:rPr>
          <w:rFonts w:ascii="Arial Narrow" w:hAnsi="Arial Narrow"/>
        </w:rPr>
        <w:fldChar w:fldCharType="separate"/>
      </w:r>
      <w:r w:rsidRPr="005A0F2F">
        <w:rPr>
          <w:rFonts w:ascii="Arial Narrow" w:hAnsi="Arial Narrow"/>
        </w:rPr>
        <w:t>4</w:t>
      </w:r>
      <w:r w:rsidR="007B253B" w:rsidRPr="005A0F2F">
        <w:rPr>
          <w:rFonts w:ascii="Arial Narrow" w:hAnsi="Arial Narrow"/>
        </w:rPr>
        <w:fldChar w:fldCharType="end"/>
      </w:r>
    </w:p>
    <w:p w14:paraId="2E6481F8" w14:textId="77777777" w:rsidR="00054E13" w:rsidRPr="005A0F2F" w:rsidRDefault="00054E13" w:rsidP="002B0AD3">
      <w:pPr>
        <w:pStyle w:val="TOC1"/>
        <w:rPr>
          <w:rFonts w:ascii="Arial Narrow" w:eastAsiaTheme="minorEastAsia" w:hAnsi="Arial Narrow" w:cstheme="minorBidi"/>
        </w:rPr>
      </w:pPr>
      <w:r w:rsidRPr="005A0F2F">
        <w:rPr>
          <w:rFonts w:ascii="Arial Narrow" w:hAnsi="Arial Narrow" w:cs="Arial"/>
        </w:rPr>
        <w:t>2.</w:t>
      </w:r>
      <w:r w:rsidRPr="005A0F2F">
        <w:rPr>
          <w:rFonts w:ascii="Arial Narrow" w:eastAsiaTheme="minorEastAsia" w:hAnsi="Arial Narrow" w:cstheme="minorBidi"/>
        </w:rPr>
        <w:tab/>
      </w:r>
      <w:r w:rsidRPr="005A0F2F">
        <w:rPr>
          <w:rFonts w:ascii="Arial Narrow" w:hAnsi="Arial Narrow" w:cs="Arial"/>
        </w:rPr>
        <w:t>Agreement to Purchase</w:t>
      </w:r>
      <w:r w:rsidRPr="005A0F2F">
        <w:rPr>
          <w:rFonts w:ascii="Arial Narrow" w:hAnsi="Arial Narrow"/>
        </w:rPr>
        <w:tab/>
      </w:r>
      <w:r w:rsidR="007B253B" w:rsidRPr="005A0F2F">
        <w:rPr>
          <w:rFonts w:ascii="Arial Narrow" w:hAnsi="Arial Narrow"/>
        </w:rPr>
        <w:fldChar w:fldCharType="begin"/>
      </w:r>
      <w:r w:rsidRPr="005A0F2F">
        <w:rPr>
          <w:rFonts w:ascii="Arial Narrow" w:hAnsi="Arial Narrow"/>
        </w:rPr>
        <w:instrText xml:space="preserve"> PAGEREF _Toc473796920 \h </w:instrText>
      </w:r>
      <w:r w:rsidR="007B253B" w:rsidRPr="005A0F2F">
        <w:rPr>
          <w:rFonts w:ascii="Arial Narrow" w:hAnsi="Arial Narrow"/>
        </w:rPr>
      </w:r>
      <w:r w:rsidR="007B253B" w:rsidRPr="005A0F2F">
        <w:rPr>
          <w:rFonts w:ascii="Arial Narrow" w:hAnsi="Arial Narrow"/>
        </w:rPr>
        <w:fldChar w:fldCharType="separate"/>
      </w:r>
      <w:r w:rsidRPr="005A0F2F">
        <w:rPr>
          <w:rFonts w:ascii="Arial Narrow" w:hAnsi="Arial Narrow"/>
        </w:rPr>
        <w:t>5</w:t>
      </w:r>
      <w:r w:rsidR="007B253B" w:rsidRPr="005A0F2F">
        <w:rPr>
          <w:rFonts w:ascii="Arial Narrow" w:hAnsi="Arial Narrow"/>
        </w:rPr>
        <w:fldChar w:fldCharType="end"/>
      </w:r>
    </w:p>
    <w:p w14:paraId="60DAE5A7" w14:textId="77777777" w:rsidR="00054E13" w:rsidRPr="005A0F2F" w:rsidRDefault="00054E13" w:rsidP="002B0AD3">
      <w:pPr>
        <w:pStyle w:val="TOC1"/>
        <w:rPr>
          <w:rFonts w:ascii="Arial Narrow" w:eastAsiaTheme="minorEastAsia" w:hAnsi="Arial Narrow" w:cstheme="minorBidi"/>
        </w:rPr>
      </w:pPr>
      <w:r w:rsidRPr="005A0F2F">
        <w:rPr>
          <w:rFonts w:ascii="Arial Narrow" w:hAnsi="Arial Narrow" w:cs="Arial"/>
        </w:rPr>
        <w:t>3.</w:t>
      </w:r>
      <w:r w:rsidRPr="005A0F2F">
        <w:rPr>
          <w:rFonts w:ascii="Arial Narrow" w:eastAsiaTheme="minorEastAsia" w:hAnsi="Arial Narrow" w:cstheme="minorBidi"/>
        </w:rPr>
        <w:tab/>
      </w:r>
      <w:r w:rsidRPr="005A0F2F">
        <w:rPr>
          <w:rFonts w:ascii="Arial Narrow" w:hAnsi="Arial Narrow" w:cs="Arial"/>
        </w:rPr>
        <w:t>Payment of the Purchase Price</w:t>
      </w:r>
      <w:r w:rsidRPr="005A0F2F">
        <w:rPr>
          <w:rFonts w:ascii="Arial Narrow" w:hAnsi="Arial Narrow"/>
        </w:rPr>
        <w:tab/>
      </w:r>
      <w:r w:rsidR="007B253B" w:rsidRPr="005A0F2F">
        <w:rPr>
          <w:rFonts w:ascii="Arial Narrow" w:hAnsi="Arial Narrow"/>
        </w:rPr>
        <w:fldChar w:fldCharType="begin"/>
      </w:r>
      <w:r w:rsidRPr="005A0F2F">
        <w:rPr>
          <w:rFonts w:ascii="Arial Narrow" w:hAnsi="Arial Narrow"/>
        </w:rPr>
        <w:instrText xml:space="preserve"> PAGEREF _Toc473796921 \h </w:instrText>
      </w:r>
      <w:r w:rsidR="007B253B" w:rsidRPr="005A0F2F">
        <w:rPr>
          <w:rFonts w:ascii="Arial Narrow" w:hAnsi="Arial Narrow"/>
        </w:rPr>
      </w:r>
      <w:r w:rsidR="007B253B" w:rsidRPr="005A0F2F">
        <w:rPr>
          <w:rFonts w:ascii="Arial Narrow" w:hAnsi="Arial Narrow"/>
        </w:rPr>
        <w:fldChar w:fldCharType="separate"/>
      </w:r>
      <w:r w:rsidRPr="005A0F2F">
        <w:rPr>
          <w:rFonts w:ascii="Arial Narrow" w:hAnsi="Arial Narrow"/>
        </w:rPr>
        <w:t>6</w:t>
      </w:r>
      <w:r w:rsidR="007B253B" w:rsidRPr="005A0F2F">
        <w:rPr>
          <w:rFonts w:ascii="Arial Narrow" w:hAnsi="Arial Narrow"/>
        </w:rPr>
        <w:fldChar w:fldCharType="end"/>
      </w:r>
    </w:p>
    <w:p w14:paraId="48A91A59" w14:textId="77777777" w:rsidR="00054E13" w:rsidRPr="005A0F2F" w:rsidRDefault="00054E13" w:rsidP="002B0AD3">
      <w:pPr>
        <w:pStyle w:val="TOC1"/>
        <w:rPr>
          <w:rFonts w:ascii="Arial Narrow" w:eastAsiaTheme="minorEastAsia" w:hAnsi="Arial Narrow" w:cstheme="minorBidi"/>
        </w:rPr>
      </w:pPr>
      <w:r w:rsidRPr="005A0F2F">
        <w:rPr>
          <w:rFonts w:ascii="Arial Narrow" w:hAnsi="Arial Narrow"/>
        </w:rPr>
        <w:t>4</w:t>
      </w:r>
      <w:r w:rsidRPr="005A0F2F">
        <w:rPr>
          <w:rFonts w:ascii="Arial Narrow" w:eastAsiaTheme="minorEastAsia" w:hAnsi="Arial Narrow" w:cstheme="minorBidi"/>
        </w:rPr>
        <w:tab/>
      </w:r>
      <w:r w:rsidRPr="005A0F2F">
        <w:rPr>
          <w:rFonts w:ascii="Arial Narrow" w:hAnsi="Arial Narrow"/>
        </w:rPr>
        <w:t>Interest on Late Payment.</w:t>
      </w:r>
      <w:r w:rsidRPr="005A0F2F">
        <w:rPr>
          <w:rFonts w:ascii="Arial Narrow" w:hAnsi="Arial Narrow"/>
        </w:rPr>
        <w:tab/>
      </w:r>
      <w:r w:rsidR="007B253B" w:rsidRPr="005A0F2F">
        <w:rPr>
          <w:rFonts w:ascii="Arial Narrow" w:hAnsi="Arial Narrow"/>
        </w:rPr>
        <w:fldChar w:fldCharType="begin"/>
      </w:r>
      <w:r w:rsidRPr="005A0F2F">
        <w:rPr>
          <w:rFonts w:ascii="Arial Narrow" w:hAnsi="Arial Narrow"/>
        </w:rPr>
        <w:instrText xml:space="preserve"> PAGEREF _Toc473796923 \h </w:instrText>
      </w:r>
      <w:r w:rsidR="007B253B" w:rsidRPr="005A0F2F">
        <w:rPr>
          <w:rFonts w:ascii="Arial Narrow" w:hAnsi="Arial Narrow"/>
        </w:rPr>
      </w:r>
      <w:r w:rsidR="007B253B" w:rsidRPr="005A0F2F">
        <w:rPr>
          <w:rFonts w:ascii="Arial Narrow" w:hAnsi="Arial Narrow"/>
        </w:rPr>
        <w:fldChar w:fldCharType="separate"/>
      </w:r>
      <w:r w:rsidRPr="005A0F2F">
        <w:rPr>
          <w:rFonts w:ascii="Arial Narrow" w:hAnsi="Arial Narrow"/>
        </w:rPr>
        <w:t>7</w:t>
      </w:r>
      <w:r w:rsidR="007B253B" w:rsidRPr="005A0F2F">
        <w:rPr>
          <w:rFonts w:ascii="Arial Narrow" w:hAnsi="Arial Narrow"/>
        </w:rPr>
        <w:fldChar w:fldCharType="end"/>
      </w:r>
    </w:p>
    <w:p w14:paraId="1A64AAA4" w14:textId="77777777" w:rsidR="00054E13" w:rsidRPr="005A0F2F" w:rsidRDefault="00054E13" w:rsidP="002B0AD3">
      <w:pPr>
        <w:pStyle w:val="TOC1"/>
        <w:rPr>
          <w:rFonts w:ascii="Arial Narrow" w:eastAsiaTheme="minorEastAsia" w:hAnsi="Arial Narrow" w:cstheme="minorBidi"/>
        </w:rPr>
      </w:pPr>
      <w:r w:rsidRPr="005A0F2F">
        <w:rPr>
          <w:rFonts w:ascii="Arial Narrow" w:hAnsi="Arial Narrow"/>
        </w:rPr>
        <w:t>5.</w:t>
      </w:r>
      <w:r w:rsidRPr="005A0F2F">
        <w:rPr>
          <w:rFonts w:ascii="Arial Narrow" w:eastAsiaTheme="minorEastAsia" w:hAnsi="Arial Narrow" w:cstheme="minorBidi"/>
        </w:rPr>
        <w:tab/>
      </w:r>
      <w:r w:rsidRPr="005A0F2F">
        <w:rPr>
          <w:rFonts w:ascii="Arial Narrow" w:hAnsi="Arial Narrow"/>
        </w:rPr>
        <w:t>Sale Subject to LSK Conditions of Sale</w:t>
      </w:r>
      <w:r w:rsidRPr="005A0F2F">
        <w:rPr>
          <w:rFonts w:ascii="Arial Narrow" w:hAnsi="Arial Narrow"/>
        </w:rPr>
        <w:tab/>
      </w:r>
      <w:r w:rsidR="007B253B" w:rsidRPr="005A0F2F">
        <w:rPr>
          <w:rFonts w:ascii="Arial Narrow" w:hAnsi="Arial Narrow"/>
        </w:rPr>
        <w:fldChar w:fldCharType="begin"/>
      </w:r>
      <w:r w:rsidRPr="005A0F2F">
        <w:rPr>
          <w:rFonts w:ascii="Arial Narrow" w:hAnsi="Arial Narrow"/>
        </w:rPr>
        <w:instrText xml:space="preserve"> PAGEREF _Toc473796924 \h </w:instrText>
      </w:r>
      <w:r w:rsidR="007B253B" w:rsidRPr="005A0F2F">
        <w:rPr>
          <w:rFonts w:ascii="Arial Narrow" w:hAnsi="Arial Narrow"/>
        </w:rPr>
      </w:r>
      <w:r w:rsidR="007B253B" w:rsidRPr="005A0F2F">
        <w:rPr>
          <w:rFonts w:ascii="Arial Narrow" w:hAnsi="Arial Narrow"/>
        </w:rPr>
        <w:fldChar w:fldCharType="separate"/>
      </w:r>
      <w:r w:rsidRPr="005A0F2F">
        <w:rPr>
          <w:rFonts w:ascii="Arial Narrow" w:hAnsi="Arial Narrow"/>
        </w:rPr>
        <w:t>7</w:t>
      </w:r>
      <w:r w:rsidR="007B253B" w:rsidRPr="005A0F2F">
        <w:rPr>
          <w:rFonts w:ascii="Arial Narrow" w:hAnsi="Arial Narrow"/>
        </w:rPr>
        <w:fldChar w:fldCharType="end"/>
      </w:r>
    </w:p>
    <w:p w14:paraId="22F3150B" w14:textId="77777777" w:rsidR="00054E13" w:rsidRPr="005A0F2F" w:rsidRDefault="00054E13" w:rsidP="002B0AD3">
      <w:pPr>
        <w:pStyle w:val="TOC1"/>
        <w:rPr>
          <w:rFonts w:ascii="Arial Narrow" w:eastAsiaTheme="minorEastAsia" w:hAnsi="Arial Narrow" w:cstheme="minorBidi"/>
        </w:rPr>
      </w:pPr>
      <w:r w:rsidRPr="005A0F2F">
        <w:rPr>
          <w:rFonts w:ascii="Arial Narrow" w:hAnsi="Arial Narrow" w:cs="Arial"/>
        </w:rPr>
        <w:t>6.</w:t>
      </w:r>
      <w:r w:rsidRPr="005A0F2F">
        <w:rPr>
          <w:rFonts w:ascii="Arial Narrow" w:eastAsiaTheme="minorEastAsia" w:hAnsi="Arial Narrow" w:cstheme="minorBidi"/>
        </w:rPr>
        <w:tab/>
      </w:r>
      <w:r w:rsidRPr="005A0F2F">
        <w:rPr>
          <w:rFonts w:ascii="Arial Narrow" w:hAnsi="Arial Narrow" w:cs="Arial"/>
        </w:rPr>
        <w:t>Completion Date</w:t>
      </w:r>
      <w:r w:rsidRPr="005A0F2F">
        <w:rPr>
          <w:rFonts w:ascii="Arial Narrow" w:hAnsi="Arial Narrow"/>
        </w:rPr>
        <w:tab/>
      </w:r>
      <w:r w:rsidR="007B253B" w:rsidRPr="005A0F2F">
        <w:rPr>
          <w:rFonts w:ascii="Arial Narrow" w:hAnsi="Arial Narrow"/>
        </w:rPr>
        <w:fldChar w:fldCharType="begin"/>
      </w:r>
      <w:r w:rsidRPr="005A0F2F">
        <w:rPr>
          <w:rFonts w:ascii="Arial Narrow" w:hAnsi="Arial Narrow"/>
        </w:rPr>
        <w:instrText xml:space="preserve"> PAGEREF _Toc473796925 \h </w:instrText>
      </w:r>
      <w:r w:rsidR="007B253B" w:rsidRPr="005A0F2F">
        <w:rPr>
          <w:rFonts w:ascii="Arial Narrow" w:hAnsi="Arial Narrow"/>
        </w:rPr>
      </w:r>
      <w:r w:rsidR="007B253B" w:rsidRPr="005A0F2F">
        <w:rPr>
          <w:rFonts w:ascii="Arial Narrow" w:hAnsi="Arial Narrow"/>
        </w:rPr>
        <w:fldChar w:fldCharType="separate"/>
      </w:r>
      <w:r w:rsidRPr="005A0F2F">
        <w:rPr>
          <w:rFonts w:ascii="Arial Narrow" w:hAnsi="Arial Narrow"/>
        </w:rPr>
        <w:t>7</w:t>
      </w:r>
      <w:r w:rsidR="007B253B" w:rsidRPr="005A0F2F">
        <w:rPr>
          <w:rFonts w:ascii="Arial Narrow" w:hAnsi="Arial Narrow"/>
        </w:rPr>
        <w:fldChar w:fldCharType="end"/>
      </w:r>
    </w:p>
    <w:p w14:paraId="627B1B10" w14:textId="77777777" w:rsidR="00054E13" w:rsidRPr="005A0F2F" w:rsidRDefault="00054E13" w:rsidP="002B0AD3">
      <w:pPr>
        <w:pStyle w:val="TOC1"/>
        <w:rPr>
          <w:rFonts w:ascii="Arial Narrow" w:eastAsiaTheme="minorEastAsia" w:hAnsi="Arial Narrow" w:cstheme="minorBidi"/>
        </w:rPr>
      </w:pPr>
      <w:r w:rsidRPr="005A0F2F">
        <w:rPr>
          <w:rFonts w:ascii="Arial Narrow" w:hAnsi="Arial Narrow" w:cs="Arial"/>
        </w:rPr>
        <w:t>7.</w:t>
      </w:r>
      <w:r w:rsidRPr="005A0F2F">
        <w:rPr>
          <w:rFonts w:ascii="Arial Narrow" w:eastAsiaTheme="minorEastAsia" w:hAnsi="Arial Narrow" w:cstheme="minorBidi"/>
        </w:rPr>
        <w:tab/>
      </w:r>
      <w:r w:rsidRPr="005A0F2F">
        <w:rPr>
          <w:rFonts w:ascii="Arial Narrow" w:hAnsi="Arial Narrow" w:cs="Arial"/>
        </w:rPr>
        <w:t>No Encumbrances</w:t>
      </w:r>
      <w:r w:rsidRPr="005A0F2F">
        <w:rPr>
          <w:rFonts w:ascii="Arial Narrow" w:hAnsi="Arial Narrow"/>
        </w:rPr>
        <w:tab/>
      </w:r>
      <w:r w:rsidR="007B253B" w:rsidRPr="005A0F2F">
        <w:rPr>
          <w:rFonts w:ascii="Arial Narrow" w:hAnsi="Arial Narrow"/>
        </w:rPr>
        <w:fldChar w:fldCharType="begin"/>
      </w:r>
      <w:r w:rsidRPr="005A0F2F">
        <w:rPr>
          <w:rFonts w:ascii="Arial Narrow" w:hAnsi="Arial Narrow"/>
        </w:rPr>
        <w:instrText xml:space="preserve"> PAGEREF _Toc473796927 \h </w:instrText>
      </w:r>
      <w:r w:rsidR="007B253B" w:rsidRPr="005A0F2F">
        <w:rPr>
          <w:rFonts w:ascii="Arial Narrow" w:hAnsi="Arial Narrow"/>
        </w:rPr>
      </w:r>
      <w:r w:rsidR="007B253B" w:rsidRPr="005A0F2F">
        <w:rPr>
          <w:rFonts w:ascii="Arial Narrow" w:hAnsi="Arial Narrow"/>
        </w:rPr>
        <w:fldChar w:fldCharType="separate"/>
      </w:r>
      <w:r w:rsidRPr="005A0F2F">
        <w:rPr>
          <w:rFonts w:ascii="Arial Narrow" w:hAnsi="Arial Narrow"/>
        </w:rPr>
        <w:t>7</w:t>
      </w:r>
      <w:r w:rsidR="007B253B" w:rsidRPr="005A0F2F">
        <w:rPr>
          <w:rFonts w:ascii="Arial Narrow" w:hAnsi="Arial Narrow"/>
        </w:rPr>
        <w:fldChar w:fldCharType="end"/>
      </w:r>
    </w:p>
    <w:p w14:paraId="27CA2D60" w14:textId="77777777" w:rsidR="00054E13" w:rsidRPr="005A0F2F" w:rsidRDefault="00054E13" w:rsidP="002B0AD3">
      <w:pPr>
        <w:pStyle w:val="TOC1"/>
        <w:rPr>
          <w:rFonts w:ascii="Arial Narrow" w:eastAsiaTheme="minorEastAsia" w:hAnsi="Arial Narrow" w:cstheme="minorBidi"/>
        </w:rPr>
      </w:pPr>
      <w:r w:rsidRPr="005A0F2F">
        <w:rPr>
          <w:rFonts w:ascii="Arial Narrow" w:hAnsi="Arial Narrow" w:cs="Arial"/>
        </w:rPr>
        <w:t>8.</w:t>
      </w:r>
      <w:r w:rsidRPr="005A0F2F">
        <w:rPr>
          <w:rFonts w:ascii="Arial Narrow" w:eastAsiaTheme="minorEastAsia" w:hAnsi="Arial Narrow" w:cstheme="minorBidi"/>
        </w:rPr>
        <w:tab/>
      </w:r>
      <w:r w:rsidRPr="005A0F2F">
        <w:rPr>
          <w:rFonts w:ascii="Arial Narrow" w:hAnsi="Arial Narrow" w:cs="Arial"/>
        </w:rPr>
        <w:t>Completion</w:t>
      </w:r>
      <w:r w:rsidRPr="005A0F2F">
        <w:rPr>
          <w:rFonts w:ascii="Arial Narrow" w:hAnsi="Arial Narrow"/>
        </w:rPr>
        <w:tab/>
      </w:r>
      <w:r w:rsidR="007B253B" w:rsidRPr="005A0F2F">
        <w:rPr>
          <w:rFonts w:ascii="Arial Narrow" w:hAnsi="Arial Narrow"/>
        </w:rPr>
        <w:fldChar w:fldCharType="begin"/>
      </w:r>
      <w:r w:rsidRPr="005A0F2F">
        <w:rPr>
          <w:rFonts w:ascii="Arial Narrow" w:hAnsi="Arial Narrow"/>
        </w:rPr>
        <w:instrText xml:space="preserve"> PAGEREF _Toc473796928 \h </w:instrText>
      </w:r>
      <w:r w:rsidR="007B253B" w:rsidRPr="005A0F2F">
        <w:rPr>
          <w:rFonts w:ascii="Arial Narrow" w:hAnsi="Arial Narrow"/>
        </w:rPr>
      </w:r>
      <w:r w:rsidR="007B253B" w:rsidRPr="005A0F2F">
        <w:rPr>
          <w:rFonts w:ascii="Arial Narrow" w:hAnsi="Arial Narrow"/>
        </w:rPr>
        <w:fldChar w:fldCharType="separate"/>
      </w:r>
      <w:r w:rsidRPr="005A0F2F">
        <w:rPr>
          <w:rFonts w:ascii="Arial Narrow" w:hAnsi="Arial Narrow"/>
        </w:rPr>
        <w:t>7</w:t>
      </w:r>
      <w:r w:rsidR="007B253B" w:rsidRPr="005A0F2F">
        <w:rPr>
          <w:rFonts w:ascii="Arial Narrow" w:hAnsi="Arial Narrow"/>
        </w:rPr>
        <w:fldChar w:fldCharType="end"/>
      </w:r>
    </w:p>
    <w:p w14:paraId="123B7952" w14:textId="77777777" w:rsidR="00054E13" w:rsidRPr="005A0F2F" w:rsidRDefault="00054E13" w:rsidP="002B0AD3">
      <w:pPr>
        <w:pStyle w:val="TOC1"/>
        <w:rPr>
          <w:rFonts w:ascii="Arial Narrow" w:eastAsiaTheme="minorEastAsia" w:hAnsi="Arial Narrow" w:cstheme="minorBidi"/>
        </w:rPr>
      </w:pPr>
      <w:r w:rsidRPr="005A0F2F">
        <w:rPr>
          <w:rFonts w:ascii="Arial Narrow" w:hAnsi="Arial Narrow"/>
        </w:rPr>
        <w:t>9.</w:t>
      </w:r>
      <w:r w:rsidRPr="005A0F2F">
        <w:rPr>
          <w:rFonts w:ascii="Arial Narrow" w:eastAsiaTheme="minorEastAsia" w:hAnsi="Arial Narrow" w:cstheme="minorBidi"/>
        </w:rPr>
        <w:tab/>
      </w:r>
      <w:r w:rsidRPr="005A0F2F">
        <w:rPr>
          <w:rFonts w:ascii="Arial Narrow" w:hAnsi="Arial Narrow"/>
        </w:rPr>
        <w:t>Possession</w:t>
      </w:r>
      <w:r w:rsidRPr="005A0F2F">
        <w:rPr>
          <w:rFonts w:ascii="Arial Narrow" w:hAnsi="Arial Narrow"/>
        </w:rPr>
        <w:tab/>
      </w:r>
      <w:r w:rsidR="007B253B" w:rsidRPr="005A0F2F">
        <w:rPr>
          <w:rFonts w:ascii="Arial Narrow" w:hAnsi="Arial Narrow"/>
        </w:rPr>
        <w:fldChar w:fldCharType="begin"/>
      </w:r>
      <w:r w:rsidRPr="005A0F2F">
        <w:rPr>
          <w:rFonts w:ascii="Arial Narrow" w:hAnsi="Arial Narrow"/>
        </w:rPr>
        <w:instrText xml:space="preserve"> PAGEREF _Toc473796929 \h </w:instrText>
      </w:r>
      <w:r w:rsidR="007B253B" w:rsidRPr="005A0F2F">
        <w:rPr>
          <w:rFonts w:ascii="Arial Narrow" w:hAnsi="Arial Narrow"/>
        </w:rPr>
      </w:r>
      <w:r w:rsidR="007B253B" w:rsidRPr="005A0F2F">
        <w:rPr>
          <w:rFonts w:ascii="Arial Narrow" w:hAnsi="Arial Narrow"/>
        </w:rPr>
        <w:fldChar w:fldCharType="separate"/>
      </w:r>
      <w:r w:rsidRPr="005A0F2F">
        <w:rPr>
          <w:rFonts w:ascii="Arial Narrow" w:hAnsi="Arial Narrow"/>
        </w:rPr>
        <w:t>8</w:t>
      </w:r>
      <w:r w:rsidR="007B253B" w:rsidRPr="005A0F2F">
        <w:rPr>
          <w:rFonts w:ascii="Arial Narrow" w:hAnsi="Arial Narrow"/>
        </w:rPr>
        <w:fldChar w:fldCharType="end"/>
      </w:r>
    </w:p>
    <w:p w14:paraId="0EA9F02C" w14:textId="77777777" w:rsidR="00054E13" w:rsidRPr="005A0F2F" w:rsidRDefault="00054E13" w:rsidP="002B0AD3">
      <w:pPr>
        <w:pStyle w:val="TOC1"/>
        <w:rPr>
          <w:rFonts w:ascii="Arial Narrow" w:eastAsiaTheme="minorEastAsia" w:hAnsi="Arial Narrow" w:cstheme="minorBidi"/>
        </w:rPr>
      </w:pPr>
      <w:r w:rsidRPr="005A0F2F">
        <w:rPr>
          <w:rFonts w:ascii="Arial Narrow" w:hAnsi="Arial Narrow" w:cs="Arial"/>
        </w:rPr>
        <w:t>10.</w:t>
      </w:r>
      <w:r w:rsidRPr="005A0F2F">
        <w:rPr>
          <w:rFonts w:ascii="Arial Narrow" w:eastAsiaTheme="minorEastAsia" w:hAnsi="Arial Narrow" w:cstheme="minorBidi"/>
        </w:rPr>
        <w:tab/>
      </w:r>
      <w:r w:rsidRPr="005A0F2F">
        <w:rPr>
          <w:rFonts w:ascii="Arial Narrow" w:hAnsi="Arial Narrow" w:cs="Arial"/>
        </w:rPr>
        <w:t>Failure to Complete</w:t>
      </w:r>
      <w:r w:rsidRPr="005A0F2F">
        <w:rPr>
          <w:rFonts w:ascii="Arial Narrow" w:hAnsi="Arial Narrow"/>
        </w:rPr>
        <w:tab/>
      </w:r>
      <w:r w:rsidR="007B253B" w:rsidRPr="005A0F2F">
        <w:rPr>
          <w:rFonts w:ascii="Arial Narrow" w:hAnsi="Arial Narrow"/>
        </w:rPr>
        <w:fldChar w:fldCharType="begin"/>
      </w:r>
      <w:r w:rsidRPr="005A0F2F">
        <w:rPr>
          <w:rFonts w:ascii="Arial Narrow" w:hAnsi="Arial Narrow"/>
        </w:rPr>
        <w:instrText xml:space="preserve"> PAGEREF _Toc473796930 \h </w:instrText>
      </w:r>
      <w:r w:rsidR="007B253B" w:rsidRPr="005A0F2F">
        <w:rPr>
          <w:rFonts w:ascii="Arial Narrow" w:hAnsi="Arial Narrow"/>
        </w:rPr>
      </w:r>
      <w:r w:rsidR="007B253B" w:rsidRPr="005A0F2F">
        <w:rPr>
          <w:rFonts w:ascii="Arial Narrow" w:hAnsi="Arial Narrow"/>
        </w:rPr>
        <w:fldChar w:fldCharType="separate"/>
      </w:r>
      <w:r w:rsidRPr="005A0F2F">
        <w:rPr>
          <w:rFonts w:ascii="Arial Narrow" w:hAnsi="Arial Narrow"/>
        </w:rPr>
        <w:t>8</w:t>
      </w:r>
      <w:r w:rsidR="007B253B" w:rsidRPr="005A0F2F">
        <w:rPr>
          <w:rFonts w:ascii="Arial Narrow" w:hAnsi="Arial Narrow"/>
        </w:rPr>
        <w:fldChar w:fldCharType="end"/>
      </w:r>
    </w:p>
    <w:p w14:paraId="286F6FFF" w14:textId="77777777" w:rsidR="00054E13" w:rsidRPr="005A0F2F" w:rsidRDefault="00054E13" w:rsidP="002B0AD3">
      <w:pPr>
        <w:pStyle w:val="TOC1"/>
        <w:rPr>
          <w:rFonts w:ascii="Arial Narrow" w:eastAsiaTheme="minorEastAsia" w:hAnsi="Arial Narrow" w:cstheme="minorBidi"/>
        </w:rPr>
      </w:pPr>
      <w:r w:rsidRPr="005A0F2F">
        <w:rPr>
          <w:rFonts w:ascii="Arial Narrow" w:hAnsi="Arial Narrow" w:cs="Arial"/>
        </w:rPr>
        <w:t>11.</w:t>
      </w:r>
      <w:r w:rsidRPr="005A0F2F">
        <w:rPr>
          <w:rFonts w:ascii="Arial Narrow" w:eastAsiaTheme="minorEastAsia" w:hAnsi="Arial Narrow" w:cstheme="minorBidi"/>
        </w:rPr>
        <w:tab/>
      </w:r>
      <w:r w:rsidRPr="005A0F2F">
        <w:rPr>
          <w:rFonts w:ascii="Arial Narrow" w:hAnsi="Arial Narrow" w:cs="Arial"/>
        </w:rPr>
        <w:t>Time of the Essence</w:t>
      </w:r>
      <w:r w:rsidRPr="005A0F2F">
        <w:rPr>
          <w:rFonts w:ascii="Arial Narrow" w:hAnsi="Arial Narrow"/>
        </w:rPr>
        <w:tab/>
      </w:r>
      <w:r w:rsidR="007B253B" w:rsidRPr="005A0F2F">
        <w:rPr>
          <w:rFonts w:ascii="Arial Narrow" w:hAnsi="Arial Narrow"/>
        </w:rPr>
        <w:fldChar w:fldCharType="begin"/>
      </w:r>
      <w:r w:rsidRPr="005A0F2F">
        <w:rPr>
          <w:rFonts w:ascii="Arial Narrow" w:hAnsi="Arial Narrow"/>
        </w:rPr>
        <w:instrText xml:space="preserve"> PAGEREF _Toc473796931 \h </w:instrText>
      </w:r>
      <w:r w:rsidR="007B253B" w:rsidRPr="005A0F2F">
        <w:rPr>
          <w:rFonts w:ascii="Arial Narrow" w:hAnsi="Arial Narrow"/>
        </w:rPr>
      </w:r>
      <w:r w:rsidR="007B253B" w:rsidRPr="005A0F2F">
        <w:rPr>
          <w:rFonts w:ascii="Arial Narrow" w:hAnsi="Arial Narrow"/>
        </w:rPr>
        <w:fldChar w:fldCharType="separate"/>
      </w:r>
      <w:r w:rsidRPr="005A0F2F">
        <w:rPr>
          <w:rFonts w:ascii="Arial Narrow" w:hAnsi="Arial Narrow"/>
        </w:rPr>
        <w:t>8</w:t>
      </w:r>
      <w:r w:rsidR="007B253B" w:rsidRPr="005A0F2F">
        <w:rPr>
          <w:rFonts w:ascii="Arial Narrow" w:hAnsi="Arial Narrow"/>
        </w:rPr>
        <w:fldChar w:fldCharType="end"/>
      </w:r>
    </w:p>
    <w:p w14:paraId="56286353" w14:textId="77777777" w:rsidR="00054E13" w:rsidRPr="005A0F2F" w:rsidRDefault="00054E13" w:rsidP="002B0AD3">
      <w:pPr>
        <w:pStyle w:val="TOC1"/>
        <w:rPr>
          <w:rFonts w:ascii="Arial Narrow" w:eastAsiaTheme="minorEastAsia" w:hAnsi="Arial Narrow" w:cstheme="minorBidi"/>
        </w:rPr>
      </w:pPr>
      <w:r w:rsidRPr="005A0F2F">
        <w:rPr>
          <w:rFonts w:ascii="Arial Narrow" w:hAnsi="Arial Narrow" w:cs="Arial"/>
        </w:rPr>
        <w:t>12.</w:t>
      </w:r>
      <w:r w:rsidRPr="005A0F2F">
        <w:rPr>
          <w:rFonts w:ascii="Arial Narrow" w:eastAsiaTheme="minorEastAsia" w:hAnsi="Arial Narrow" w:cstheme="minorBidi"/>
        </w:rPr>
        <w:tab/>
      </w:r>
      <w:r w:rsidRPr="005A0F2F">
        <w:rPr>
          <w:rFonts w:ascii="Arial Narrow" w:hAnsi="Arial Narrow" w:cs="Arial"/>
        </w:rPr>
        <w:t>Condition of the Property</w:t>
      </w:r>
      <w:r w:rsidRPr="005A0F2F">
        <w:rPr>
          <w:rFonts w:ascii="Arial Narrow" w:hAnsi="Arial Narrow"/>
        </w:rPr>
        <w:tab/>
      </w:r>
      <w:r w:rsidR="007B253B" w:rsidRPr="005A0F2F">
        <w:rPr>
          <w:rFonts w:ascii="Arial Narrow" w:hAnsi="Arial Narrow"/>
        </w:rPr>
        <w:fldChar w:fldCharType="begin"/>
      </w:r>
      <w:r w:rsidRPr="005A0F2F">
        <w:rPr>
          <w:rFonts w:ascii="Arial Narrow" w:hAnsi="Arial Narrow"/>
        </w:rPr>
        <w:instrText xml:space="preserve"> PAGEREF _Toc473796932 \h </w:instrText>
      </w:r>
      <w:r w:rsidR="007B253B" w:rsidRPr="005A0F2F">
        <w:rPr>
          <w:rFonts w:ascii="Arial Narrow" w:hAnsi="Arial Narrow"/>
        </w:rPr>
      </w:r>
      <w:r w:rsidR="007B253B" w:rsidRPr="005A0F2F">
        <w:rPr>
          <w:rFonts w:ascii="Arial Narrow" w:hAnsi="Arial Narrow"/>
        </w:rPr>
        <w:fldChar w:fldCharType="separate"/>
      </w:r>
      <w:r w:rsidRPr="005A0F2F">
        <w:rPr>
          <w:rFonts w:ascii="Arial Narrow" w:hAnsi="Arial Narrow"/>
        </w:rPr>
        <w:t>8</w:t>
      </w:r>
      <w:r w:rsidR="007B253B" w:rsidRPr="005A0F2F">
        <w:rPr>
          <w:rFonts w:ascii="Arial Narrow" w:hAnsi="Arial Narrow"/>
        </w:rPr>
        <w:fldChar w:fldCharType="end"/>
      </w:r>
    </w:p>
    <w:p w14:paraId="66775140" w14:textId="77777777" w:rsidR="00054E13" w:rsidRPr="005A0F2F" w:rsidRDefault="00054E13" w:rsidP="002B0AD3">
      <w:pPr>
        <w:pStyle w:val="TOC1"/>
        <w:rPr>
          <w:rFonts w:ascii="Arial Narrow" w:eastAsiaTheme="minorEastAsia" w:hAnsi="Arial Narrow" w:cstheme="minorBidi"/>
        </w:rPr>
      </w:pPr>
      <w:r w:rsidRPr="005A0F2F">
        <w:rPr>
          <w:rFonts w:ascii="Arial Narrow" w:hAnsi="Arial Narrow" w:cs="Arial"/>
        </w:rPr>
        <w:t>13.</w:t>
      </w:r>
      <w:r w:rsidRPr="005A0F2F">
        <w:rPr>
          <w:rFonts w:ascii="Arial Narrow" w:eastAsiaTheme="minorEastAsia" w:hAnsi="Arial Narrow" w:cstheme="minorBidi"/>
        </w:rPr>
        <w:tab/>
      </w:r>
      <w:r w:rsidRPr="005A0F2F">
        <w:rPr>
          <w:rFonts w:ascii="Arial Narrow" w:hAnsi="Arial Narrow" w:cs="Arial"/>
        </w:rPr>
        <w:t>Costs</w:t>
      </w:r>
      <w:r w:rsidRPr="005A0F2F">
        <w:rPr>
          <w:rFonts w:ascii="Arial Narrow" w:hAnsi="Arial Narrow"/>
        </w:rPr>
        <w:tab/>
      </w:r>
      <w:r w:rsidR="007B253B" w:rsidRPr="005A0F2F">
        <w:rPr>
          <w:rFonts w:ascii="Arial Narrow" w:hAnsi="Arial Narrow"/>
        </w:rPr>
        <w:fldChar w:fldCharType="begin"/>
      </w:r>
      <w:r w:rsidRPr="005A0F2F">
        <w:rPr>
          <w:rFonts w:ascii="Arial Narrow" w:hAnsi="Arial Narrow"/>
        </w:rPr>
        <w:instrText xml:space="preserve"> PAGEREF _Toc473796933 \h </w:instrText>
      </w:r>
      <w:r w:rsidR="007B253B" w:rsidRPr="005A0F2F">
        <w:rPr>
          <w:rFonts w:ascii="Arial Narrow" w:hAnsi="Arial Narrow"/>
        </w:rPr>
      </w:r>
      <w:r w:rsidR="007B253B" w:rsidRPr="005A0F2F">
        <w:rPr>
          <w:rFonts w:ascii="Arial Narrow" w:hAnsi="Arial Narrow"/>
        </w:rPr>
        <w:fldChar w:fldCharType="separate"/>
      </w:r>
      <w:r w:rsidRPr="005A0F2F">
        <w:rPr>
          <w:rFonts w:ascii="Arial Narrow" w:hAnsi="Arial Narrow"/>
        </w:rPr>
        <w:t>8</w:t>
      </w:r>
      <w:r w:rsidR="007B253B" w:rsidRPr="005A0F2F">
        <w:rPr>
          <w:rFonts w:ascii="Arial Narrow" w:hAnsi="Arial Narrow"/>
        </w:rPr>
        <w:fldChar w:fldCharType="end"/>
      </w:r>
    </w:p>
    <w:p w14:paraId="0A74E5E3" w14:textId="77777777" w:rsidR="00054E13" w:rsidRPr="005A0F2F" w:rsidRDefault="00054E13" w:rsidP="002B0AD3">
      <w:pPr>
        <w:pStyle w:val="TOC1"/>
        <w:rPr>
          <w:rFonts w:ascii="Arial Narrow" w:eastAsiaTheme="minorEastAsia" w:hAnsi="Arial Narrow" w:cstheme="minorBidi"/>
        </w:rPr>
      </w:pPr>
      <w:r w:rsidRPr="005A0F2F">
        <w:rPr>
          <w:rFonts w:ascii="Arial Narrow" w:hAnsi="Arial Narrow" w:cs="Arial"/>
        </w:rPr>
        <w:t>15.</w:t>
      </w:r>
      <w:r w:rsidRPr="005A0F2F">
        <w:rPr>
          <w:rFonts w:ascii="Arial Narrow" w:eastAsiaTheme="minorEastAsia" w:hAnsi="Arial Narrow" w:cstheme="minorBidi"/>
        </w:rPr>
        <w:tab/>
      </w:r>
      <w:r w:rsidRPr="005A0F2F">
        <w:rPr>
          <w:rFonts w:ascii="Arial Narrow" w:hAnsi="Arial Narrow" w:cs="Arial"/>
        </w:rPr>
        <w:t>Survival</w:t>
      </w:r>
      <w:r w:rsidRPr="005A0F2F">
        <w:rPr>
          <w:rFonts w:ascii="Arial Narrow" w:hAnsi="Arial Narrow"/>
        </w:rPr>
        <w:tab/>
      </w:r>
      <w:r w:rsidR="007B253B" w:rsidRPr="005A0F2F">
        <w:rPr>
          <w:rFonts w:ascii="Arial Narrow" w:hAnsi="Arial Narrow"/>
        </w:rPr>
        <w:fldChar w:fldCharType="begin"/>
      </w:r>
      <w:r w:rsidRPr="005A0F2F">
        <w:rPr>
          <w:rFonts w:ascii="Arial Narrow" w:hAnsi="Arial Narrow"/>
        </w:rPr>
        <w:instrText xml:space="preserve"> PAGEREF _Toc473796934 \h </w:instrText>
      </w:r>
      <w:r w:rsidR="007B253B" w:rsidRPr="005A0F2F">
        <w:rPr>
          <w:rFonts w:ascii="Arial Narrow" w:hAnsi="Arial Narrow"/>
        </w:rPr>
      </w:r>
      <w:r w:rsidR="007B253B" w:rsidRPr="005A0F2F">
        <w:rPr>
          <w:rFonts w:ascii="Arial Narrow" w:hAnsi="Arial Narrow"/>
        </w:rPr>
        <w:fldChar w:fldCharType="separate"/>
      </w:r>
      <w:r w:rsidRPr="005A0F2F">
        <w:rPr>
          <w:rFonts w:ascii="Arial Narrow" w:hAnsi="Arial Narrow"/>
        </w:rPr>
        <w:t>9</w:t>
      </w:r>
      <w:r w:rsidR="007B253B" w:rsidRPr="005A0F2F">
        <w:rPr>
          <w:rFonts w:ascii="Arial Narrow" w:hAnsi="Arial Narrow"/>
        </w:rPr>
        <w:fldChar w:fldCharType="end"/>
      </w:r>
    </w:p>
    <w:p w14:paraId="41A3DC94" w14:textId="77777777" w:rsidR="00054E13" w:rsidRPr="005A0F2F" w:rsidRDefault="00054E13" w:rsidP="002B0AD3">
      <w:pPr>
        <w:pStyle w:val="TOC1"/>
        <w:rPr>
          <w:rFonts w:ascii="Arial Narrow" w:eastAsiaTheme="minorEastAsia" w:hAnsi="Arial Narrow" w:cstheme="minorBidi"/>
        </w:rPr>
      </w:pPr>
      <w:r w:rsidRPr="005A0F2F">
        <w:rPr>
          <w:rFonts w:ascii="Arial Narrow" w:hAnsi="Arial Narrow" w:cs="Arial"/>
        </w:rPr>
        <w:t>16.</w:t>
      </w:r>
      <w:r w:rsidRPr="005A0F2F">
        <w:rPr>
          <w:rFonts w:ascii="Arial Narrow" w:eastAsiaTheme="minorEastAsia" w:hAnsi="Arial Narrow" w:cstheme="minorBidi"/>
        </w:rPr>
        <w:tab/>
      </w:r>
      <w:r w:rsidRPr="005A0F2F">
        <w:rPr>
          <w:rFonts w:ascii="Arial Narrow" w:hAnsi="Arial Narrow" w:cs="Arial"/>
        </w:rPr>
        <w:t>Waiver</w:t>
      </w:r>
      <w:r w:rsidRPr="005A0F2F">
        <w:rPr>
          <w:rFonts w:ascii="Arial Narrow" w:hAnsi="Arial Narrow"/>
        </w:rPr>
        <w:tab/>
      </w:r>
      <w:r w:rsidR="007B253B" w:rsidRPr="005A0F2F">
        <w:rPr>
          <w:rFonts w:ascii="Arial Narrow" w:hAnsi="Arial Narrow"/>
        </w:rPr>
        <w:fldChar w:fldCharType="begin"/>
      </w:r>
      <w:r w:rsidRPr="005A0F2F">
        <w:rPr>
          <w:rFonts w:ascii="Arial Narrow" w:hAnsi="Arial Narrow"/>
        </w:rPr>
        <w:instrText xml:space="preserve"> PAGEREF _Toc473796935 \h </w:instrText>
      </w:r>
      <w:r w:rsidR="007B253B" w:rsidRPr="005A0F2F">
        <w:rPr>
          <w:rFonts w:ascii="Arial Narrow" w:hAnsi="Arial Narrow"/>
        </w:rPr>
      </w:r>
      <w:r w:rsidR="007B253B" w:rsidRPr="005A0F2F">
        <w:rPr>
          <w:rFonts w:ascii="Arial Narrow" w:hAnsi="Arial Narrow"/>
        </w:rPr>
        <w:fldChar w:fldCharType="separate"/>
      </w:r>
      <w:r w:rsidRPr="005A0F2F">
        <w:rPr>
          <w:rFonts w:ascii="Arial Narrow" w:hAnsi="Arial Narrow"/>
        </w:rPr>
        <w:t>9</w:t>
      </w:r>
      <w:r w:rsidR="007B253B" w:rsidRPr="005A0F2F">
        <w:rPr>
          <w:rFonts w:ascii="Arial Narrow" w:hAnsi="Arial Narrow"/>
        </w:rPr>
        <w:fldChar w:fldCharType="end"/>
      </w:r>
    </w:p>
    <w:p w14:paraId="4651EC90" w14:textId="77777777" w:rsidR="00054E13" w:rsidRPr="005A0F2F" w:rsidRDefault="00054E13" w:rsidP="002B0AD3">
      <w:pPr>
        <w:pStyle w:val="TOC1"/>
        <w:rPr>
          <w:rFonts w:ascii="Arial Narrow" w:eastAsiaTheme="minorEastAsia" w:hAnsi="Arial Narrow" w:cstheme="minorBidi"/>
        </w:rPr>
      </w:pPr>
      <w:r w:rsidRPr="005A0F2F">
        <w:rPr>
          <w:rFonts w:ascii="Arial Narrow" w:hAnsi="Arial Narrow" w:cs="Arial"/>
        </w:rPr>
        <w:t>17.</w:t>
      </w:r>
      <w:r w:rsidRPr="005A0F2F">
        <w:rPr>
          <w:rFonts w:ascii="Arial Narrow" w:eastAsiaTheme="minorEastAsia" w:hAnsi="Arial Narrow" w:cstheme="minorBidi"/>
        </w:rPr>
        <w:tab/>
      </w:r>
      <w:r w:rsidRPr="005A0F2F">
        <w:rPr>
          <w:rFonts w:ascii="Arial Narrow" w:hAnsi="Arial Narrow" w:cs="Arial"/>
        </w:rPr>
        <w:t>Remedies Cumulative</w:t>
      </w:r>
      <w:r w:rsidRPr="005A0F2F">
        <w:rPr>
          <w:rFonts w:ascii="Arial Narrow" w:hAnsi="Arial Narrow"/>
        </w:rPr>
        <w:tab/>
      </w:r>
      <w:r w:rsidR="007B253B" w:rsidRPr="005A0F2F">
        <w:rPr>
          <w:rFonts w:ascii="Arial Narrow" w:hAnsi="Arial Narrow"/>
        </w:rPr>
        <w:fldChar w:fldCharType="begin"/>
      </w:r>
      <w:r w:rsidRPr="005A0F2F">
        <w:rPr>
          <w:rFonts w:ascii="Arial Narrow" w:hAnsi="Arial Narrow"/>
        </w:rPr>
        <w:instrText xml:space="preserve"> PAGEREF _Toc473796936 \h </w:instrText>
      </w:r>
      <w:r w:rsidR="007B253B" w:rsidRPr="005A0F2F">
        <w:rPr>
          <w:rFonts w:ascii="Arial Narrow" w:hAnsi="Arial Narrow"/>
        </w:rPr>
      </w:r>
      <w:r w:rsidR="007B253B" w:rsidRPr="005A0F2F">
        <w:rPr>
          <w:rFonts w:ascii="Arial Narrow" w:hAnsi="Arial Narrow"/>
        </w:rPr>
        <w:fldChar w:fldCharType="separate"/>
      </w:r>
      <w:r w:rsidRPr="005A0F2F">
        <w:rPr>
          <w:rFonts w:ascii="Arial Narrow" w:hAnsi="Arial Narrow"/>
        </w:rPr>
        <w:t>9</w:t>
      </w:r>
      <w:r w:rsidR="007B253B" w:rsidRPr="005A0F2F">
        <w:rPr>
          <w:rFonts w:ascii="Arial Narrow" w:hAnsi="Arial Narrow"/>
        </w:rPr>
        <w:fldChar w:fldCharType="end"/>
      </w:r>
    </w:p>
    <w:p w14:paraId="4FED1F23" w14:textId="77777777" w:rsidR="00054E13" w:rsidRPr="005A0F2F" w:rsidRDefault="00054E13" w:rsidP="002B0AD3">
      <w:pPr>
        <w:pStyle w:val="TOC1"/>
        <w:rPr>
          <w:rFonts w:ascii="Arial Narrow" w:eastAsiaTheme="minorEastAsia" w:hAnsi="Arial Narrow" w:cstheme="minorBidi"/>
        </w:rPr>
      </w:pPr>
      <w:r w:rsidRPr="005A0F2F">
        <w:rPr>
          <w:rFonts w:ascii="Arial Narrow" w:hAnsi="Arial Narrow" w:cs="Arial"/>
        </w:rPr>
        <w:t>18.</w:t>
      </w:r>
      <w:r w:rsidRPr="005A0F2F">
        <w:rPr>
          <w:rFonts w:ascii="Arial Narrow" w:eastAsiaTheme="minorEastAsia" w:hAnsi="Arial Narrow" w:cstheme="minorBidi"/>
        </w:rPr>
        <w:tab/>
      </w:r>
      <w:r w:rsidRPr="005A0F2F">
        <w:rPr>
          <w:rFonts w:ascii="Arial Narrow" w:hAnsi="Arial Narrow" w:cs="Arial"/>
        </w:rPr>
        <w:t>Amendment</w:t>
      </w:r>
      <w:r w:rsidRPr="005A0F2F">
        <w:rPr>
          <w:rFonts w:ascii="Arial Narrow" w:hAnsi="Arial Narrow"/>
        </w:rPr>
        <w:tab/>
      </w:r>
      <w:r w:rsidR="007B253B" w:rsidRPr="005A0F2F">
        <w:rPr>
          <w:rFonts w:ascii="Arial Narrow" w:hAnsi="Arial Narrow"/>
        </w:rPr>
        <w:fldChar w:fldCharType="begin"/>
      </w:r>
      <w:r w:rsidRPr="005A0F2F">
        <w:rPr>
          <w:rFonts w:ascii="Arial Narrow" w:hAnsi="Arial Narrow"/>
        </w:rPr>
        <w:instrText xml:space="preserve"> PAGEREF _Toc473796937 \h </w:instrText>
      </w:r>
      <w:r w:rsidR="007B253B" w:rsidRPr="005A0F2F">
        <w:rPr>
          <w:rFonts w:ascii="Arial Narrow" w:hAnsi="Arial Narrow"/>
        </w:rPr>
      </w:r>
      <w:r w:rsidR="007B253B" w:rsidRPr="005A0F2F">
        <w:rPr>
          <w:rFonts w:ascii="Arial Narrow" w:hAnsi="Arial Narrow"/>
        </w:rPr>
        <w:fldChar w:fldCharType="separate"/>
      </w:r>
      <w:r w:rsidRPr="005A0F2F">
        <w:rPr>
          <w:rFonts w:ascii="Arial Narrow" w:hAnsi="Arial Narrow"/>
        </w:rPr>
        <w:t>9</w:t>
      </w:r>
      <w:r w:rsidR="007B253B" w:rsidRPr="005A0F2F">
        <w:rPr>
          <w:rFonts w:ascii="Arial Narrow" w:hAnsi="Arial Narrow"/>
        </w:rPr>
        <w:fldChar w:fldCharType="end"/>
      </w:r>
    </w:p>
    <w:p w14:paraId="56D05EDA" w14:textId="77777777" w:rsidR="00054E13" w:rsidRPr="005A0F2F" w:rsidRDefault="00054E13" w:rsidP="002B0AD3">
      <w:pPr>
        <w:pStyle w:val="TOC1"/>
        <w:rPr>
          <w:rFonts w:ascii="Arial Narrow" w:eastAsiaTheme="minorEastAsia" w:hAnsi="Arial Narrow" w:cstheme="minorBidi"/>
        </w:rPr>
      </w:pPr>
      <w:r w:rsidRPr="005A0F2F">
        <w:rPr>
          <w:rFonts w:ascii="Arial Narrow" w:hAnsi="Arial Narrow" w:cs="Arial"/>
        </w:rPr>
        <w:t>19.</w:t>
      </w:r>
      <w:r w:rsidRPr="005A0F2F">
        <w:rPr>
          <w:rFonts w:ascii="Arial Narrow" w:eastAsiaTheme="minorEastAsia" w:hAnsi="Arial Narrow" w:cstheme="minorBidi"/>
        </w:rPr>
        <w:tab/>
      </w:r>
      <w:r w:rsidRPr="005A0F2F">
        <w:rPr>
          <w:rFonts w:ascii="Arial Narrow" w:hAnsi="Arial Narrow" w:cs="Arial"/>
        </w:rPr>
        <w:t>Intention to be Bound</w:t>
      </w:r>
      <w:r w:rsidRPr="005A0F2F">
        <w:rPr>
          <w:rFonts w:ascii="Arial Narrow" w:hAnsi="Arial Narrow"/>
        </w:rPr>
        <w:tab/>
      </w:r>
      <w:r w:rsidR="007B253B" w:rsidRPr="005A0F2F">
        <w:rPr>
          <w:rFonts w:ascii="Arial Narrow" w:hAnsi="Arial Narrow"/>
        </w:rPr>
        <w:fldChar w:fldCharType="begin"/>
      </w:r>
      <w:r w:rsidRPr="005A0F2F">
        <w:rPr>
          <w:rFonts w:ascii="Arial Narrow" w:hAnsi="Arial Narrow"/>
        </w:rPr>
        <w:instrText xml:space="preserve"> PAGEREF _Toc473796939 \h </w:instrText>
      </w:r>
      <w:r w:rsidR="007B253B" w:rsidRPr="005A0F2F">
        <w:rPr>
          <w:rFonts w:ascii="Arial Narrow" w:hAnsi="Arial Narrow"/>
        </w:rPr>
      </w:r>
      <w:r w:rsidR="007B253B" w:rsidRPr="005A0F2F">
        <w:rPr>
          <w:rFonts w:ascii="Arial Narrow" w:hAnsi="Arial Narrow"/>
        </w:rPr>
        <w:fldChar w:fldCharType="separate"/>
      </w:r>
      <w:r w:rsidRPr="005A0F2F">
        <w:rPr>
          <w:rFonts w:ascii="Arial Narrow" w:hAnsi="Arial Narrow"/>
        </w:rPr>
        <w:t>9</w:t>
      </w:r>
      <w:r w:rsidR="007B253B" w:rsidRPr="005A0F2F">
        <w:rPr>
          <w:rFonts w:ascii="Arial Narrow" w:hAnsi="Arial Narrow"/>
        </w:rPr>
        <w:fldChar w:fldCharType="end"/>
      </w:r>
    </w:p>
    <w:p w14:paraId="12D3A292" w14:textId="77777777" w:rsidR="00054E13" w:rsidRPr="005A0F2F" w:rsidRDefault="00054E13" w:rsidP="002B0AD3">
      <w:pPr>
        <w:pStyle w:val="TOC1"/>
        <w:rPr>
          <w:rFonts w:ascii="Arial Narrow" w:eastAsiaTheme="minorEastAsia" w:hAnsi="Arial Narrow" w:cstheme="minorBidi"/>
        </w:rPr>
      </w:pPr>
      <w:r w:rsidRPr="005A0F2F">
        <w:rPr>
          <w:rFonts w:ascii="Arial Narrow" w:hAnsi="Arial Narrow"/>
        </w:rPr>
        <w:t>20.</w:t>
      </w:r>
      <w:r w:rsidRPr="005A0F2F">
        <w:rPr>
          <w:rFonts w:ascii="Arial Narrow" w:eastAsiaTheme="minorEastAsia" w:hAnsi="Arial Narrow" w:cstheme="minorBidi"/>
        </w:rPr>
        <w:tab/>
      </w:r>
      <w:r w:rsidRPr="005A0F2F">
        <w:rPr>
          <w:rFonts w:ascii="Arial Narrow" w:hAnsi="Arial Narrow"/>
        </w:rPr>
        <w:t>Governing Law and Jurisdiction</w:t>
      </w:r>
      <w:r w:rsidRPr="005A0F2F">
        <w:rPr>
          <w:rFonts w:ascii="Arial Narrow" w:hAnsi="Arial Narrow"/>
        </w:rPr>
        <w:tab/>
      </w:r>
      <w:r w:rsidR="007B253B" w:rsidRPr="005A0F2F">
        <w:rPr>
          <w:rFonts w:ascii="Arial Narrow" w:hAnsi="Arial Narrow"/>
        </w:rPr>
        <w:fldChar w:fldCharType="begin"/>
      </w:r>
      <w:r w:rsidRPr="005A0F2F">
        <w:rPr>
          <w:rFonts w:ascii="Arial Narrow" w:hAnsi="Arial Narrow"/>
        </w:rPr>
        <w:instrText xml:space="preserve"> PAGEREF _Toc473796944 \h </w:instrText>
      </w:r>
      <w:r w:rsidR="007B253B" w:rsidRPr="005A0F2F">
        <w:rPr>
          <w:rFonts w:ascii="Arial Narrow" w:hAnsi="Arial Narrow"/>
        </w:rPr>
      </w:r>
      <w:r w:rsidR="007B253B" w:rsidRPr="005A0F2F">
        <w:rPr>
          <w:rFonts w:ascii="Arial Narrow" w:hAnsi="Arial Narrow"/>
        </w:rPr>
        <w:fldChar w:fldCharType="separate"/>
      </w:r>
      <w:r w:rsidRPr="005A0F2F">
        <w:rPr>
          <w:rFonts w:ascii="Arial Narrow" w:hAnsi="Arial Narrow"/>
        </w:rPr>
        <w:t>9</w:t>
      </w:r>
      <w:r w:rsidR="007B253B" w:rsidRPr="005A0F2F">
        <w:rPr>
          <w:rFonts w:ascii="Arial Narrow" w:hAnsi="Arial Narrow"/>
        </w:rPr>
        <w:fldChar w:fldCharType="end"/>
      </w:r>
    </w:p>
    <w:p w14:paraId="5C10788E" w14:textId="77777777" w:rsidR="00054E13" w:rsidRPr="005A0F2F" w:rsidRDefault="00054E13" w:rsidP="002B0AD3">
      <w:pPr>
        <w:pStyle w:val="TOC1"/>
        <w:rPr>
          <w:rFonts w:ascii="Arial Narrow" w:eastAsiaTheme="minorEastAsia" w:hAnsi="Arial Narrow" w:cstheme="minorBidi"/>
        </w:rPr>
      </w:pPr>
      <w:r w:rsidRPr="005A0F2F">
        <w:rPr>
          <w:rFonts w:ascii="Arial Narrow" w:hAnsi="Arial Narrow" w:cs="Arial"/>
        </w:rPr>
        <w:t>22.</w:t>
      </w:r>
      <w:r w:rsidRPr="005A0F2F">
        <w:rPr>
          <w:rFonts w:ascii="Arial Narrow" w:eastAsiaTheme="minorEastAsia" w:hAnsi="Arial Narrow" w:cstheme="minorBidi"/>
        </w:rPr>
        <w:tab/>
      </w:r>
      <w:r w:rsidRPr="005A0F2F">
        <w:rPr>
          <w:rFonts w:ascii="Arial Narrow" w:hAnsi="Arial Narrow" w:cs="Arial"/>
        </w:rPr>
        <w:t>Dispute Resolution</w:t>
      </w:r>
      <w:r w:rsidRPr="005A0F2F">
        <w:rPr>
          <w:rFonts w:ascii="Arial Narrow" w:hAnsi="Arial Narrow"/>
        </w:rPr>
        <w:tab/>
      </w:r>
      <w:r w:rsidR="007B253B" w:rsidRPr="005A0F2F">
        <w:rPr>
          <w:rFonts w:ascii="Arial Narrow" w:hAnsi="Arial Narrow"/>
        </w:rPr>
        <w:fldChar w:fldCharType="begin"/>
      </w:r>
      <w:r w:rsidRPr="005A0F2F">
        <w:rPr>
          <w:rFonts w:ascii="Arial Narrow" w:hAnsi="Arial Narrow"/>
        </w:rPr>
        <w:instrText xml:space="preserve"> PAGEREF _Toc473796945 \h </w:instrText>
      </w:r>
      <w:r w:rsidR="007B253B" w:rsidRPr="005A0F2F">
        <w:rPr>
          <w:rFonts w:ascii="Arial Narrow" w:hAnsi="Arial Narrow"/>
        </w:rPr>
      </w:r>
      <w:r w:rsidR="007B253B" w:rsidRPr="005A0F2F">
        <w:rPr>
          <w:rFonts w:ascii="Arial Narrow" w:hAnsi="Arial Narrow"/>
        </w:rPr>
        <w:fldChar w:fldCharType="separate"/>
      </w:r>
      <w:r w:rsidRPr="005A0F2F">
        <w:rPr>
          <w:rFonts w:ascii="Arial Narrow" w:hAnsi="Arial Narrow"/>
        </w:rPr>
        <w:t>11</w:t>
      </w:r>
      <w:r w:rsidR="007B253B" w:rsidRPr="005A0F2F">
        <w:rPr>
          <w:rFonts w:ascii="Arial Narrow" w:hAnsi="Arial Narrow"/>
        </w:rPr>
        <w:fldChar w:fldCharType="end"/>
      </w:r>
    </w:p>
    <w:p w14:paraId="7EEDBE4B" w14:textId="77777777" w:rsidR="00054E13" w:rsidRPr="005A0F2F" w:rsidRDefault="00054E13" w:rsidP="002B0AD3">
      <w:pPr>
        <w:pStyle w:val="TOC1"/>
        <w:rPr>
          <w:rFonts w:ascii="Arial Narrow" w:eastAsiaTheme="minorEastAsia" w:hAnsi="Arial Narrow" w:cstheme="minorBidi"/>
        </w:rPr>
      </w:pPr>
      <w:r w:rsidRPr="005A0F2F">
        <w:rPr>
          <w:rFonts w:ascii="Arial Narrow" w:hAnsi="Arial Narrow" w:cs="Arial"/>
        </w:rPr>
        <w:t>23.</w:t>
      </w:r>
      <w:r w:rsidRPr="005A0F2F">
        <w:rPr>
          <w:rFonts w:ascii="Arial Narrow" w:eastAsiaTheme="minorEastAsia" w:hAnsi="Arial Narrow" w:cstheme="minorBidi"/>
        </w:rPr>
        <w:tab/>
      </w:r>
      <w:r w:rsidRPr="005A0F2F">
        <w:rPr>
          <w:rFonts w:ascii="Arial Narrow" w:hAnsi="Arial Narrow" w:cs="Arial"/>
        </w:rPr>
        <w:t>Entire Agreement</w:t>
      </w:r>
      <w:r w:rsidRPr="005A0F2F">
        <w:rPr>
          <w:rFonts w:ascii="Arial Narrow" w:hAnsi="Arial Narrow"/>
        </w:rPr>
        <w:tab/>
      </w:r>
      <w:r w:rsidR="007B253B" w:rsidRPr="005A0F2F">
        <w:rPr>
          <w:rFonts w:ascii="Arial Narrow" w:hAnsi="Arial Narrow"/>
        </w:rPr>
        <w:fldChar w:fldCharType="begin"/>
      </w:r>
      <w:r w:rsidRPr="005A0F2F">
        <w:rPr>
          <w:rFonts w:ascii="Arial Narrow" w:hAnsi="Arial Narrow"/>
        </w:rPr>
        <w:instrText xml:space="preserve"> PAGEREF _Toc473796951 \h </w:instrText>
      </w:r>
      <w:r w:rsidR="007B253B" w:rsidRPr="005A0F2F">
        <w:rPr>
          <w:rFonts w:ascii="Arial Narrow" w:hAnsi="Arial Narrow"/>
        </w:rPr>
      </w:r>
      <w:r w:rsidR="007B253B" w:rsidRPr="005A0F2F">
        <w:rPr>
          <w:rFonts w:ascii="Arial Narrow" w:hAnsi="Arial Narrow"/>
        </w:rPr>
        <w:fldChar w:fldCharType="separate"/>
      </w:r>
      <w:r w:rsidRPr="005A0F2F">
        <w:rPr>
          <w:rFonts w:ascii="Arial Narrow" w:hAnsi="Arial Narrow"/>
        </w:rPr>
        <w:t>12</w:t>
      </w:r>
      <w:r w:rsidR="007B253B" w:rsidRPr="005A0F2F">
        <w:rPr>
          <w:rFonts w:ascii="Arial Narrow" w:hAnsi="Arial Narrow"/>
        </w:rPr>
        <w:fldChar w:fldCharType="end"/>
      </w:r>
    </w:p>
    <w:p w14:paraId="01AA33DE" w14:textId="77777777" w:rsidR="00B36538" w:rsidRPr="00A50BF8" w:rsidRDefault="007B253B" w:rsidP="00B36538">
      <w:pPr>
        <w:jc w:val="center"/>
        <w:rPr>
          <w:rFonts w:ascii="Arial Narrow" w:hAnsi="Arial Narrow" w:cs="Arial"/>
          <w:b/>
          <w:sz w:val="24"/>
          <w:szCs w:val="24"/>
          <w:u w:val="single"/>
        </w:rPr>
      </w:pPr>
      <w:r w:rsidRPr="005A0F2F">
        <w:rPr>
          <w:rFonts w:ascii="Arial Narrow" w:hAnsi="Arial Narrow" w:cs="Arial"/>
          <w:sz w:val="24"/>
          <w:szCs w:val="24"/>
        </w:rPr>
        <w:fldChar w:fldCharType="end"/>
      </w:r>
      <w:r w:rsidR="00B36538" w:rsidRPr="005A0F2F">
        <w:rPr>
          <w:rFonts w:ascii="Arial Narrow" w:hAnsi="Arial Narrow" w:cs="Arial"/>
          <w:sz w:val="22"/>
          <w:szCs w:val="22"/>
        </w:rPr>
        <w:br w:type="page"/>
      </w:r>
      <w:r w:rsidR="00B36538" w:rsidRPr="00A50BF8">
        <w:rPr>
          <w:rFonts w:ascii="Arial Narrow" w:hAnsi="Arial Narrow" w:cs="Arial"/>
          <w:b/>
          <w:sz w:val="24"/>
          <w:szCs w:val="24"/>
          <w:u w:val="single"/>
        </w:rPr>
        <w:lastRenderedPageBreak/>
        <w:t>AGREEMENT FOR SALE</w:t>
      </w:r>
    </w:p>
    <w:p w14:paraId="79947F6C" w14:textId="77777777" w:rsidR="00B36538" w:rsidRPr="00A50BF8" w:rsidRDefault="00B36538" w:rsidP="00B36538">
      <w:pPr>
        <w:jc w:val="both"/>
        <w:rPr>
          <w:rFonts w:ascii="Arial Narrow" w:hAnsi="Arial Narrow" w:cs="Arial"/>
          <w:b/>
          <w:sz w:val="24"/>
          <w:szCs w:val="24"/>
        </w:rPr>
      </w:pPr>
      <w:r w:rsidRPr="00A50BF8">
        <w:rPr>
          <w:rFonts w:ascii="Arial Narrow" w:hAnsi="Arial Narrow" w:cs="Arial"/>
          <w:b/>
          <w:sz w:val="24"/>
          <w:szCs w:val="24"/>
        </w:rPr>
        <w:t xml:space="preserve"> </w:t>
      </w:r>
    </w:p>
    <w:p w14:paraId="50E93FC8" w14:textId="77777777" w:rsidR="00B36538" w:rsidRPr="00A50BF8" w:rsidRDefault="00B36538" w:rsidP="00B36538">
      <w:pPr>
        <w:jc w:val="both"/>
        <w:rPr>
          <w:rFonts w:ascii="Arial Narrow" w:hAnsi="Arial Narrow" w:cs="Arial"/>
          <w:sz w:val="24"/>
          <w:szCs w:val="24"/>
        </w:rPr>
      </w:pPr>
      <w:r w:rsidRPr="00A50BF8">
        <w:rPr>
          <w:rFonts w:ascii="Arial Narrow" w:hAnsi="Arial Narrow" w:cs="Arial"/>
          <w:b/>
          <w:sz w:val="24"/>
          <w:szCs w:val="24"/>
        </w:rPr>
        <w:t>THIS AGREEMENT IS MADE</w:t>
      </w:r>
      <w:r w:rsidRPr="00A50BF8">
        <w:rPr>
          <w:rFonts w:ascii="Arial Narrow" w:hAnsi="Arial Narrow" w:cs="Arial"/>
          <w:sz w:val="24"/>
          <w:szCs w:val="24"/>
        </w:rPr>
        <w:t xml:space="preserve"> the </w:t>
      </w:r>
      <w:r w:rsidR="00BE7269">
        <w:rPr>
          <w:rFonts w:ascii="Arial Narrow" w:hAnsi="Arial Narrow" w:cs="Arial"/>
          <w:sz w:val="24"/>
          <w:szCs w:val="24"/>
        </w:rPr>
        <w:t xml:space="preserve">………………………… </w:t>
      </w:r>
      <w:r w:rsidRPr="00A50BF8">
        <w:rPr>
          <w:rFonts w:ascii="Arial Narrow" w:hAnsi="Arial Narrow" w:cs="Arial"/>
          <w:sz w:val="24"/>
          <w:szCs w:val="24"/>
        </w:rPr>
        <w:t xml:space="preserve">day of </w:t>
      </w:r>
      <w:r w:rsidR="00BE7269">
        <w:rPr>
          <w:rFonts w:ascii="Arial Narrow" w:hAnsi="Arial Narrow" w:cs="Arial"/>
          <w:sz w:val="24"/>
          <w:szCs w:val="24"/>
        </w:rPr>
        <w:t>……………………. Two Thousand and ……………..</w:t>
      </w:r>
      <w:r w:rsidRPr="00A50BF8">
        <w:rPr>
          <w:rFonts w:ascii="Arial Narrow" w:hAnsi="Arial Narrow" w:cs="Arial"/>
          <w:sz w:val="24"/>
          <w:szCs w:val="24"/>
        </w:rPr>
        <w:t xml:space="preserve"> </w:t>
      </w:r>
    </w:p>
    <w:p w14:paraId="1F40B01A" w14:textId="77777777" w:rsidR="00B36538" w:rsidRPr="00A50BF8" w:rsidRDefault="00B36538" w:rsidP="00B36538">
      <w:pPr>
        <w:jc w:val="both"/>
        <w:rPr>
          <w:rFonts w:ascii="Arial Narrow" w:hAnsi="Arial Narrow" w:cs="Arial"/>
          <w:b/>
          <w:sz w:val="24"/>
          <w:szCs w:val="24"/>
        </w:rPr>
      </w:pPr>
    </w:p>
    <w:p w14:paraId="0FB0A420" w14:textId="77777777" w:rsidR="00B36538" w:rsidRPr="00A50BF8" w:rsidRDefault="00B36538" w:rsidP="00B36538">
      <w:pPr>
        <w:rPr>
          <w:rFonts w:ascii="Arial Narrow" w:hAnsi="Arial Narrow"/>
          <w:b/>
          <w:sz w:val="24"/>
          <w:szCs w:val="24"/>
        </w:rPr>
      </w:pPr>
      <w:r w:rsidRPr="00A50BF8">
        <w:rPr>
          <w:rFonts w:ascii="Arial Narrow" w:hAnsi="Arial Narrow"/>
          <w:b/>
          <w:sz w:val="24"/>
          <w:szCs w:val="24"/>
        </w:rPr>
        <w:t>BETWEEN</w:t>
      </w:r>
    </w:p>
    <w:p w14:paraId="06950877" w14:textId="77777777" w:rsidR="00B36538" w:rsidRPr="00A50BF8" w:rsidRDefault="00B36538" w:rsidP="00B36538">
      <w:pPr>
        <w:rPr>
          <w:rFonts w:ascii="Arial Narrow" w:hAnsi="Arial Narrow"/>
          <w:b/>
          <w:sz w:val="24"/>
          <w:szCs w:val="24"/>
        </w:rPr>
      </w:pPr>
    </w:p>
    <w:p w14:paraId="1E72707C" w14:textId="7C849582" w:rsidR="00B36538" w:rsidRPr="00A50BF8" w:rsidRDefault="00AE6102" w:rsidP="00B36538">
      <w:pPr>
        <w:numPr>
          <w:ilvl w:val="0"/>
          <w:numId w:val="5"/>
        </w:numPr>
        <w:spacing w:after="200"/>
        <w:contextualSpacing/>
        <w:jc w:val="both"/>
        <w:rPr>
          <w:rFonts w:ascii="Arial Narrow" w:hAnsi="Arial Narrow"/>
          <w:sz w:val="24"/>
          <w:szCs w:val="24"/>
        </w:rPr>
      </w:pPr>
      <w:r>
        <w:rPr>
          <w:rFonts w:ascii="Arial Narrow" w:hAnsi="Arial Narrow"/>
          <w:b/>
          <w:bCs/>
          <w:sz w:val="24"/>
          <w:szCs w:val="24"/>
        </w:rPr>
        <w:t>ERIC OPON NYAMUNGA</w:t>
      </w:r>
      <w:r w:rsidR="00B36538" w:rsidRPr="00A50BF8">
        <w:rPr>
          <w:rFonts w:ascii="Arial Narrow" w:hAnsi="Arial Narrow"/>
          <w:b/>
          <w:bCs/>
          <w:sz w:val="24"/>
          <w:szCs w:val="24"/>
        </w:rPr>
        <w:t xml:space="preserve">, </w:t>
      </w:r>
      <w:r w:rsidR="00A52661" w:rsidRPr="00A50BF8">
        <w:rPr>
          <w:rFonts w:ascii="Arial Narrow" w:hAnsi="Arial Narrow"/>
          <w:bCs/>
          <w:sz w:val="24"/>
          <w:szCs w:val="24"/>
        </w:rPr>
        <w:t xml:space="preserve">of Post Office Box Number </w:t>
      </w:r>
      <w:r>
        <w:rPr>
          <w:rFonts w:ascii="Arial Narrow" w:hAnsi="Arial Narrow"/>
          <w:bCs/>
          <w:sz w:val="24"/>
          <w:szCs w:val="24"/>
        </w:rPr>
        <w:t>52614-00200 Nairobi and of  ID Number 4868889</w:t>
      </w:r>
      <w:r w:rsidR="00A52661">
        <w:rPr>
          <w:rFonts w:ascii="Arial Narrow" w:hAnsi="Arial Narrow"/>
          <w:bCs/>
          <w:sz w:val="24"/>
          <w:szCs w:val="24"/>
        </w:rPr>
        <w:t xml:space="preserve">, </w:t>
      </w:r>
      <w:r w:rsidR="00A52661" w:rsidRPr="00AD1A5C">
        <w:rPr>
          <w:rFonts w:ascii="Arial Narrow" w:hAnsi="Arial Narrow"/>
          <w:sz w:val="24"/>
          <w:szCs w:val="24"/>
        </w:rPr>
        <w:t>Nairobi in the said Republic</w:t>
      </w:r>
      <w:r w:rsidR="00A52661">
        <w:rPr>
          <w:rFonts w:ascii="Arial Narrow" w:hAnsi="Arial Narrow"/>
          <w:bCs/>
          <w:sz w:val="24"/>
          <w:szCs w:val="24"/>
        </w:rPr>
        <w:t xml:space="preserve"> </w:t>
      </w:r>
      <w:r w:rsidR="00B36538" w:rsidRPr="00A50BF8">
        <w:rPr>
          <w:rFonts w:ascii="Arial Narrow" w:hAnsi="Arial Narrow"/>
          <w:sz w:val="24"/>
          <w:szCs w:val="24"/>
        </w:rPr>
        <w:t>(hereinafter referred to as the “</w:t>
      </w:r>
      <w:r w:rsidR="00B36538" w:rsidRPr="00A50BF8">
        <w:rPr>
          <w:rFonts w:ascii="Arial Narrow" w:hAnsi="Arial Narrow"/>
          <w:b/>
          <w:sz w:val="24"/>
          <w:szCs w:val="24"/>
        </w:rPr>
        <w:t>Vendor</w:t>
      </w:r>
      <w:r w:rsidR="00B36538" w:rsidRPr="00A50BF8">
        <w:rPr>
          <w:rFonts w:ascii="Arial Narrow" w:hAnsi="Arial Narrow"/>
          <w:sz w:val="24"/>
          <w:szCs w:val="24"/>
        </w:rPr>
        <w:t xml:space="preserve">” which expression shall where the context so admits include </w:t>
      </w:r>
      <w:r>
        <w:rPr>
          <w:rFonts w:ascii="Arial Narrow" w:hAnsi="Arial Narrow"/>
          <w:color w:val="000000"/>
          <w:sz w:val="24"/>
          <w:szCs w:val="24"/>
        </w:rPr>
        <w:t xml:space="preserve">his personal representatives </w:t>
      </w:r>
      <w:r w:rsidR="00B36538" w:rsidRPr="00A50BF8">
        <w:rPr>
          <w:rFonts w:ascii="Arial Narrow" w:hAnsi="Arial Narrow"/>
          <w:sz w:val="24"/>
          <w:szCs w:val="24"/>
        </w:rPr>
        <w:t>and permitted assigns) of the first part; and</w:t>
      </w:r>
    </w:p>
    <w:p w14:paraId="275201D1" w14:textId="77777777" w:rsidR="00B36538" w:rsidRPr="00A50BF8" w:rsidRDefault="00B36538" w:rsidP="00B36538">
      <w:pPr>
        <w:jc w:val="both"/>
        <w:rPr>
          <w:rFonts w:ascii="Arial Narrow" w:hAnsi="Arial Narrow"/>
          <w:sz w:val="24"/>
          <w:szCs w:val="24"/>
        </w:rPr>
      </w:pPr>
    </w:p>
    <w:p w14:paraId="101C6E52" w14:textId="4885B792" w:rsidR="008A1673" w:rsidRDefault="26D60402" w:rsidP="00304C3E">
      <w:pPr>
        <w:numPr>
          <w:ilvl w:val="0"/>
          <w:numId w:val="5"/>
        </w:numPr>
        <w:spacing w:after="200"/>
        <w:contextualSpacing/>
        <w:jc w:val="both"/>
        <w:rPr>
          <w:rFonts w:ascii="Arial Narrow" w:hAnsi="Arial Narrow"/>
          <w:color w:val="000000"/>
          <w:sz w:val="24"/>
          <w:szCs w:val="24"/>
        </w:rPr>
      </w:pPr>
      <w:r w:rsidRPr="26D60402">
        <w:rPr>
          <w:rFonts w:ascii="Arial Narrow" w:hAnsi="Arial Narrow"/>
          <w:b/>
          <w:bCs/>
          <w:sz w:val="24"/>
          <w:szCs w:val="24"/>
        </w:rPr>
        <w:t xml:space="preserve">BERNARD ODHIAMBO NYANDEGE  </w:t>
      </w:r>
      <w:r w:rsidRPr="26D60402">
        <w:rPr>
          <w:rFonts w:ascii="Arial Narrow" w:hAnsi="Arial Narrow"/>
          <w:sz w:val="24"/>
          <w:szCs w:val="24"/>
        </w:rPr>
        <w:t xml:space="preserve">of I.D Number 11089154 Post Office Box Number 137 </w:t>
      </w:r>
      <w:proofErr w:type="spellStart"/>
      <w:r w:rsidRPr="26D60402">
        <w:rPr>
          <w:rFonts w:ascii="Arial Narrow" w:hAnsi="Arial Narrow"/>
          <w:sz w:val="24"/>
          <w:szCs w:val="24"/>
        </w:rPr>
        <w:t>Ahero</w:t>
      </w:r>
      <w:proofErr w:type="spellEnd"/>
      <w:r w:rsidRPr="26D60402">
        <w:rPr>
          <w:rFonts w:ascii="Arial Narrow" w:hAnsi="Arial Narrow"/>
          <w:sz w:val="24"/>
          <w:szCs w:val="24"/>
        </w:rPr>
        <w:t xml:space="preserve"> Kisumu,  </w:t>
      </w:r>
      <w:r w:rsidRPr="26D60402">
        <w:rPr>
          <w:rFonts w:ascii="Arial Narrow" w:hAnsi="Arial Narrow"/>
          <w:color w:val="000000" w:themeColor="text1"/>
          <w:sz w:val="24"/>
          <w:szCs w:val="24"/>
        </w:rPr>
        <w:t>in the Republic of Kenya (hereinafter referred to as the “</w:t>
      </w:r>
      <w:r w:rsidRPr="26D60402">
        <w:rPr>
          <w:rFonts w:ascii="Arial Narrow" w:hAnsi="Arial Narrow"/>
          <w:b/>
          <w:bCs/>
          <w:color w:val="000000" w:themeColor="text1"/>
          <w:sz w:val="24"/>
          <w:szCs w:val="24"/>
        </w:rPr>
        <w:t>Purchaser</w:t>
      </w:r>
      <w:r w:rsidRPr="26D60402">
        <w:rPr>
          <w:rFonts w:ascii="Arial Narrow" w:hAnsi="Arial Narrow"/>
          <w:color w:val="000000" w:themeColor="text1"/>
          <w:sz w:val="24"/>
          <w:szCs w:val="24"/>
        </w:rPr>
        <w:t>” which expression shall where the context so admits include his personal representatives and permitted assigns) of the second part;</w:t>
      </w:r>
    </w:p>
    <w:p w14:paraId="2DC0E687" w14:textId="77777777" w:rsidR="001A5161" w:rsidRPr="001A5161" w:rsidRDefault="001A5161" w:rsidP="001A5161">
      <w:pPr>
        <w:spacing w:after="200"/>
        <w:contextualSpacing/>
        <w:jc w:val="both"/>
        <w:rPr>
          <w:rFonts w:ascii="Arial Narrow" w:hAnsi="Arial Narrow"/>
          <w:color w:val="000000"/>
          <w:sz w:val="24"/>
          <w:szCs w:val="24"/>
        </w:rPr>
      </w:pPr>
    </w:p>
    <w:p w14:paraId="5C589F5C" w14:textId="65BA8192" w:rsidR="008A1673" w:rsidRPr="00A50BF8" w:rsidRDefault="27DFEAA6" w:rsidP="00B36538">
      <w:pPr>
        <w:numPr>
          <w:ilvl w:val="0"/>
          <w:numId w:val="5"/>
        </w:numPr>
        <w:spacing w:after="200"/>
        <w:contextualSpacing/>
        <w:jc w:val="both"/>
        <w:rPr>
          <w:rFonts w:ascii="Arial Narrow" w:hAnsi="Arial Narrow"/>
          <w:color w:val="000000"/>
          <w:sz w:val="24"/>
          <w:szCs w:val="24"/>
        </w:rPr>
      </w:pPr>
      <w:r w:rsidRPr="27DFEAA6">
        <w:rPr>
          <w:rFonts w:ascii="Arial Narrow" w:hAnsi="Arial Narrow"/>
          <w:b/>
          <w:bCs/>
          <w:sz w:val="24"/>
          <w:szCs w:val="24"/>
        </w:rPr>
        <w:t>DUCHESS PARK DEVELOPMENT COMPANY LIMITED,</w:t>
      </w:r>
      <w:r w:rsidRPr="27DFEAA6">
        <w:rPr>
          <w:rFonts w:ascii="Arial Narrow" w:hAnsi="Arial Narrow"/>
          <w:sz w:val="24"/>
          <w:szCs w:val="24"/>
        </w:rPr>
        <w:t xml:space="preserve"> a limited liability company incorporated pursuant to the provisions of the Companies Act, Chapter 486 of the Laws of the Republic of Kenya (now repealed) and of Post Office Box Number 66331-00800, Nairobi in the said Republic (hereinafter referred to as the </w:t>
      </w:r>
      <w:r w:rsidRPr="27DFEAA6">
        <w:rPr>
          <w:rFonts w:ascii="Arial Narrow" w:hAnsi="Arial Narrow"/>
          <w:b/>
          <w:bCs/>
          <w:sz w:val="24"/>
          <w:szCs w:val="24"/>
        </w:rPr>
        <w:t>''Developer</w:t>
      </w:r>
      <w:r w:rsidRPr="27DFEAA6">
        <w:rPr>
          <w:rFonts w:ascii="Arial Narrow" w:hAnsi="Arial Narrow"/>
          <w:sz w:val="24"/>
          <w:szCs w:val="24"/>
        </w:rPr>
        <w:t>'' which expression shall include its successors and assigns) of the third part.</w:t>
      </w:r>
    </w:p>
    <w:p w14:paraId="4EE66FDA" w14:textId="77777777" w:rsidR="00B36538" w:rsidRPr="00A50BF8" w:rsidRDefault="00B36538" w:rsidP="00B36538">
      <w:pPr>
        <w:spacing w:after="200"/>
        <w:contextualSpacing/>
        <w:jc w:val="both"/>
        <w:rPr>
          <w:rFonts w:ascii="Arial Narrow" w:hAnsi="Arial Narrow"/>
          <w:color w:val="000000"/>
          <w:sz w:val="24"/>
          <w:szCs w:val="24"/>
        </w:rPr>
      </w:pPr>
    </w:p>
    <w:p w14:paraId="795DD974" w14:textId="77777777" w:rsidR="00B36538" w:rsidRPr="00A50BF8" w:rsidRDefault="00B36538" w:rsidP="00B36538">
      <w:pPr>
        <w:jc w:val="both"/>
        <w:rPr>
          <w:rFonts w:ascii="Arial Narrow" w:hAnsi="Arial Narrow" w:cs="Arial"/>
          <w:sz w:val="24"/>
          <w:szCs w:val="24"/>
        </w:rPr>
      </w:pPr>
      <w:r w:rsidRPr="00A50BF8">
        <w:rPr>
          <w:rFonts w:ascii="Arial Narrow" w:hAnsi="Arial Narrow" w:cs="Arial"/>
          <w:sz w:val="24"/>
          <w:szCs w:val="24"/>
        </w:rPr>
        <w:t xml:space="preserve">In this Agreement, the Vendor and Purchaser are also referred to as </w:t>
      </w:r>
      <w:r w:rsidRPr="00A50BF8">
        <w:rPr>
          <w:rFonts w:ascii="Arial Narrow" w:hAnsi="Arial Narrow" w:cs="Arial"/>
          <w:b/>
          <w:sz w:val="24"/>
          <w:szCs w:val="24"/>
        </w:rPr>
        <w:t>“Party”</w:t>
      </w:r>
      <w:r w:rsidRPr="00A50BF8">
        <w:rPr>
          <w:rFonts w:ascii="Arial Narrow" w:hAnsi="Arial Narrow" w:cs="Arial"/>
          <w:sz w:val="24"/>
          <w:szCs w:val="24"/>
        </w:rPr>
        <w:t xml:space="preserve"> and</w:t>
      </w:r>
      <w:r w:rsidRPr="00A50BF8">
        <w:rPr>
          <w:rFonts w:ascii="Arial Narrow" w:hAnsi="Arial Narrow" w:cs="Arial"/>
          <w:b/>
          <w:sz w:val="24"/>
          <w:szCs w:val="24"/>
        </w:rPr>
        <w:t xml:space="preserve"> “Parties”</w:t>
      </w:r>
      <w:r w:rsidRPr="00A50BF8">
        <w:rPr>
          <w:rFonts w:ascii="Arial Narrow" w:hAnsi="Arial Narrow" w:cs="Arial"/>
          <w:sz w:val="24"/>
          <w:szCs w:val="24"/>
        </w:rPr>
        <w:t xml:space="preserve"> refers to either of them.</w:t>
      </w:r>
    </w:p>
    <w:p w14:paraId="206C407D" w14:textId="77777777" w:rsidR="00B36538" w:rsidRPr="00A50BF8" w:rsidRDefault="00B36538" w:rsidP="00B36538">
      <w:pPr>
        <w:jc w:val="both"/>
        <w:rPr>
          <w:rFonts w:ascii="Arial Narrow" w:hAnsi="Arial Narrow" w:cs="Arial"/>
          <w:sz w:val="24"/>
          <w:szCs w:val="24"/>
        </w:rPr>
      </w:pPr>
    </w:p>
    <w:p w14:paraId="73F2ACEF" w14:textId="77777777" w:rsidR="006C4123" w:rsidRDefault="00B36538" w:rsidP="00B36538">
      <w:pPr>
        <w:spacing w:after="120"/>
        <w:jc w:val="both"/>
        <w:rPr>
          <w:rFonts w:ascii="Arial Narrow" w:hAnsi="Arial Narrow" w:cs="Arial"/>
          <w:sz w:val="24"/>
          <w:szCs w:val="24"/>
        </w:rPr>
      </w:pPr>
      <w:r w:rsidRPr="00A50BF8">
        <w:rPr>
          <w:rFonts w:ascii="Arial Narrow" w:hAnsi="Arial Narrow" w:cs="Arial"/>
          <w:b/>
          <w:sz w:val="24"/>
          <w:szCs w:val="24"/>
        </w:rPr>
        <w:t>WHEREAS</w:t>
      </w:r>
      <w:r w:rsidRPr="00A50BF8">
        <w:rPr>
          <w:rFonts w:ascii="Arial Narrow" w:hAnsi="Arial Narrow" w:cs="Arial"/>
          <w:sz w:val="24"/>
          <w:szCs w:val="24"/>
        </w:rPr>
        <w:t>:-</w:t>
      </w:r>
    </w:p>
    <w:p w14:paraId="3FE14F80" w14:textId="77777777" w:rsidR="00D20DAC" w:rsidRPr="00A50BF8" w:rsidRDefault="00D20DAC" w:rsidP="00B36538">
      <w:pPr>
        <w:spacing w:after="120"/>
        <w:jc w:val="both"/>
        <w:rPr>
          <w:rFonts w:ascii="Arial Narrow" w:hAnsi="Arial Narrow" w:cs="Arial"/>
          <w:sz w:val="24"/>
          <w:szCs w:val="24"/>
        </w:rPr>
      </w:pPr>
    </w:p>
    <w:p w14:paraId="41B3B2F3" w14:textId="469F34D7" w:rsidR="00554655" w:rsidRDefault="26D60402" w:rsidP="00554655">
      <w:pPr>
        <w:numPr>
          <w:ilvl w:val="0"/>
          <w:numId w:val="1"/>
        </w:numPr>
        <w:jc w:val="both"/>
        <w:rPr>
          <w:rFonts w:ascii="Arial Narrow" w:hAnsi="Arial Narrow"/>
          <w:sz w:val="24"/>
          <w:szCs w:val="24"/>
        </w:rPr>
      </w:pPr>
      <w:r w:rsidRPr="26D60402">
        <w:rPr>
          <w:rFonts w:ascii="Arial Narrow" w:hAnsi="Arial Narrow"/>
          <w:sz w:val="24"/>
          <w:szCs w:val="24"/>
        </w:rPr>
        <w:t xml:space="preserve">The Developer is </w:t>
      </w:r>
      <w:r w:rsidRPr="26D60402">
        <w:rPr>
          <w:rFonts w:ascii="Arial Narrow" w:hAnsi="Arial Narrow" w:cs="Arial Narrow"/>
          <w:sz w:val="24"/>
          <w:szCs w:val="24"/>
        </w:rPr>
        <w:t>registered as the proprietor of the leasehold interest in the Land (hereinafter described) together with the buildings and improvements erected and being erected thereon.</w:t>
      </w:r>
    </w:p>
    <w:p w14:paraId="25E4D8C4" w14:textId="77777777" w:rsidR="00554655" w:rsidRDefault="00554655" w:rsidP="00554655">
      <w:pPr>
        <w:ind w:left="720"/>
        <w:jc w:val="both"/>
        <w:rPr>
          <w:rFonts w:ascii="Arial Narrow" w:hAnsi="Arial Narrow"/>
          <w:sz w:val="24"/>
          <w:szCs w:val="24"/>
        </w:rPr>
      </w:pPr>
    </w:p>
    <w:p w14:paraId="575C8B6D" w14:textId="229C2CEF" w:rsidR="006C4123" w:rsidRPr="006C4123" w:rsidRDefault="27DFEAA6" w:rsidP="006C4123">
      <w:pPr>
        <w:numPr>
          <w:ilvl w:val="0"/>
          <w:numId w:val="1"/>
        </w:numPr>
        <w:jc w:val="both"/>
        <w:rPr>
          <w:rFonts w:ascii="Arial Narrow" w:hAnsi="Arial Narrow"/>
          <w:sz w:val="24"/>
          <w:szCs w:val="24"/>
        </w:rPr>
      </w:pPr>
      <w:r w:rsidRPr="27DFEAA6">
        <w:rPr>
          <w:rFonts w:ascii="Arial Narrow" w:hAnsi="Arial Narrow" w:cs="Arial Narrow"/>
          <w:sz w:val="24"/>
          <w:szCs w:val="24"/>
        </w:rPr>
        <w:t xml:space="preserve">The Developer has caused to be constructed thereon 70 Apartments together with gardens, parking areas, path ways and other conveniences (all of which are hereinafter referred to as Duchess Park (the “Estate”). </w:t>
      </w:r>
    </w:p>
    <w:p w14:paraId="145DC598" w14:textId="77777777" w:rsidR="006C4123" w:rsidRDefault="006C4123" w:rsidP="006C4123">
      <w:pPr>
        <w:pStyle w:val="ListParagraph"/>
        <w:rPr>
          <w:rFonts w:ascii="Arial Narrow" w:hAnsi="Arial Narrow" w:cs="Arial Narrow"/>
        </w:rPr>
      </w:pPr>
    </w:p>
    <w:p w14:paraId="6C720865" w14:textId="501B5E42" w:rsidR="006C4123" w:rsidRDefault="27DFEAA6" w:rsidP="00C47613">
      <w:pPr>
        <w:numPr>
          <w:ilvl w:val="0"/>
          <w:numId w:val="1"/>
        </w:numPr>
        <w:jc w:val="both"/>
        <w:rPr>
          <w:rFonts w:ascii="Arial Narrow" w:hAnsi="Arial Narrow"/>
          <w:sz w:val="24"/>
          <w:szCs w:val="24"/>
        </w:rPr>
      </w:pPr>
      <w:r w:rsidRPr="27DFEAA6">
        <w:rPr>
          <w:rFonts w:ascii="Arial Narrow" w:hAnsi="Arial Narrow" w:cs="Arial Narrow"/>
          <w:sz w:val="24"/>
          <w:szCs w:val="24"/>
        </w:rPr>
        <w:t xml:space="preserve">The </w:t>
      </w:r>
      <w:r w:rsidRPr="27DFEAA6">
        <w:rPr>
          <w:rFonts w:ascii="Arial Narrow" w:hAnsi="Arial Narrow"/>
          <w:sz w:val="24"/>
          <w:szCs w:val="24"/>
        </w:rPr>
        <w:t>Developer</w:t>
      </w:r>
      <w:r w:rsidRPr="27DFEAA6">
        <w:rPr>
          <w:rFonts w:ascii="Arial Narrow" w:hAnsi="Arial Narrow" w:cs="Arial Narrow"/>
          <w:sz w:val="24"/>
          <w:szCs w:val="24"/>
        </w:rPr>
        <w:t xml:space="preserve"> has incorporated a management company called </w:t>
      </w:r>
      <w:r w:rsidRPr="27DFEAA6">
        <w:rPr>
          <w:rFonts w:ascii="Arial Narrow" w:hAnsi="Arial Narrow" w:cs="Arial Narrow"/>
          <w:b/>
          <w:bCs/>
          <w:sz w:val="24"/>
          <w:szCs w:val="24"/>
        </w:rPr>
        <w:t>DUCHESS PARK APARTMENTS MANAGEMENT LIMITED</w:t>
      </w:r>
      <w:r w:rsidRPr="27DFEAA6">
        <w:rPr>
          <w:rFonts w:ascii="Arial Narrow" w:hAnsi="Arial Narrow" w:cs="Arial Narrow"/>
          <w:sz w:val="24"/>
          <w:szCs w:val="24"/>
        </w:rPr>
        <w:t xml:space="preserve"> (hereinafter called the “</w:t>
      </w:r>
      <w:r w:rsidRPr="27DFEAA6">
        <w:rPr>
          <w:rFonts w:ascii="Arial Narrow" w:hAnsi="Arial Narrow" w:cs="Arial Narrow"/>
          <w:b/>
          <w:bCs/>
          <w:sz w:val="24"/>
          <w:szCs w:val="24"/>
        </w:rPr>
        <w:t>Manager</w:t>
      </w:r>
      <w:r w:rsidRPr="27DFEAA6">
        <w:rPr>
          <w:rFonts w:ascii="Arial Narrow" w:hAnsi="Arial Narrow" w:cs="Arial Narrow"/>
          <w:sz w:val="24"/>
          <w:szCs w:val="24"/>
        </w:rPr>
        <w:t xml:space="preserve">") to manage the Estate and each purchaser of the Apartments in the Estate shall simultaneously with his/her/its purchase of the Apartments be allotted shares pro rata to the number of Apartments purchased. </w:t>
      </w:r>
    </w:p>
    <w:p w14:paraId="6DB90306" w14:textId="77777777" w:rsidR="006C4123" w:rsidRDefault="006C4123" w:rsidP="006C4123">
      <w:pPr>
        <w:pStyle w:val="ListParagraph"/>
        <w:rPr>
          <w:rFonts w:ascii="Arial Narrow" w:hAnsi="Arial Narrow"/>
          <w:sz w:val="24"/>
          <w:szCs w:val="24"/>
        </w:rPr>
      </w:pPr>
    </w:p>
    <w:p w14:paraId="6DB5F297" w14:textId="73991632" w:rsidR="000E0F55" w:rsidRDefault="27DFEAA6" w:rsidP="000E0F55">
      <w:pPr>
        <w:numPr>
          <w:ilvl w:val="0"/>
          <w:numId w:val="1"/>
        </w:numPr>
        <w:jc w:val="both"/>
        <w:rPr>
          <w:rFonts w:ascii="Arial Narrow" w:hAnsi="Arial Narrow"/>
          <w:sz w:val="24"/>
          <w:szCs w:val="24"/>
        </w:rPr>
      </w:pPr>
      <w:r w:rsidRPr="27DFEAA6">
        <w:rPr>
          <w:rFonts w:ascii="Arial Narrow" w:hAnsi="Arial Narrow"/>
          <w:sz w:val="24"/>
          <w:szCs w:val="24"/>
        </w:rPr>
        <w:t xml:space="preserve">The </w:t>
      </w:r>
      <w:r w:rsidRPr="27DFEAA6">
        <w:rPr>
          <w:rFonts w:ascii="Arial Narrow" w:hAnsi="Arial Narrow" w:cs="Arial Narrow"/>
          <w:sz w:val="24"/>
          <w:szCs w:val="24"/>
        </w:rPr>
        <w:t xml:space="preserve">Vendor is a Director and Shareholder in the Developer, and by Virtue of a Joint Venture is the beneficial Owner in respect to </w:t>
      </w:r>
      <w:r w:rsidRPr="27DFEAA6">
        <w:rPr>
          <w:rFonts w:ascii="Arial Narrow" w:hAnsi="Arial Narrow" w:cs="Arial"/>
          <w:color w:val="000000" w:themeColor="text1"/>
          <w:sz w:val="24"/>
          <w:szCs w:val="24"/>
        </w:rPr>
        <w:t>ALL THAT Apartment Number D8, Duchess Park Limited erected on the Land</w:t>
      </w:r>
      <w:r w:rsidRPr="27DFEAA6">
        <w:rPr>
          <w:rFonts w:ascii="Arial Narrow" w:hAnsi="Arial Narrow" w:cs="Arial Narrow"/>
          <w:sz w:val="24"/>
          <w:szCs w:val="24"/>
        </w:rPr>
        <w:t xml:space="preserve"> (hereinafter the “</w:t>
      </w:r>
      <w:r w:rsidRPr="27DFEAA6">
        <w:rPr>
          <w:rFonts w:ascii="Arial Narrow" w:hAnsi="Arial Narrow" w:cs="Arial Narrow"/>
          <w:b/>
          <w:bCs/>
          <w:sz w:val="24"/>
          <w:szCs w:val="24"/>
        </w:rPr>
        <w:t>Property</w:t>
      </w:r>
      <w:r w:rsidRPr="27DFEAA6">
        <w:rPr>
          <w:rFonts w:ascii="Arial Narrow" w:hAnsi="Arial Narrow" w:cs="Arial Narrow"/>
          <w:sz w:val="24"/>
          <w:szCs w:val="24"/>
        </w:rPr>
        <w:t xml:space="preserve">” ) but the Vendor is yet to register a Lease with respect to the Property in his </w:t>
      </w:r>
      <w:proofErr w:type="spellStart"/>
      <w:r w:rsidRPr="27DFEAA6">
        <w:rPr>
          <w:rFonts w:ascii="Arial Narrow" w:hAnsi="Arial Narrow" w:cs="Arial Narrow"/>
          <w:sz w:val="24"/>
          <w:szCs w:val="24"/>
        </w:rPr>
        <w:t>favour</w:t>
      </w:r>
      <w:proofErr w:type="spellEnd"/>
      <w:r w:rsidRPr="27DFEAA6">
        <w:rPr>
          <w:rFonts w:ascii="Arial Narrow" w:hAnsi="Arial Narrow" w:cs="Arial Narrow"/>
          <w:sz w:val="24"/>
          <w:szCs w:val="24"/>
        </w:rPr>
        <w:t xml:space="preserve">.  </w:t>
      </w:r>
    </w:p>
    <w:p w14:paraId="78287CF8" w14:textId="77777777" w:rsidR="000E0F55" w:rsidRDefault="000E0F55" w:rsidP="000E0F55">
      <w:pPr>
        <w:pStyle w:val="ListParagraph"/>
        <w:rPr>
          <w:rFonts w:ascii="Arial Narrow" w:hAnsi="Arial Narrow" w:cs="Arial Narrow"/>
          <w:sz w:val="24"/>
          <w:szCs w:val="24"/>
        </w:rPr>
      </w:pPr>
    </w:p>
    <w:p w14:paraId="444F2882" w14:textId="0A1B270A" w:rsidR="000E0F55" w:rsidRDefault="27DFEAA6" w:rsidP="000E0F55">
      <w:pPr>
        <w:numPr>
          <w:ilvl w:val="0"/>
          <w:numId w:val="1"/>
        </w:numPr>
        <w:jc w:val="both"/>
        <w:rPr>
          <w:rFonts w:ascii="Arial Narrow" w:hAnsi="Arial Narrow"/>
          <w:sz w:val="24"/>
          <w:szCs w:val="24"/>
        </w:rPr>
      </w:pPr>
      <w:r w:rsidRPr="27DFEAA6">
        <w:rPr>
          <w:rFonts w:ascii="Arial Narrow" w:hAnsi="Arial Narrow" w:cs="Arial Narrow"/>
          <w:sz w:val="24"/>
          <w:szCs w:val="24"/>
        </w:rPr>
        <w:t xml:space="preserve">The Vendor has now agreed to sell and the Purchaser has agreed to purchase the Property for the sum of </w:t>
      </w:r>
      <w:r w:rsidRPr="27DFEAA6">
        <w:rPr>
          <w:rFonts w:ascii="Arial Narrow" w:hAnsi="Arial Narrow" w:cs="Arial"/>
          <w:b/>
          <w:bCs/>
          <w:sz w:val="24"/>
          <w:szCs w:val="24"/>
        </w:rPr>
        <w:t>Kenya Shilling Eighteen Million Only</w:t>
      </w:r>
      <w:r w:rsidRPr="27DFEAA6">
        <w:rPr>
          <w:rFonts w:ascii="Arial Narrow" w:hAnsi="Arial Narrow"/>
          <w:b/>
          <w:bCs/>
          <w:sz w:val="24"/>
          <w:szCs w:val="24"/>
        </w:rPr>
        <w:t xml:space="preserve"> (</w:t>
      </w:r>
      <w:proofErr w:type="spellStart"/>
      <w:r w:rsidRPr="27DFEAA6">
        <w:rPr>
          <w:rFonts w:ascii="Arial Narrow" w:hAnsi="Arial Narrow"/>
          <w:b/>
          <w:bCs/>
          <w:sz w:val="24"/>
          <w:szCs w:val="24"/>
        </w:rPr>
        <w:t>Kshs</w:t>
      </w:r>
      <w:proofErr w:type="spellEnd"/>
      <w:r w:rsidRPr="27DFEAA6">
        <w:rPr>
          <w:rFonts w:ascii="Arial Narrow" w:hAnsi="Arial Narrow"/>
          <w:b/>
          <w:bCs/>
          <w:sz w:val="24"/>
          <w:szCs w:val="24"/>
        </w:rPr>
        <w:t>. 18,000,000/=)</w:t>
      </w:r>
      <w:r w:rsidRPr="27DFEAA6">
        <w:rPr>
          <w:rFonts w:ascii="Arial Narrow" w:hAnsi="Arial Narrow"/>
          <w:sz w:val="24"/>
          <w:szCs w:val="24"/>
        </w:rPr>
        <w:t xml:space="preserve"> </w:t>
      </w:r>
      <w:r w:rsidRPr="27DFEAA6">
        <w:rPr>
          <w:rFonts w:ascii="Arial Narrow" w:hAnsi="Arial Narrow" w:cs="Arial Narrow"/>
          <w:sz w:val="24"/>
          <w:szCs w:val="24"/>
        </w:rPr>
        <w:t>upon the terms and conditions hereinafter appearing.</w:t>
      </w:r>
    </w:p>
    <w:p w14:paraId="2BD1EB27" w14:textId="77777777" w:rsidR="000E0F55" w:rsidRDefault="000E0F55" w:rsidP="000E0F55">
      <w:pPr>
        <w:pStyle w:val="ListParagraph"/>
        <w:rPr>
          <w:rFonts w:ascii="Arial Narrow" w:hAnsi="Arial Narrow" w:cs="Arial Narrow"/>
          <w:sz w:val="24"/>
          <w:szCs w:val="24"/>
        </w:rPr>
      </w:pPr>
    </w:p>
    <w:p w14:paraId="2F370E89" w14:textId="6DC5742D" w:rsidR="006C4123" w:rsidRPr="002034F2" w:rsidRDefault="27DFEAA6" w:rsidP="000E0F55">
      <w:pPr>
        <w:numPr>
          <w:ilvl w:val="0"/>
          <w:numId w:val="1"/>
        </w:numPr>
        <w:jc w:val="both"/>
        <w:rPr>
          <w:rFonts w:ascii="Arial Narrow" w:hAnsi="Arial Narrow"/>
          <w:sz w:val="24"/>
          <w:szCs w:val="24"/>
        </w:rPr>
      </w:pPr>
      <w:r w:rsidRPr="27DFEAA6">
        <w:rPr>
          <w:rFonts w:ascii="Arial Narrow" w:hAnsi="Arial Narrow" w:cs="Arial Narrow"/>
          <w:sz w:val="24"/>
          <w:szCs w:val="24"/>
        </w:rPr>
        <w:lastRenderedPageBreak/>
        <w:t xml:space="preserve">The Parties have agreed that the </w:t>
      </w:r>
      <w:r w:rsidRPr="27DFEAA6">
        <w:rPr>
          <w:rFonts w:ascii="Arial Narrow" w:hAnsi="Arial Narrow"/>
          <w:sz w:val="24"/>
          <w:szCs w:val="24"/>
        </w:rPr>
        <w:t>Developer</w:t>
      </w:r>
      <w:r w:rsidRPr="27DFEAA6">
        <w:rPr>
          <w:rFonts w:ascii="Arial Narrow" w:hAnsi="Arial Narrow" w:cs="Arial Narrow"/>
          <w:sz w:val="24"/>
          <w:szCs w:val="24"/>
        </w:rPr>
        <w:t xml:space="preserve"> will issue a Lease with respect to the Property to the Purchaser instead of the Vendor.</w:t>
      </w:r>
    </w:p>
    <w:p w14:paraId="6E356FAA" w14:textId="77777777" w:rsidR="002034F2" w:rsidRDefault="002034F2" w:rsidP="002034F2">
      <w:pPr>
        <w:pStyle w:val="ListParagraph"/>
        <w:rPr>
          <w:rFonts w:ascii="Arial Narrow" w:hAnsi="Arial Narrow"/>
          <w:sz w:val="24"/>
          <w:szCs w:val="24"/>
        </w:rPr>
      </w:pPr>
    </w:p>
    <w:p w14:paraId="1309BB0E" w14:textId="6DA9851E" w:rsidR="002034F2" w:rsidRPr="00630C0A" w:rsidRDefault="26D60402" w:rsidP="002034F2">
      <w:pPr>
        <w:pStyle w:val="ListParagraph"/>
        <w:numPr>
          <w:ilvl w:val="0"/>
          <w:numId w:val="1"/>
        </w:numPr>
        <w:jc w:val="both"/>
        <w:rPr>
          <w:rFonts w:ascii="Arial Narrow" w:hAnsi="Arial Narrow"/>
          <w:sz w:val="24"/>
          <w:szCs w:val="24"/>
          <w:lang w:bidi="he-IL"/>
        </w:rPr>
      </w:pPr>
      <w:r w:rsidRPr="26D60402">
        <w:rPr>
          <w:rFonts w:ascii="Arial Narrow" w:hAnsi="Arial Narrow"/>
          <w:sz w:val="24"/>
          <w:szCs w:val="24"/>
          <w:lang w:bidi="he-IL"/>
        </w:rPr>
        <w:t>The Land is currently charged to I&amp;M Bank.</w:t>
      </w:r>
      <w:ins w:id="1" w:author="Dr. Maxwel Miyawa" w:date="2022-04-04T08:59:00Z">
        <w:r w:rsidRPr="26D60402">
          <w:rPr>
            <w:rFonts w:ascii="Arial Narrow" w:hAnsi="Arial Narrow"/>
            <w:sz w:val="24"/>
            <w:szCs w:val="24"/>
            <w:lang w:bidi="he-IL"/>
          </w:rPr>
          <w:t xml:space="preserve"> </w:t>
        </w:r>
      </w:ins>
    </w:p>
    <w:p w14:paraId="7759C9F2" w14:textId="77777777" w:rsidR="008F250D" w:rsidRPr="00A8723D" w:rsidRDefault="008F250D" w:rsidP="00A8723D">
      <w:pPr>
        <w:rPr>
          <w:rFonts w:ascii="Arial Narrow" w:hAnsi="Arial Narrow"/>
          <w:sz w:val="24"/>
          <w:szCs w:val="24"/>
          <w:lang w:bidi="he-IL"/>
        </w:rPr>
      </w:pPr>
    </w:p>
    <w:p w14:paraId="4AA53C27" w14:textId="77777777" w:rsidR="00B36538" w:rsidRPr="00A50BF8" w:rsidRDefault="008F250D" w:rsidP="008F250D">
      <w:pPr>
        <w:pStyle w:val="Style"/>
        <w:tabs>
          <w:tab w:val="left" w:pos="0"/>
        </w:tabs>
        <w:jc w:val="both"/>
        <w:rPr>
          <w:rFonts w:ascii="Arial Narrow" w:hAnsi="Arial Narrow" w:cs="Arial"/>
        </w:rPr>
      </w:pPr>
      <w:r w:rsidRPr="00A50BF8">
        <w:rPr>
          <w:rFonts w:ascii="Arial Narrow" w:hAnsi="Arial Narrow"/>
          <w:b/>
          <w:u w:val="single"/>
          <w:lang w:bidi="he-IL"/>
        </w:rPr>
        <w:t>N</w:t>
      </w:r>
      <w:r w:rsidR="00B36538" w:rsidRPr="00A50BF8">
        <w:rPr>
          <w:rFonts w:ascii="Arial Narrow" w:hAnsi="Arial Narrow" w:cs="Arial"/>
          <w:b/>
          <w:u w:val="single"/>
        </w:rPr>
        <w:t>OW THIS AGREEMENT WITNESSETH</w:t>
      </w:r>
      <w:r w:rsidR="00B36538" w:rsidRPr="00A50BF8">
        <w:rPr>
          <w:rFonts w:ascii="Arial Narrow" w:hAnsi="Arial Narrow" w:cs="Arial"/>
        </w:rPr>
        <w:t xml:space="preserve"> as </w:t>
      </w:r>
      <w:proofErr w:type="gramStart"/>
      <w:r w:rsidR="00B36538" w:rsidRPr="00A50BF8">
        <w:rPr>
          <w:rFonts w:ascii="Arial Narrow" w:hAnsi="Arial Narrow" w:cs="Arial"/>
        </w:rPr>
        <w:t>follows:-</w:t>
      </w:r>
      <w:proofErr w:type="gramEnd"/>
    </w:p>
    <w:p w14:paraId="40018C18" w14:textId="77777777" w:rsidR="00B36538" w:rsidRPr="00A50BF8" w:rsidRDefault="00B36538" w:rsidP="00B36538">
      <w:pPr>
        <w:jc w:val="both"/>
        <w:rPr>
          <w:rFonts w:ascii="Arial Narrow" w:hAnsi="Arial Narrow" w:cs="Arial"/>
          <w:sz w:val="24"/>
          <w:szCs w:val="24"/>
        </w:rPr>
      </w:pPr>
    </w:p>
    <w:p w14:paraId="16684C17" w14:textId="77777777" w:rsidR="00B36538" w:rsidRPr="00A50BF8" w:rsidRDefault="00B36538" w:rsidP="00B36538">
      <w:pPr>
        <w:pStyle w:val="head2"/>
        <w:numPr>
          <w:ilvl w:val="0"/>
          <w:numId w:val="4"/>
        </w:numPr>
        <w:spacing w:after="0" w:line="240" w:lineRule="auto"/>
        <w:rPr>
          <w:rFonts w:ascii="Arial Narrow" w:hAnsi="Arial Narrow" w:cs="Arial"/>
          <w:szCs w:val="24"/>
          <w:u w:val="none"/>
        </w:rPr>
      </w:pPr>
      <w:bookmarkStart w:id="2" w:name="_Toc5702671"/>
      <w:bookmarkStart w:id="3" w:name="_Toc473796919"/>
      <w:bookmarkStart w:id="4" w:name="_Toc170644183"/>
      <w:bookmarkStart w:id="5" w:name="_Toc27997809"/>
      <w:bookmarkStart w:id="6" w:name="_Toc27999699"/>
      <w:r w:rsidRPr="00A50BF8">
        <w:rPr>
          <w:rFonts w:ascii="Arial Narrow" w:hAnsi="Arial Narrow" w:cs="Arial"/>
          <w:szCs w:val="24"/>
        </w:rPr>
        <w:t xml:space="preserve">Definitions and </w:t>
      </w:r>
      <w:bookmarkEnd w:id="2"/>
      <w:r w:rsidRPr="00A50BF8">
        <w:rPr>
          <w:rFonts w:ascii="Arial Narrow" w:hAnsi="Arial Narrow" w:cs="Arial"/>
          <w:szCs w:val="24"/>
        </w:rPr>
        <w:t>Interpretation</w:t>
      </w:r>
      <w:bookmarkEnd w:id="3"/>
      <w:r w:rsidRPr="00A50BF8">
        <w:rPr>
          <w:rFonts w:ascii="Arial Narrow" w:hAnsi="Arial Narrow" w:cs="Arial"/>
          <w:szCs w:val="24"/>
        </w:rPr>
        <w:t xml:space="preserve">  </w:t>
      </w:r>
    </w:p>
    <w:p w14:paraId="3A3BB9E4" w14:textId="77777777" w:rsidR="00B36538" w:rsidRPr="00A50BF8" w:rsidRDefault="00B36538" w:rsidP="00B36538">
      <w:pPr>
        <w:pStyle w:val="head2"/>
        <w:spacing w:after="0" w:line="240" w:lineRule="auto"/>
        <w:ind w:left="360"/>
        <w:rPr>
          <w:rFonts w:ascii="Arial Narrow" w:hAnsi="Arial Narrow" w:cs="Arial"/>
          <w:szCs w:val="24"/>
          <w:u w:val="none"/>
        </w:rPr>
      </w:pPr>
    </w:p>
    <w:p w14:paraId="205727C3" w14:textId="77777777" w:rsidR="00B36538" w:rsidRPr="00A50BF8" w:rsidRDefault="00B36538" w:rsidP="00B36538">
      <w:pPr>
        <w:pStyle w:val="BodyTextIndent"/>
        <w:numPr>
          <w:ilvl w:val="1"/>
          <w:numId w:val="3"/>
        </w:numPr>
        <w:spacing w:after="0" w:line="240" w:lineRule="auto"/>
        <w:ind w:firstLine="0"/>
        <w:rPr>
          <w:rFonts w:ascii="Arial Narrow" w:hAnsi="Arial Narrow" w:cs="Arial"/>
          <w:szCs w:val="24"/>
        </w:rPr>
      </w:pPr>
      <w:r w:rsidRPr="00A50BF8">
        <w:rPr>
          <w:rFonts w:ascii="Arial Narrow" w:hAnsi="Arial Narrow" w:cs="Arial"/>
          <w:b/>
          <w:szCs w:val="24"/>
          <w:u w:val="single"/>
        </w:rPr>
        <w:t>Definitions</w:t>
      </w:r>
    </w:p>
    <w:p w14:paraId="4A9D25B4" w14:textId="77777777" w:rsidR="00B36538" w:rsidRPr="00A50BF8" w:rsidRDefault="00B36538" w:rsidP="00B36538">
      <w:pPr>
        <w:pStyle w:val="BodyTextIndent"/>
        <w:spacing w:after="0" w:line="240" w:lineRule="auto"/>
        <w:rPr>
          <w:rFonts w:ascii="Arial Narrow" w:hAnsi="Arial Narrow" w:cs="Arial"/>
          <w:szCs w:val="24"/>
        </w:rPr>
      </w:pPr>
    </w:p>
    <w:p w14:paraId="09BC3745" w14:textId="77777777" w:rsidR="00B36538" w:rsidRPr="00A50BF8" w:rsidRDefault="00B36538" w:rsidP="00B36538">
      <w:pPr>
        <w:pStyle w:val="BodyTextIndent"/>
        <w:spacing w:after="0" w:line="240" w:lineRule="auto"/>
        <w:ind w:left="1440"/>
        <w:rPr>
          <w:rFonts w:ascii="Arial Narrow" w:hAnsi="Arial Narrow" w:cs="Arial"/>
          <w:szCs w:val="24"/>
        </w:rPr>
      </w:pPr>
      <w:r w:rsidRPr="00A50BF8">
        <w:rPr>
          <w:rFonts w:ascii="Arial Narrow" w:hAnsi="Arial Narrow" w:cs="Arial"/>
          <w:szCs w:val="24"/>
        </w:rPr>
        <w:t>In this Agreement, unless the context otherwise requires, the following expressions shall have the following meanings:</w:t>
      </w:r>
    </w:p>
    <w:p w14:paraId="14A1137B" w14:textId="77777777" w:rsidR="00B36538" w:rsidRPr="00A50BF8" w:rsidRDefault="00B36538" w:rsidP="00B36538">
      <w:pPr>
        <w:pStyle w:val="BodyTextIndent"/>
        <w:spacing w:after="0" w:line="240" w:lineRule="auto"/>
        <w:ind w:left="1440"/>
        <w:rPr>
          <w:rFonts w:ascii="Arial Narrow" w:hAnsi="Arial Narrow" w:cs="Arial"/>
          <w:szCs w:val="24"/>
        </w:rPr>
      </w:pPr>
    </w:p>
    <w:p w14:paraId="02751F1E" w14:textId="70B3E1E3" w:rsidR="00B36538" w:rsidRDefault="27DFEAA6" w:rsidP="00B36538">
      <w:pPr>
        <w:numPr>
          <w:ilvl w:val="2"/>
          <w:numId w:val="2"/>
        </w:numPr>
        <w:jc w:val="both"/>
        <w:rPr>
          <w:rFonts w:ascii="Arial Narrow" w:hAnsi="Arial Narrow"/>
          <w:sz w:val="24"/>
          <w:szCs w:val="24"/>
        </w:rPr>
      </w:pPr>
      <w:r w:rsidRPr="27DFEAA6">
        <w:rPr>
          <w:rFonts w:ascii="Arial Narrow" w:hAnsi="Arial Narrow"/>
          <w:sz w:val="24"/>
          <w:szCs w:val="24"/>
        </w:rPr>
        <w:t>"</w:t>
      </w:r>
      <w:r w:rsidRPr="27DFEAA6">
        <w:rPr>
          <w:rFonts w:ascii="Arial Narrow" w:hAnsi="Arial Narrow"/>
          <w:b/>
          <w:bCs/>
          <w:sz w:val="24"/>
          <w:szCs w:val="24"/>
        </w:rPr>
        <w:t>Balance</w:t>
      </w:r>
      <w:r w:rsidRPr="27DFEAA6">
        <w:rPr>
          <w:rFonts w:ascii="Arial Narrow" w:hAnsi="Arial Narrow"/>
          <w:sz w:val="24"/>
          <w:szCs w:val="24"/>
        </w:rPr>
        <w:t xml:space="preserve">" means the sum of </w:t>
      </w:r>
      <w:r w:rsidRPr="27DFEAA6">
        <w:rPr>
          <w:rFonts w:ascii="Arial Narrow" w:hAnsi="Arial Narrow"/>
          <w:b/>
          <w:bCs/>
          <w:sz w:val="24"/>
          <w:szCs w:val="24"/>
        </w:rPr>
        <w:t>Kenya Shillings Thirteen Million Only  (</w:t>
      </w:r>
      <w:proofErr w:type="spellStart"/>
      <w:r w:rsidRPr="27DFEAA6">
        <w:rPr>
          <w:rFonts w:ascii="Arial Narrow" w:hAnsi="Arial Narrow"/>
          <w:b/>
          <w:bCs/>
          <w:sz w:val="24"/>
          <w:szCs w:val="24"/>
        </w:rPr>
        <w:t>Kshs</w:t>
      </w:r>
      <w:proofErr w:type="spellEnd"/>
      <w:r w:rsidRPr="27DFEAA6">
        <w:rPr>
          <w:rFonts w:ascii="Arial Narrow" w:hAnsi="Arial Narrow"/>
          <w:b/>
          <w:bCs/>
          <w:sz w:val="24"/>
          <w:szCs w:val="24"/>
        </w:rPr>
        <w:t xml:space="preserve">. 13,000,000/=) </w:t>
      </w:r>
      <w:r w:rsidRPr="27DFEAA6">
        <w:rPr>
          <w:rFonts w:ascii="Arial Narrow" w:hAnsi="Arial Narrow"/>
          <w:sz w:val="24"/>
          <w:szCs w:val="24"/>
        </w:rPr>
        <w:t>only exclusive of all taxes to be paid by the Purchaser to the Vendor in accordance with this Agreement;</w:t>
      </w:r>
    </w:p>
    <w:p w14:paraId="623775AC" w14:textId="77777777" w:rsidR="002449AF" w:rsidRDefault="002449AF" w:rsidP="002449AF">
      <w:pPr>
        <w:ind w:left="2160"/>
        <w:jc w:val="both"/>
        <w:rPr>
          <w:rFonts w:ascii="Arial Narrow" w:hAnsi="Arial Narrow"/>
          <w:sz w:val="24"/>
          <w:szCs w:val="24"/>
        </w:rPr>
      </w:pPr>
    </w:p>
    <w:p w14:paraId="04AA3509" w14:textId="658F6235" w:rsidR="002449AF" w:rsidRPr="00A50BF8" w:rsidRDefault="27DFEAA6" w:rsidP="00B36538">
      <w:pPr>
        <w:numPr>
          <w:ilvl w:val="2"/>
          <w:numId w:val="2"/>
        </w:numPr>
        <w:jc w:val="both"/>
        <w:rPr>
          <w:rFonts w:ascii="Arial Narrow" w:hAnsi="Arial Narrow"/>
          <w:sz w:val="24"/>
          <w:szCs w:val="24"/>
        </w:rPr>
      </w:pPr>
      <w:r w:rsidRPr="27DFEAA6">
        <w:rPr>
          <w:rFonts w:ascii="Arial Narrow" w:hAnsi="Arial Narrow"/>
          <w:b/>
          <w:bCs/>
          <w:sz w:val="24"/>
          <w:szCs w:val="24"/>
        </w:rPr>
        <w:t>“Vendor’s and</w:t>
      </w:r>
      <w:r w:rsidRPr="27DFEAA6">
        <w:rPr>
          <w:rFonts w:ascii="Arial Narrow" w:hAnsi="Arial Narrow"/>
          <w:sz w:val="24"/>
          <w:szCs w:val="24"/>
        </w:rPr>
        <w:t xml:space="preserve"> </w:t>
      </w:r>
      <w:r w:rsidRPr="27DFEAA6">
        <w:rPr>
          <w:rFonts w:ascii="Arial Narrow" w:hAnsi="Arial Narrow"/>
          <w:b/>
          <w:bCs/>
          <w:sz w:val="24"/>
          <w:szCs w:val="24"/>
        </w:rPr>
        <w:t>Developer’s Advocates</w:t>
      </w:r>
      <w:r w:rsidRPr="27DFEAA6">
        <w:rPr>
          <w:rFonts w:ascii="Arial Narrow" w:hAnsi="Arial Narrow"/>
          <w:sz w:val="24"/>
          <w:szCs w:val="24"/>
        </w:rPr>
        <w:t>” means Kamau Muthoni Advocates, 6</w:t>
      </w:r>
      <w:r w:rsidRPr="27DFEAA6">
        <w:rPr>
          <w:rFonts w:ascii="Arial Narrow" w:hAnsi="Arial Narrow"/>
          <w:sz w:val="24"/>
          <w:szCs w:val="24"/>
          <w:vertAlign w:val="superscript"/>
        </w:rPr>
        <w:t>th</w:t>
      </w:r>
      <w:r w:rsidRPr="27DFEAA6">
        <w:rPr>
          <w:rFonts w:ascii="Arial Narrow" w:hAnsi="Arial Narrow"/>
          <w:sz w:val="24"/>
          <w:szCs w:val="24"/>
        </w:rPr>
        <w:t xml:space="preserve"> Floor, New Rehema House, P.O. Box 63148-00619, Nairobi.</w:t>
      </w:r>
    </w:p>
    <w:p w14:paraId="10C153D1" w14:textId="77777777" w:rsidR="00B36538" w:rsidRPr="00A50BF8" w:rsidRDefault="00B36538" w:rsidP="00B36538">
      <w:pPr>
        <w:ind w:left="2160"/>
        <w:jc w:val="both"/>
        <w:rPr>
          <w:rFonts w:ascii="Arial Narrow" w:hAnsi="Arial Narrow"/>
          <w:sz w:val="24"/>
          <w:szCs w:val="24"/>
        </w:rPr>
      </w:pPr>
    </w:p>
    <w:p w14:paraId="63B93F95" w14:textId="77777777" w:rsidR="00B36538" w:rsidRPr="00A50BF8" w:rsidRDefault="27DFEAA6" w:rsidP="00B36538">
      <w:pPr>
        <w:numPr>
          <w:ilvl w:val="2"/>
          <w:numId w:val="2"/>
        </w:numPr>
        <w:jc w:val="both"/>
        <w:rPr>
          <w:rFonts w:ascii="Arial Narrow" w:hAnsi="Arial Narrow"/>
          <w:sz w:val="24"/>
          <w:szCs w:val="24"/>
        </w:rPr>
      </w:pPr>
      <w:r w:rsidRPr="27DFEAA6">
        <w:rPr>
          <w:rFonts w:ascii="Arial Narrow" w:hAnsi="Arial Narrow"/>
          <w:sz w:val="24"/>
          <w:szCs w:val="24"/>
        </w:rPr>
        <w:t>“</w:t>
      </w:r>
      <w:r w:rsidRPr="27DFEAA6">
        <w:rPr>
          <w:rFonts w:ascii="Arial Narrow" w:hAnsi="Arial Narrow"/>
          <w:b/>
          <w:bCs/>
          <w:sz w:val="24"/>
          <w:szCs w:val="24"/>
        </w:rPr>
        <w:t>Business Day</w:t>
      </w:r>
      <w:r w:rsidRPr="27DFEAA6">
        <w:rPr>
          <w:rFonts w:ascii="Arial Narrow" w:hAnsi="Arial Narrow"/>
          <w:sz w:val="24"/>
          <w:szCs w:val="24"/>
        </w:rPr>
        <w:t xml:space="preserve">” means a day (other than a Saturday, Sunday or </w:t>
      </w:r>
      <w:proofErr w:type="spellStart"/>
      <w:r w:rsidRPr="27DFEAA6">
        <w:rPr>
          <w:rFonts w:ascii="Arial Narrow" w:hAnsi="Arial Narrow"/>
          <w:sz w:val="24"/>
          <w:szCs w:val="24"/>
        </w:rPr>
        <w:t>gazetted</w:t>
      </w:r>
      <w:proofErr w:type="spellEnd"/>
      <w:r w:rsidRPr="27DFEAA6">
        <w:rPr>
          <w:rFonts w:ascii="Arial Narrow" w:hAnsi="Arial Narrow"/>
          <w:sz w:val="24"/>
          <w:szCs w:val="24"/>
        </w:rPr>
        <w:t xml:space="preserve"> public holiday in Kenya) on which banks and financial institutions are normally open for the conduct of banking business in Kenya;</w:t>
      </w:r>
    </w:p>
    <w:p w14:paraId="54C91BFB" w14:textId="77777777" w:rsidR="00B36538" w:rsidRPr="00A50BF8" w:rsidRDefault="00B36538" w:rsidP="00B36538">
      <w:pPr>
        <w:ind w:left="2160"/>
        <w:jc w:val="both"/>
        <w:rPr>
          <w:rFonts w:ascii="Arial Narrow" w:hAnsi="Arial Narrow"/>
          <w:sz w:val="24"/>
          <w:szCs w:val="24"/>
        </w:rPr>
      </w:pPr>
    </w:p>
    <w:bookmarkEnd w:id="4"/>
    <w:p w14:paraId="424358C1" w14:textId="35921C08" w:rsidR="00B36538" w:rsidRPr="00A50BF8" w:rsidRDefault="27DFEAA6" w:rsidP="00C47613">
      <w:pPr>
        <w:numPr>
          <w:ilvl w:val="2"/>
          <w:numId w:val="2"/>
        </w:numPr>
        <w:jc w:val="both"/>
        <w:rPr>
          <w:rFonts w:ascii="Arial Narrow" w:hAnsi="Arial Narrow" w:cs="Arial"/>
          <w:sz w:val="24"/>
          <w:szCs w:val="24"/>
        </w:rPr>
      </w:pPr>
      <w:r w:rsidRPr="27DFEAA6">
        <w:rPr>
          <w:rFonts w:ascii="Arial Narrow" w:hAnsi="Arial Narrow" w:cs="Arial"/>
          <w:b/>
          <w:bCs/>
          <w:sz w:val="24"/>
          <w:szCs w:val="24"/>
        </w:rPr>
        <w:t>“Completion Date</w:t>
      </w:r>
      <w:r w:rsidRPr="27DFEAA6">
        <w:rPr>
          <w:rFonts w:ascii="Arial Narrow" w:hAnsi="Arial Narrow" w:cs="Arial"/>
          <w:sz w:val="24"/>
          <w:szCs w:val="24"/>
        </w:rPr>
        <w:t>” means (90) days from the date of execution of the Sale Agreement.;</w:t>
      </w:r>
    </w:p>
    <w:p w14:paraId="2CB0C586" w14:textId="77777777" w:rsidR="00B36538" w:rsidRPr="00A50BF8" w:rsidRDefault="00B36538" w:rsidP="00B36538">
      <w:pPr>
        <w:jc w:val="both"/>
        <w:rPr>
          <w:rFonts w:ascii="Arial Narrow" w:hAnsi="Arial Narrow" w:cs="Arial"/>
          <w:sz w:val="24"/>
          <w:szCs w:val="24"/>
        </w:rPr>
      </w:pPr>
    </w:p>
    <w:p w14:paraId="14965E41" w14:textId="7F76CF93" w:rsidR="008E7E47" w:rsidRPr="00A50BF8" w:rsidRDefault="27DFEAA6" w:rsidP="27DFEAA6">
      <w:pPr>
        <w:numPr>
          <w:ilvl w:val="2"/>
          <w:numId w:val="2"/>
        </w:numPr>
        <w:jc w:val="both"/>
        <w:rPr>
          <w:rFonts w:ascii="Arial Narrow" w:hAnsi="Arial Narrow"/>
          <w:b/>
          <w:bCs/>
          <w:sz w:val="24"/>
          <w:szCs w:val="24"/>
        </w:rPr>
      </w:pPr>
      <w:r w:rsidRPr="27DFEAA6">
        <w:rPr>
          <w:rFonts w:ascii="Arial Narrow" w:hAnsi="Arial Narrow"/>
          <w:b/>
          <w:bCs/>
          <w:sz w:val="24"/>
          <w:szCs w:val="24"/>
        </w:rPr>
        <w:t xml:space="preserve">“Deposit” </w:t>
      </w:r>
      <w:r w:rsidRPr="27DFEAA6">
        <w:rPr>
          <w:rFonts w:ascii="Arial Narrow" w:hAnsi="Arial Narrow"/>
          <w:sz w:val="24"/>
          <w:szCs w:val="24"/>
        </w:rPr>
        <w:t xml:space="preserve">means the sum of </w:t>
      </w:r>
      <w:r w:rsidRPr="27DFEAA6">
        <w:rPr>
          <w:rFonts w:ascii="Arial Narrow" w:hAnsi="Arial Narrow"/>
          <w:b/>
          <w:bCs/>
          <w:sz w:val="24"/>
          <w:szCs w:val="24"/>
        </w:rPr>
        <w:t>Kenya Shillings Five Million Only (</w:t>
      </w:r>
      <w:proofErr w:type="spellStart"/>
      <w:r w:rsidRPr="27DFEAA6">
        <w:rPr>
          <w:rFonts w:ascii="Arial Narrow" w:hAnsi="Arial Narrow"/>
          <w:b/>
          <w:bCs/>
          <w:sz w:val="24"/>
          <w:szCs w:val="24"/>
        </w:rPr>
        <w:t>Kshs</w:t>
      </w:r>
      <w:proofErr w:type="spellEnd"/>
      <w:r w:rsidRPr="27DFEAA6">
        <w:rPr>
          <w:rFonts w:ascii="Arial Narrow" w:hAnsi="Arial Narrow"/>
          <w:b/>
          <w:bCs/>
          <w:sz w:val="24"/>
          <w:szCs w:val="24"/>
        </w:rPr>
        <w:t>. 5,000,000/=)</w:t>
      </w:r>
      <w:r w:rsidRPr="27DFEAA6">
        <w:rPr>
          <w:rFonts w:ascii="Arial Narrow" w:hAnsi="Arial Narrow"/>
          <w:sz w:val="24"/>
          <w:szCs w:val="24"/>
        </w:rPr>
        <w:t xml:space="preserve"> only exclusive of all taxes to be paid by the Purchaser to the Vendor in accordance with this Agreement;</w:t>
      </w:r>
    </w:p>
    <w:p w14:paraId="67AA9C68" w14:textId="77777777" w:rsidR="00AB1E95" w:rsidRDefault="00AB1E95" w:rsidP="00AB1E95">
      <w:pPr>
        <w:ind w:left="2160"/>
        <w:jc w:val="both"/>
        <w:rPr>
          <w:rFonts w:ascii="Arial Narrow" w:hAnsi="Arial Narrow"/>
          <w:sz w:val="24"/>
          <w:szCs w:val="24"/>
        </w:rPr>
      </w:pPr>
    </w:p>
    <w:p w14:paraId="173F35D9" w14:textId="55787A82" w:rsidR="00B36538" w:rsidRDefault="27DFEAA6" w:rsidP="00B36538">
      <w:pPr>
        <w:numPr>
          <w:ilvl w:val="2"/>
          <w:numId w:val="2"/>
        </w:numPr>
        <w:jc w:val="both"/>
        <w:rPr>
          <w:rFonts w:ascii="Arial Narrow" w:hAnsi="Arial Narrow"/>
          <w:sz w:val="24"/>
          <w:szCs w:val="24"/>
        </w:rPr>
      </w:pPr>
      <w:r w:rsidRPr="27DFEAA6">
        <w:rPr>
          <w:rFonts w:ascii="Arial Narrow" w:hAnsi="Arial Narrow"/>
          <w:sz w:val="24"/>
          <w:szCs w:val="24"/>
        </w:rPr>
        <w:t>“</w:t>
      </w:r>
      <w:r w:rsidRPr="27DFEAA6">
        <w:rPr>
          <w:rFonts w:ascii="Arial Narrow" w:hAnsi="Arial Narrow"/>
          <w:b/>
          <w:bCs/>
          <w:sz w:val="24"/>
          <w:szCs w:val="24"/>
        </w:rPr>
        <w:t>Interest Rate</w:t>
      </w:r>
      <w:r w:rsidRPr="27DFEAA6">
        <w:rPr>
          <w:rFonts w:ascii="Arial Narrow" w:hAnsi="Arial Narrow"/>
          <w:sz w:val="24"/>
          <w:szCs w:val="24"/>
        </w:rPr>
        <w:t>” means the per annum rate of Four  per cent (4%) above the Central Bank’s Rate as published by Central Bank of Kenya from time to time;</w:t>
      </w:r>
    </w:p>
    <w:p w14:paraId="6F01872B" w14:textId="77777777" w:rsidR="006642B0" w:rsidRDefault="006642B0" w:rsidP="006642B0">
      <w:pPr>
        <w:pStyle w:val="ListParagraph"/>
        <w:rPr>
          <w:rFonts w:ascii="Arial Narrow" w:hAnsi="Arial Narrow"/>
          <w:sz w:val="24"/>
          <w:szCs w:val="24"/>
        </w:rPr>
      </w:pPr>
    </w:p>
    <w:p w14:paraId="28AB6573" w14:textId="4DBC2C9B" w:rsidR="006642B0" w:rsidRPr="00FA1FCD" w:rsidRDefault="27DFEAA6" w:rsidP="00220821">
      <w:pPr>
        <w:numPr>
          <w:ilvl w:val="2"/>
          <w:numId w:val="2"/>
        </w:numPr>
        <w:jc w:val="both"/>
        <w:rPr>
          <w:rFonts w:ascii="Arial Narrow" w:hAnsi="Arial Narrow" w:cs="Arial"/>
          <w:sz w:val="24"/>
          <w:szCs w:val="24"/>
        </w:rPr>
      </w:pPr>
      <w:r w:rsidRPr="27DFEAA6">
        <w:rPr>
          <w:rFonts w:ascii="Arial Narrow" w:hAnsi="Arial Narrow"/>
          <w:b/>
          <w:bCs/>
          <w:sz w:val="24"/>
          <w:szCs w:val="24"/>
        </w:rPr>
        <w:t xml:space="preserve">“Land” </w:t>
      </w:r>
      <w:r w:rsidRPr="27DFEAA6">
        <w:rPr>
          <w:rFonts w:ascii="Arial Narrow" w:hAnsi="Arial Narrow"/>
          <w:sz w:val="24"/>
          <w:szCs w:val="24"/>
        </w:rPr>
        <w:t xml:space="preserve">means all that piece of land situated in the City of Nairobi  in the Nairobi area </w:t>
      </w:r>
      <w:proofErr w:type="spellStart"/>
      <w:r w:rsidRPr="27DFEAA6">
        <w:rPr>
          <w:rFonts w:ascii="Arial Narrow" w:hAnsi="Arial Narrow"/>
          <w:sz w:val="24"/>
          <w:szCs w:val="24"/>
        </w:rPr>
        <w:t>Area</w:t>
      </w:r>
      <w:proofErr w:type="spellEnd"/>
      <w:r w:rsidRPr="27DFEAA6">
        <w:rPr>
          <w:rFonts w:ascii="Arial Narrow" w:hAnsi="Arial Narrow"/>
          <w:sz w:val="24"/>
          <w:szCs w:val="24"/>
        </w:rPr>
        <w:t xml:space="preserve"> containing by measurement </w:t>
      </w:r>
      <w:proofErr w:type="spellStart"/>
      <w:r w:rsidRPr="27DFEAA6">
        <w:rPr>
          <w:rFonts w:ascii="Arial Narrow" w:hAnsi="Arial Narrow"/>
          <w:sz w:val="24"/>
          <w:szCs w:val="24"/>
        </w:rPr>
        <w:t>Nought</w:t>
      </w:r>
      <w:proofErr w:type="spellEnd"/>
      <w:r w:rsidRPr="27DFEAA6">
        <w:rPr>
          <w:rFonts w:ascii="Arial Narrow" w:hAnsi="Arial Narrow"/>
          <w:sz w:val="24"/>
          <w:szCs w:val="24"/>
        </w:rPr>
        <w:t xml:space="preserve"> Decimal Five Six Eight  Nine (0.5689) of a hectare or thereabouts that is to say Land Reference Number 209/5990/13 registered in the Central Lands Registry at Nairobi as I.R. 87215/1 which premises together with the dimensions abuttals and boundaries thereof are more particularly delineated on Land Survey Plan Number 227455 deposited in the Survey Records Office at Nairobi and thereon bordered red SUBJECT however to the Acts, Special Conditions, Encumbrances and other matters notified in the Memorandum endorsed thereon</w:t>
      </w:r>
      <w:r w:rsidRPr="27DFEAA6">
        <w:rPr>
          <w:rFonts w:ascii="Arial Narrow" w:hAnsi="Arial Narrow"/>
          <w:b/>
          <w:bCs/>
          <w:sz w:val="24"/>
          <w:szCs w:val="24"/>
        </w:rPr>
        <w:t>.</w:t>
      </w:r>
    </w:p>
    <w:p w14:paraId="525FA4BF" w14:textId="77777777" w:rsidR="00B36538" w:rsidRPr="00A50BF8" w:rsidRDefault="00B36538" w:rsidP="00B36538">
      <w:pPr>
        <w:jc w:val="both"/>
        <w:rPr>
          <w:rFonts w:ascii="Arial Narrow" w:hAnsi="Arial Narrow"/>
          <w:sz w:val="24"/>
          <w:szCs w:val="24"/>
        </w:rPr>
      </w:pPr>
    </w:p>
    <w:p w14:paraId="47080249" w14:textId="77777777" w:rsidR="00220821" w:rsidRDefault="27DFEAA6" w:rsidP="00AA0658">
      <w:pPr>
        <w:numPr>
          <w:ilvl w:val="2"/>
          <w:numId w:val="2"/>
        </w:numPr>
        <w:jc w:val="both"/>
        <w:rPr>
          <w:rFonts w:ascii="Arial Narrow" w:hAnsi="Arial Narrow" w:cs="Arial"/>
          <w:sz w:val="24"/>
          <w:szCs w:val="24"/>
        </w:rPr>
      </w:pPr>
      <w:r w:rsidRPr="27DFEAA6">
        <w:rPr>
          <w:rFonts w:ascii="Arial Narrow" w:hAnsi="Arial Narrow" w:cs="Arial"/>
          <w:sz w:val="24"/>
          <w:szCs w:val="24"/>
        </w:rPr>
        <w:t>“</w:t>
      </w:r>
      <w:r w:rsidRPr="27DFEAA6">
        <w:rPr>
          <w:rFonts w:ascii="Arial Narrow" w:hAnsi="Arial Narrow" w:cs="Arial"/>
          <w:b/>
          <w:bCs/>
          <w:sz w:val="24"/>
          <w:szCs w:val="24"/>
        </w:rPr>
        <w:t>LSK Conditions</w:t>
      </w:r>
      <w:r w:rsidRPr="27DFEAA6">
        <w:rPr>
          <w:rFonts w:ascii="Arial Narrow" w:hAnsi="Arial Narrow" w:cs="Arial"/>
          <w:sz w:val="24"/>
          <w:szCs w:val="24"/>
        </w:rPr>
        <w:t>” means the Law Society of Kenya Conditions of Sale (2015 Edition);</w:t>
      </w:r>
    </w:p>
    <w:p w14:paraId="288CC2F0" w14:textId="77777777" w:rsidR="00220821" w:rsidRDefault="00220821" w:rsidP="00220821">
      <w:pPr>
        <w:pStyle w:val="ListParagraph"/>
        <w:rPr>
          <w:rFonts w:ascii="Arial Narrow" w:hAnsi="Arial Narrow" w:cs="Arial"/>
          <w:sz w:val="24"/>
          <w:szCs w:val="24"/>
        </w:rPr>
      </w:pPr>
    </w:p>
    <w:p w14:paraId="3A402787" w14:textId="194C8B68" w:rsidR="008E7E47" w:rsidRPr="00AA0658" w:rsidRDefault="00B36538" w:rsidP="00220821">
      <w:pPr>
        <w:ind w:left="2160"/>
        <w:jc w:val="both"/>
        <w:rPr>
          <w:rFonts w:ascii="Arial Narrow" w:hAnsi="Arial Narrow" w:cs="Arial"/>
          <w:sz w:val="24"/>
          <w:szCs w:val="24"/>
        </w:rPr>
      </w:pPr>
      <w:r w:rsidRPr="00A50BF8">
        <w:rPr>
          <w:rFonts w:ascii="Arial Narrow" w:hAnsi="Arial Narrow" w:cs="Arial"/>
          <w:sz w:val="24"/>
          <w:szCs w:val="24"/>
        </w:rPr>
        <w:t xml:space="preserve"> </w:t>
      </w:r>
    </w:p>
    <w:p w14:paraId="4A392E59" w14:textId="20F73069" w:rsidR="00B36538" w:rsidRPr="00A50BF8" w:rsidRDefault="27DFEAA6" w:rsidP="00B36538">
      <w:pPr>
        <w:numPr>
          <w:ilvl w:val="2"/>
          <w:numId w:val="2"/>
        </w:numPr>
        <w:jc w:val="both"/>
        <w:rPr>
          <w:rFonts w:ascii="Arial Narrow" w:hAnsi="Arial Narrow" w:cs="Arial"/>
          <w:sz w:val="24"/>
          <w:szCs w:val="24"/>
        </w:rPr>
      </w:pPr>
      <w:r w:rsidRPr="27DFEAA6">
        <w:rPr>
          <w:rFonts w:ascii="Arial Narrow" w:hAnsi="Arial Narrow" w:cs="Arial"/>
          <w:sz w:val="24"/>
          <w:szCs w:val="24"/>
        </w:rPr>
        <w:lastRenderedPageBreak/>
        <w:t>“</w:t>
      </w:r>
      <w:r w:rsidRPr="27DFEAA6">
        <w:rPr>
          <w:rFonts w:ascii="Arial Narrow" w:hAnsi="Arial Narrow" w:cs="Arial"/>
          <w:b/>
          <w:bCs/>
          <w:sz w:val="24"/>
          <w:szCs w:val="24"/>
        </w:rPr>
        <w:t>Purchase Price</w:t>
      </w:r>
      <w:r w:rsidRPr="27DFEAA6">
        <w:rPr>
          <w:rFonts w:ascii="Arial Narrow" w:hAnsi="Arial Narrow" w:cs="Arial"/>
          <w:sz w:val="24"/>
          <w:szCs w:val="24"/>
        </w:rPr>
        <w:t xml:space="preserve">” means </w:t>
      </w:r>
      <w:r w:rsidRPr="27DFEAA6">
        <w:rPr>
          <w:rFonts w:ascii="Arial Narrow" w:hAnsi="Arial Narrow" w:cs="Arial"/>
          <w:b/>
          <w:bCs/>
          <w:sz w:val="24"/>
          <w:szCs w:val="24"/>
        </w:rPr>
        <w:t>Kenya Shillings Eighteen Million Only</w:t>
      </w:r>
      <w:r w:rsidRPr="27DFEAA6">
        <w:rPr>
          <w:rFonts w:ascii="Arial Narrow" w:hAnsi="Arial Narrow"/>
          <w:b/>
          <w:bCs/>
          <w:sz w:val="24"/>
          <w:szCs w:val="24"/>
        </w:rPr>
        <w:t xml:space="preserve"> (</w:t>
      </w:r>
      <w:proofErr w:type="spellStart"/>
      <w:r w:rsidRPr="27DFEAA6">
        <w:rPr>
          <w:rFonts w:ascii="Arial Narrow" w:hAnsi="Arial Narrow"/>
          <w:b/>
          <w:bCs/>
          <w:sz w:val="24"/>
          <w:szCs w:val="24"/>
        </w:rPr>
        <w:t>Kshs</w:t>
      </w:r>
      <w:proofErr w:type="spellEnd"/>
      <w:r w:rsidRPr="27DFEAA6">
        <w:rPr>
          <w:rFonts w:ascii="Arial Narrow" w:hAnsi="Arial Narrow"/>
          <w:b/>
          <w:bCs/>
          <w:sz w:val="24"/>
          <w:szCs w:val="24"/>
        </w:rPr>
        <w:t>. 18,000,000/=)</w:t>
      </w:r>
      <w:r w:rsidRPr="27DFEAA6">
        <w:rPr>
          <w:rFonts w:ascii="Arial Narrow" w:hAnsi="Arial Narrow"/>
          <w:sz w:val="24"/>
          <w:szCs w:val="24"/>
        </w:rPr>
        <w:t xml:space="preserve"> only exclusive of all taxes to be paid by the Purchaser to the Vendor in accordance with this Agreement</w:t>
      </w:r>
      <w:r w:rsidRPr="27DFEAA6">
        <w:rPr>
          <w:rFonts w:ascii="Arial Narrow" w:hAnsi="Arial Narrow" w:cs="Arial"/>
          <w:sz w:val="24"/>
          <w:szCs w:val="24"/>
        </w:rPr>
        <w:t xml:space="preserve">;  </w:t>
      </w:r>
    </w:p>
    <w:p w14:paraId="0EB3F10A" w14:textId="77777777" w:rsidR="00B36538" w:rsidRPr="00A50BF8" w:rsidRDefault="00B36538" w:rsidP="00B36538">
      <w:pPr>
        <w:jc w:val="both"/>
        <w:rPr>
          <w:rFonts w:ascii="Arial Narrow" w:hAnsi="Arial Narrow" w:cs="Arial"/>
          <w:sz w:val="24"/>
          <w:szCs w:val="24"/>
        </w:rPr>
      </w:pPr>
    </w:p>
    <w:p w14:paraId="1B3694F5" w14:textId="755ECF77" w:rsidR="27DFEAA6" w:rsidRDefault="26D60402" w:rsidP="26D60402">
      <w:pPr>
        <w:numPr>
          <w:ilvl w:val="2"/>
          <w:numId w:val="2"/>
        </w:numPr>
        <w:jc w:val="both"/>
        <w:rPr>
          <w:rFonts w:asciiTheme="minorHAnsi" w:eastAsiaTheme="minorEastAsia" w:hAnsiTheme="minorHAnsi" w:cstheme="minorBidi"/>
        </w:rPr>
      </w:pPr>
      <w:r w:rsidRPr="26D60402">
        <w:rPr>
          <w:rFonts w:ascii="Arial Narrow" w:hAnsi="Arial Narrow"/>
          <w:sz w:val="24"/>
          <w:szCs w:val="24"/>
        </w:rPr>
        <w:t>“</w:t>
      </w:r>
      <w:r w:rsidRPr="26D60402">
        <w:rPr>
          <w:rFonts w:ascii="Arial Narrow" w:hAnsi="Arial Narrow"/>
          <w:b/>
          <w:bCs/>
          <w:sz w:val="24"/>
          <w:szCs w:val="24"/>
        </w:rPr>
        <w:t>Purchaser’s Advocates</w:t>
      </w:r>
      <w:r w:rsidRPr="26D60402">
        <w:rPr>
          <w:rFonts w:ascii="Arial Narrow" w:hAnsi="Arial Narrow"/>
          <w:sz w:val="24"/>
          <w:szCs w:val="24"/>
        </w:rPr>
        <w:t xml:space="preserve">” means Okumu, Miyawa &amp; </w:t>
      </w:r>
      <w:proofErr w:type="spellStart"/>
      <w:r w:rsidRPr="26D60402">
        <w:rPr>
          <w:rFonts w:ascii="Arial Narrow" w:hAnsi="Arial Narrow"/>
          <w:sz w:val="24"/>
          <w:szCs w:val="24"/>
        </w:rPr>
        <w:t>Wamwara</w:t>
      </w:r>
      <w:proofErr w:type="spellEnd"/>
      <w:r w:rsidRPr="26D60402">
        <w:rPr>
          <w:rFonts w:ascii="Arial Narrow" w:hAnsi="Arial Narrow"/>
          <w:sz w:val="24"/>
          <w:szCs w:val="24"/>
        </w:rPr>
        <w:t xml:space="preserve"> Advocates LLP, K P Office Suites, Suite No.3, Jakaya Kikwete Road, P. O Box 20136 NAIROBI</w:t>
      </w:r>
    </w:p>
    <w:p w14:paraId="3EB8BB91" w14:textId="77777777" w:rsidR="00B36538" w:rsidRPr="00A50BF8" w:rsidRDefault="00B36538" w:rsidP="00B36538">
      <w:pPr>
        <w:jc w:val="both"/>
        <w:rPr>
          <w:rFonts w:ascii="Arial Narrow" w:hAnsi="Arial Narrow"/>
          <w:sz w:val="24"/>
          <w:szCs w:val="24"/>
        </w:rPr>
      </w:pPr>
    </w:p>
    <w:p w14:paraId="500087DC" w14:textId="0F2D382D" w:rsidR="00B36538" w:rsidRPr="00A50BF8" w:rsidRDefault="27DFEAA6" w:rsidP="00220821">
      <w:pPr>
        <w:numPr>
          <w:ilvl w:val="2"/>
          <w:numId w:val="2"/>
        </w:numPr>
        <w:jc w:val="both"/>
        <w:rPr>
          <w:rFonts w:ascii="Arial Narrow" w:hAnsi="Arial Narrow"/>
          <w:sz w:val="24"/>
          <w:szCs w:val="24"/>
        </w:rPr>
      </w:pPr>
      <w:r w:rsidRPr="27DFEAA6">
        <w:rPr>
          <w:rFonts w:ascii="Arial Narrow" w:hAnsi="Arial Narrow"/>
          <w:sz w:val="24"/>
          <w:szCs w:val="24"/>
        </w:rPr>
        <w:t>“</w:t>
      </w:r>
      <w:r w:rsidRPr="27DFEAA6">
        <w:rPr>
          <w:rFonts w:ascii="Arial Narrow" w:hAnsi="Arial Narrow"/>
          <w:b/>
          <w:bCs/>
          <w:sz w:val="24"/>
          <w:szCs w:val="24"/>
        </w:rPr>
        <w:t>Vendor’s Advocates</w:t>
      </w:r>
      <w:r w:rsidRPr="27DFEAA6">
        <w:rPr>
          <w:rFonts w:ascii="Arial Narrow" w:hAnsi="Arial Narrow"/>
          <w:sz w:val="24"/>
          <w:szCs w:val="24"/>
        </w:rPr>
        <w:t>” means Kamau Muthoni Advocates, 6th Floor, New Rehema House, P.O. Box 63148-00619, Nairobi..</w:t>
      </w:r>
    </w:p>
    <w:p w14:paraId="3F68E920" w14:textId="77777777" w:rsidR="00B36538" w:rsidRPr="00A50BF8" w:rsidRDefault="00B36538" w:rsidP="00B36538">
      <w:pPr>
        <w:jc w:val="both"/>
        <w:rPr>
          <w:rFonts w:ascii="Arial Narrow" w:hAnsi="Arial Narrow"/>
          <w:sz w:val="24"/>
          <w:szCs w:val="24"/>
        </w:rPr>
      </w:pPr>
    </w:p>
    <w:p w14:paraId="36C4412C" w14:textId="77777777" w:rsidR="00B36538" w:rsidRPr="00A50BF8" w:rsidRDefault="00B36538" w:rsidP="00B36538">
      <w:pPr>
        <w:pStyle w:val="BodyTextIndent"/>
        <w:numPr>
          <w:ilvl w:val="1"/>
          <w:numId w:val="3"/>
        </w:numPr>
        <w:spacing w:after="0" w:line="240" w:lineRule="auto"/>
        <w:ind w:firstLine="0"/>
        <w:rPr>
          <w:rFonts w:ascii="Arial Narrow" w:hAnsi="Arial Narrow" w:cs="Arial"/>
          <w:b/>
          <w:szCs w:val="24"/>
        </w:rPr>
      </w:pPr>
      <w:r w:rsidRPr="00A50BF8">
        <w:rPr>
          <w:rFonts w:ascii="Arial Narrow" w:hAnsi="Arial Narrow" w:cs="Arial"/>
          <w:b/>
          <w:szCs w:val="24"/>
          <w:u w:val="single"/>
        </w:rPr>
        <w:t>Interpretation</w:t>
      </w:r>
    </w:p>
    <w:p w14:paraId="220518F1" w14:textId="77777777" w:rsidR="00B36538" w:rsidRPr="00A50BF8" w:rsidRDefault="00B36538" w:rsidP="00B36538">
      <w:pPr>
        <w:pStyle w:val="BodyTextIndent"/>
        <w:spacing w:after="0" w:line="240" w:lineRule="auto"/>
        <w:rPr>
          <w:rFonts w:ascii="Arial Narrow" w:hAnsi="Arial Narrow" w:cs="Arial"/>
          <w:b/>
          <w:szCs w:val="24"/>
        </w:rPr>
      </w:pPr>
    </w:p>
    <w:p w14:paraId="389A94DE" w14:textId="77777777" w:rsidR="00B36538" w:rsidRPr="00A50BF8" w:rsidRDefault="00B36538" w:rsidP="00B36538">
      <w:pPr>
        <w:pStyle w:val="BodyTextIndent"/>
        <w:spacing w:after="0" w:line="240" w:lineRule="auto"/>
        <w:ind w:left="1440"/>
        <w:rPr>
          <w:rFonts w:ascii="Arial Narrow" w:hAnsi="Arial Narrow" w:cs="Arial"/>
          <w:szCs w:val="24"/>
        </w:rPr>
      </w:pPr>
      <w:r w:rsidRPr="00A50BF8">
        <w:rPr>
          <w:rFonts w:ascii="Arial Narrow" w:hAnsi="Arial Narrow" w:cs="Arial"/>
          <w:szCs w:val="24"/>
        </w:rPr>
        <w:t>In this Agreement, unless the context otherwise requires, reference to:</w:t>
      </w:r>
    </w:p>
    <w:p w14:paraId="1D4DCEC9" w14:textId="77777777" w:rsidR="00B36538" w:rsidRPr="00A50BF8" w:rsidRDefault="00B36538" w:rsidP="00B36538">
      <w:pPr>
        <w:pStyle w:val="BodyTextIndent"/>
        <w:spacing w:after="0" w:line="240" w:lineRule="auto"/>
        <w:ind w:left="1440"/>
        <w:rPr>
          <w:rFonts w:ascii="Arial Narrow" w:hAnsi="Arial Narrow" w:cs="Arial"/>
          <w:szCs w:val="24"/>
        </w:rPr>
      </w:pPr>
    </w:p>
    <w:p w14:paraId="4D02A918" w14:textId="77777777" w:rsidR="00B36538" w:rsidRPr="00A50BF8" w:rsidRDefault="00B36538" w:rsidP="00B36538">
      <w:pPr>
        <w:pStyle w:val="BodyTextIndent"/>
        <w:numPr>
          <w:ilvl w:val="2"/>
          <w:numId w:val="3"/>
        </w:numPr>
        <w:tabs>
          <w:tab w:val="clear" w:pos="720"/>
          <w:tab w:val="num" w:pos="2160"/>
        </w:tabs>
        <w:spacing w:after="0" w:line="240" w:lineRule="auto"/>
        <w:ind w:left="2160"/>
        <w:rPr>
          <w:rFonts w:ascii="Arial Narrow" w:hAnsi="Arial Narrow" w:cs="Arial"/>
          <w:szCs w:val="24"/>
        </w:rPr>
      </w:pPr>
      <w:r w:rsidRPr="00A50BF8">
        <w:rPr>
          <w:rFonts w:ascii="Arial Narrow" w:hAnsi="Arial Narrow" w:cs="Arial"/>
          <w:szCs w:val="24"/>
        </w:rPr>
        <w:t>words importing the singular number only shall include the plural number also and vice versa and words importing the masculine gender include the feminine gender and neuter and vice versa;</w:t>
      </w:r>
    </w:p>
    <w:p w14:paraId="7A1DE0C5" w14:textId="77777777" w:rsidR="00B36538" w:rsidRPr="00A50BF8" w:rsidRDefault="00B36538" w:rsidP="00B36538">
      <w:pPr>
        <w:pStyle w:val="BodyTextIndent"/>
        <w:spacing w:after="0" w:line="240" w:lineRule="auto"/>
        <w:ind w:left="2160"/>
        <w:rPr>
          <w:rFonts w:ascii="Arial Narrow" w:hAnsi="Arial Narrow" w:cs="Arial"/>
          <w:szCs w:val="24"/>
        </w:rPr>
      </w:pPr>
    </w:p>
    <w:p w14:paraId="6744EAB6" w14:textId="77777777" w:rsidR="00B36538" w:rsidRPr="00A50BF8" w:rsidRDefault="00B36538" w:rsidP="00B36538">
      <w:pPr>
        <w:pStyle w:val="BodyTextIndent"/>
        <w:numPr>
          <w:ilvl w:val="2"/>
          <w:numId w:val="3"/>
        </w:numPr>
        <w:tabs>
          <w:tab w:val="clear" w:pos="720"/>
          <w:tab w:val="num" w:pos="2160"/>
        </w:tabs>
        <w:spacing w:after="0" w:line="240" w:lineRule="auto"/>
        <w:ind w:left="2160"/>
        <w:rPr>
          <w:rFonts w:ascii="Arial Narrow" w:hAnsi="Arial Narrow" w:cs="Arial"/>
          <w:szCs w:val="24"/>
        </w:rPr>
      </w:pPr>
      <w:r w:rsidRPr="00A50BF8">
        <w:rPr>
          <w:rFonts w:ascii="Arial Narrow" w:hAnsi="Arial Narrow" w:cs="Arial"/>
          <w:szCs w:val="24"/>
        </w:rPr>
        <w:t xml:space="preserve">clauses shall be construed as references to Clauses of this Agreement; </w:t>
      </w:r>
    </w:p>
    <w:p w14:paraId="59ED3FC7" w14:textId="77777777" w:rsidR="00B36538" w:rsidRPr="00A50BF8" w:rsidRDefault="00B36538" w:rsidP="00B36538">
      <w:pPr>
        <w:pStyle w:val="BodyTextIndent"/>
        <w:spacing w:after="0" w:line="240" w:lineRule="auto"/>
        <w:ind w:left="0"/>
        <w:rPr>
          <w:rFonts w:ascii="Arial Narrow" w:hAnsi="Arial Narrow" w:cs="Arial"/>
          <w:szCs w:val="24"/>
        </w:rPr>
      </w:pPr>
    </w:p>
    <w:p w14:paraId="7DB49233" w14:textId="77777777" w:rsidR="00B36538" w:rsidRPr="00A50BF8" w:rsidRDefault="00B36538" w:rsidP="00B36538">
      <w:pPr>
        <w:pStyle w:val="BodyTextIndent"/>
        <w:numPr>
          <w:ilvl w:val="2"/>
          <w:numId w:val="3"/>
        </w:numPr>
        <w:tabs>
          <w:tab w:val="clear" w:pos="720"/>
          <w:tab w:val="num" w:pos="2160"/>
        </w:tabs>
        <w:spacing w:after="0" w:line="240" w:lineRule="auto"/>
        <w:ind w:left="2160"/>
        <w:rPr>
          <w:rFonts w:ascii="Arial Narrow" w:hAnsi="Arial Narrow" w:cs="Arial"/>
          <w:szCs w:val="24"/>
        </w:rPr>
      </w:pPr>
      <w:r w:rsidRPr="00A50BF8">
        <w:rPr>
          <w:rFonts w:ascii="Arial Narrow" w:hAnsi="Arial Narrow"/>
          <w:szCs w:val="24"/>
        </w:rPr>
        <w:t>any statute or any provision of any statute shall be deemed to refer to any statutory modification or re-enactment thereof and to any statutory instrument, order or regulation made thereunder or under any such re-enactment</w:t>
      </w:r>
      <w:r w:rsidRPr="00A50BF8">
        <w:rPr>
          <w:rFonts w:ascii="Arial Narrow" w:hAnsi="Arial Narrow" w:cs="Arial"/>
          <w:szCs w:val="24"/>
        </w:rPr>
        <w:t>.</w:t>
      </w:r>
    </w:p>
    <w:p w14:paraId="1359B7B9" w14:textId="77777777" w:rsidR="00B36538" w:rsidRPr="00A50BF8" w:rsidRDefault="00B36538" w:rsidP="00B36538">
      <w:pPr>
        <w:pStyle w:val="BodyTextIndent"/>
        <w:spacing w:after="0" w:line="240" w:lineRule="auto"/>
        <w:ind w:left="0"/>
        <w:rPr>
          <w:rFonts w:ascii="Arial Narrow" w:hAnsi="Arial Narrow" w:cs="Arial"/>
          <w:szCs w:val="24"/>
        </w:rPr>
      </w:pPr>
    </w:p>
    <w:p w14:paraId="73E9FE29" w14:textId="77777777" w:rsidR="00B36538" w:rsidRPr="00A50BF8" w:rsidRDefault="00B36538" w:rsidP="00B36538">
      <w:pPr>
        <w:pStyle w:val="BodyTextIndent"/>
        <w:numPr>
          <w:ilvl w:val="2"/>
          <w:numId w:val="3"/>
        </w:numPr>
        <w:tabs>
          <w:tab w:val="clear" w:pos="720"/>
          <w:tab w:val="num" w:pos="2160"/>
        </w:tabs>
        <w:spacing w:after="0" w:line="240" w:lineRule="auto"/>
        <w:ind w:left="2160"/>
        <w:rPr>
          <w:rFonts w:ascii="Arial Narrow" w:hAnsi="Arial Narrow"/>
          <w:szCs w:val="24"/>
        </w:rPr>
      </w:pPr>
      <w:r w:rsidRPr="00A50BF8">
        <w:rPr>
          <w:rFonts w:ascii="Arial Narrow" w:hAnsi="Arial Narrow"/>
          <w:szCs w:val="24"/>
        </w:rPr>
        <w:t xml:space="preserve">indemnifying any person against any circumstance includes indemnifying and keeping him harmless from all actions, claims and proceedings from time to time made against that person and all loss or damage and all payments, costs and expenses made or incurred by that person as a consequence of or which could not have arisen but for that circumstance; </w:t>
      </w:r>
    </w:p>
    <w:p w14:paraId="72C84F72" w14:textId="77777777" w:rsidR="00B36538" w:rsidRPr="00A50BF8" w:rsidRDefault="00B36538" w:rsidP="00B36538">
      <w:pPr>
        <w:pStyle w:val="BodyTextIndent"/>
        <w:spacing w:after="0" w:line="240" w:lineRule="auto"/>
        <w:ind w:left="0"/>
        <w:rPr>
          <w:rFonts w:ascii="Arial Narrow" w:hAnsi="Arial Narrow"/>
          <w:szCs w:val="24"/>
        </w:rPr>
      </w:pPr>
    </w:p>
    <w:p w14:paraId="099CBFA1" w14:textId="77777777" w:rsidR="00B36538" w:rsidRPr="00A50BF8" w:rsidRDefault="00B36538" w:rsidP="00B36538">
      <w:pPr>
        <w:pStyle w:val="BodyTextIndent"/>
        <w:numPr>
          <w:ilvl w:val="2"/>
          <w:numId w:val="3"/>
        </w:numPr>
        <w:tabs>
          <w:tab w:val="clear" w:pos="720"/>
          <w:tab w:val="num" w:pos="2160"/>
        </w:tabs>
        <w:spacing w:after="0" w:line="240" w:lineRule="auto"/>
        <w:ind w:left="2160"/>
        <w:rPr>
          <w:rFonts w:ascii="Arial Narrow" w:hAnsi="Arial Narrow"/>
          <w:szCs w:val="24"/>
        </w:rPr>
      </w:pPr>
      <w:r w:rsidRPr="00A50BF8">
        <w:rPr>
          <w:rFonts w:ascii="Arial Narrow" w:hAnsi="Arial Narrow"/>
          <w:szCs w:val="24"/>
        </w:rPr>
        <w:t xml:space="preserve">costs, charges, expenses or remuneration shall be deemed to include, in addition, references to any value added tax or similar tax charged or chargeable in respect thereof; and </w:t>
      </w:r>
    </w:p>
    <w:p w14:paraId="5D7036AA" w14:textId="77777777" w:rsidR="00B36538" w:rsidRPr="00A50BF8" w:rsidRDefault="00B36538" w:rsidP="00B36538">
      <w:pPr>
        <w:pStyle w:val="BodyTextIndent"/>
        <w:spacing w:after="0" w:line="240" w:lineRule="auto"/>
        <w:ind w:left="0"/>
        <w:rPr>
          <w:rFonts w:ascii="Arial Narrow" w:hAnsi="Arial Narrow"/>
          <w:szCs w:val="24"/>
        </w:rPr>
      </w:pPr>
    </w:p>
    <w:p w14:paraId="34EDF3EC" w14:textId="77777777" w:rsidR="00B36538" w:rsidRPr="00A50BF8" w:rsidRDefault="00B36538" w:rsidP="00B36538">
      <w:pPr>
        <w:pStyle w:val="BodyTextIndent"/>
        <w:numPr>
          <w:ilvl w:val="2"/>
          <w:numId w:val="3"/>
        </w:numPr>
        <w:tabs>
          <w:tab w:val="clear" w:pos="720"/>
          <w:tab w:val="num" w:pos="2160"/>
        </w:tabs>
        <w:spacing w:after="0" w:line="240" w:lineRule="auto"/>
        <w:ind w:left="2160"/>
        <w:rPr>
          <w:rFonts w:ascii="Arial Narrow" w:hAnsi="Arial Narrow"/>
          <w:szCs w:val="24"/>
        </w:rPr>
      </w:pPr>
      <w:r w:rsidRPr="00A50BF8">
        <w:rPr>
          <w:rFonts w:ascii="Arial Narrow" w:hAnsi="Arial Narrow"/>
          <w:szCs w:val="24"/>
        </w:rPr>
        <w:t>any reference to any document means that document as is supplemented, amended or varied from time to time between the parties thereto in accordance with the terms (if applicable) hereof and thereof.</w:t>
      </w:r>
    </w:p>
    <w:p w14:paraId="27B3683F" w14:textId="77777777" w:rsidR="00B36538" w:rsidRPr="00A50BF8" w:rsidRDefault="00B36538" w:rsidP="00B36538">
      <w:pPr>
        <w:pStyle w:val="BodyTextIndent"/>
        <w:spacing w:after="0" w:line="240" w:lineRule="auto"/>
        <w:ind w:left="0"/>
        <w:rPr>
          <w:rFonts w:ascii="Arial Narrow" w:hAnsi="Arial Narrow"/>
          <w:szCs w:val="24"/>
        </w:rPr>
      </w:pPr>
    </w:p>
    <w:p w14:paraId="28B3059D" w14:textId="77777777" w:rsidR="00B36538" w:rsidRPr="00A50BF8" w:rsidRDefault="00B36538" w:rsidP="00B36538">
      <w:pPr>
        <w:pStyle w:val="BodyTextIndent"/>
        <w:numPr>
          <w:ilvl w:val="1"/>
          <w:numId w:val="3"/>
        </w:numPr>
        <w:spacing w:after="0" w:line="240" w:lineRule="auto"/>
        <w:ind w:firstLine="0"/>
        <w:rPr>
          <w:rFonts w:ascii="Arial Narrow" w:hAnsi="Arial Narrow" w:cs="Arial"/>
          <w:szCs w:val="24"/>
        </w:rPr>
      </w:pPr>
      <w:r w:rsidRPr="00A50BF8">
        <w:rPr>
          <w:rFonts w:ascii="Arial Narrow" w:hAnsi="Arial Narrow" w:cs="Arial"/>
          <w:b/>
          <w:szCs w:val="24"/>
          <w:u w:val="single"/>
        </w:rPr>
        <w:t>Headings</w:t>
      </w:r>
    </w:p>
    <w:p w14:paraId="76EB31DF" w14:textId="77777777" w:rsidR="00B36538" w:rsidRPr="00A50BF8" w:rsidRDefault="00B36538" w:rsidP="00B36538">
      <w:pPr>
        <w:pStyle w:val="BodyTextIndent"/>
        <w:spacing w:after="0" w:line="240" w:lineRule="auto"/>
        <w:rPr>
          <w:rFonts w:ascii="Arial Narrow" w:hAnsi="Arial Narrow" w:cs="Arial"/>
          <w:szCs w:val="24"/>
        </w:rPr>
      </w:pPr>
    </w:p>
    <w:p w14:paraId="37E5300C" w14:textId="77777777" w:rsidR="0064103D" w:rsidRDefault="00B36538" w:rsidP="0064103D">
      <w:pPr>
        <w:pStyle w:val="BodyTextIndent"/>
        <w:spacing w:after="0" w:line="240" w:lineRule="auto"/>
        <w:ind w:left="1440"/>
        <w:rPr>
          <w:rFonts w:ascii="Arial Narrow" w:hAnsi="Arial Narrow" w:cs="Arial"/>
          <w:szCs w:val="24"/>
        </w:rPr>
      </w:pPr>
      <w:r w:rsidRPr="00A50BF8">
        <w:rPr>
          <w:rFonts w:ascii="Arial Narrow" w:hAnsi="Arial Narrow" w:cs="Arial"/>
          <w:szCs w:val="24"/>
        </w:rPr>
        <w:t>Headings to clauses are for convenience only and shall not affect the construction or interpretation of this Agreement.</w:t>
      </w:r>
      <w:bookmarkEnd w:id="5"/>
      <w:bookmarkEnd w:id="6"/>
    </w:p>
    <w:p w14:paraId="6E7115E5" w14:textId="77777777" w:rsidR="00EF59CC" w:rsidRDefault="00EF59CC" w:rsidP="0064103D">
      <w:pPr>
        <w:pStyle w:val="BodyTextIndent"/>
        <w:spacing w:after="0" w:line="240" w:lineRule="auto"/>
        <w:ind w:left="1440"/>
        <w:rPr>
          <w:rFonts w:ascii="Arial Narrow" w:hAnsi="Arial Narrow" w:cs="Arial"/>
          <w:szCs w:val="24"/>
        </w:rPr>
      </w:pPr>
    </w:p>
    <w:p w14:paraId="7716B055" w14:textId="60E1477B" w:rsidR="00C47613" w:rsidRDefault="00C47613" w:rsidP="27DFEAA6">
      <w:pPr>
        <w:pStyle w:val="BodyTextIndent"/>
        <w:spacing w:after="0" w:line="240" w:lineRule="auto"/>
        <w:ind w:left="1440"/>
        <w:rPr>
          <w:szCs w:val="24"/>
        </w:rPr>
      </w:pPr>
    </w:p>
    <w:p w14:paraId="347F69A4" w14:textId="77777777" w:rsidR="003B119B" w:rsidRPr="00A50BF8" w:rsidRDefault="003B119B" w:rsidP="002B0AD3">
      <w:pPr>
        <w:pStyle w:val="BodyTextIndent"/>
        <w:spacing w:after="0" w:line="240" w:lineRule="auto"/>
        <w:ind w:left="1440"/>
        <w:rPr>
          <w:rFonts w:ascii="Arial Narrow" w:hAnsi="Arial Narrow" w:cs="Arial"/>
          <w:szCs w:val="24"/>
        </w:rPr>
      </w:pPr>
    </w:p>
    <w:p w14:paraId="17048B14" w14:textId="77777777" w:rsidR="00B36538" w:rsidRPr="00A50BF8" w:rsidRDefault="00B36538" w:rsidP="00B36538">
      <w:pPr>
        <w:pStyle w:val="head2"/>
        <w:numPr>
          <w:ilvl w:val="0"/>
          <w:numId w:val="4"/>
        </w:numPr>
        <w:spacing w:after="0" w:line="240" w:lineRule="auto"/>
        <w:rPr>
          <w:rFonts w:ascii="Arial Narrow" w:hAnsi="Arial Narrow" w:cs="Arial"/>
          <w:b w:val="0"/>
          <w:szCs w:val="24"/>
          <w:u w:val="none"/>
        </w:rPr>
      </w:pPr>
      <w:bookmarkStart w:id="7" w:name="_Toc473796920"/>
      <w:r w:rsidRPr="00A50BF8">
        <w:rPr>
          <w:rFonts w:ascii="Arial Narrow" w:hAnsi="Arial Narrow" w:cs="Arial"/>
          <w:szCs w:val="24"/>
        </w:rPr>
        <w:t>Agreement to Purchase</w:t>
      </w:r>
      <w:bookmarkEnd w:id="7"/>
    </w:p>
    <w:p w14:paraId="24583138" w14:textId="77777777" w:rsidR="00B36538" w:rsidRPr="00A50BF8" w:rsidRDefault="00B36538" w:rsidP="00B36538">
      <w:pPr>
        <w:pStyle w:val="head2"/>
        <w:spacing w:after="0" w:line="240" w:lineRule="auto"/>
        <w:ind w:left="360"/>
        <w:rPr>
          <w:rFonts w:ascii="Arial Narrow" w:hAnsi="Arial Narrow" w:cs="Arial"/>
          <w:b w:val="0"/>
          <w:szCs w:val="24"/>
          <w:u w:val="none"/>
        </w:rPr>
      </w:pPr>
    </w:p>
    <w:p w14:paraId="6664F899" w14:textId="77777777" w:rsidR="003735D9" w:rsidRPr="00A50BF8" w:rsidRDefault="00B36538" w:rsidP="003735D9">
      <w:pPr>
        <w:pStyle w:val="ListParagraph"/>
        <w:numPr>
          <w:ilvl w:val="1"/>
          <w:numId w:val="4"/>
        </w:numPr>
        <w:tabs>
          <w:tab w:val="clear" w:pos="540"/>
        </w:tabs>
        <w:ind w:left="360"/>
        <w:jc w:val="both"/>
        <w:rPr>
          <w:rFonts w:ascii="Arial Narrow" w:hAnsi="Arial Narrow"/>
          <w:sz w:val="24"/>
          <w:szCs w:val="24"/>
        </w:rPr>
      </w:pPr>
      <w:bookmarkStart w:id="8" w:name="_Toc27997810"/>
      <w:bookmarkStart w:id="9" w:name="_Toc27999700"/>
      <w:bookmarkStart w:id="10" w:name="_Toc38163993"/>
      <w:bookmarkStart w:id="11" w:name="_Toc38273541"/>
      <w:r w:rsidRPr="00A50BF8">
        <w:rPr>
          <w:rFonts w:ascii="Arial Narrow" w:hAnsi="Arial Narrow"/>
          <w:sz w:val="24"/>
          <w:szCs w:val="24"/>
        </w:rPr>
        <w:lastRenderedPageBreak/>
        <w:t>The Vendor shall sell and the Purchaser shall purchase the Property for the Purchase Price and upon the terms and conditions set out in this Agreement.</w:t>
      </w:r>
    </w:p>
    <w:p w14:paraId="4AA1FBD2" w14:textId="77777777" w:rsidR="003735D9" w:rsidRPr="00A50BF8" w:rsidRDefault="003735D9" w:rsidP="003735D9">
      <w:pPr>
        <w:pStyle w:val="ListParagraph"/>
        <w:ind w:left="360"/>
        <w:jc w:val="both"/>
        <w:rPr>
          <w:rFonts w:ascii="Arial Narrow" w:hAnsi="Arial Narrow"/>
          <w:sz w:val="24"/>
          <w:szCs w:val="24"/>
        </w:rPr>
      </w:pPr>
    </w:p>
    <w:p w14:paraId="434672E4" w14:textId="77777777" w:rsidR="00B36538" w:rsidRPr="00A50BF8" w:rsidRDefault="27DFEAA6" w:rsidP="003735D9">
      <w:pPr>
        <w:pStyle w:val="ListParagraph"/>
        <w:numPr>
          <w:ilvl w:val="1"/>
          <w:numId w:val="4"/>
        </w:numPr>
        <w:tabs>
          <w:tab w:val="clear" w:pos="540"/>
        </w:tabs>
        <w:ind w:left="360"/>
        <w:jc w:val="both"/>
        <w:rPr>
          <w:rFonts w:ascii="Arial Narrow" w:hAnsi="Arial Narrow"/>
          <w:sz w:val="24"/>
          <w:szCs w:val="24"/>
        </w:rPr>
      </w:pPr>
      <w:r w:rsidRPr="27DFEAA6">
        <w:rPr>
          <w:rFonts w:ascii="Arial Narrow" w:hAnsi="Arial Narrow"/>
          <w:sz w:val="24"/>
          <w:szCs w:val="24"/>
        </w:rPr>
        <w:t xml:space="preserve">The interest sold shall be leasehold. </w:t>
      </w:r>
    </w:p>
    <w:p w14:paraId="09012EBF" w14:textId="02D79FEA" w:rsidR="27DFEAA6" w:rsidRDefault="27DFEAA6" w:rsidP="27DFEAA6">
      <w:pPr>
        <w:jc w:val="both"/>
      </w:pPr>
    </w:p>
    <w:p w14:paraId="7211C3F3" w14:textId="246B2B2C" w:rsidR="27DFEAA6" w:rsidRDefault="27DFEAA6" w:rsidP="27DFEAA6">
      <w:pPr>
        <w:jc w:val="both"/>
      </w:pPr>
    </w:p>
    <w:p w14:paraId="16F4D685" w14:textId="4ED69788" w:rsidR="27DFEAA6" w:rsidRDefault="27DFEAA6" w:rsidP="27DFEAA6">
      <w:pPr>
        <w:jc w:val="both"/>
      </w:pPr>
    </w:p>
    <w:p w14:paraId="00B2793C" w14:textId="77777777" w:rsidR="00B36538" w:rsidRPr="00A50BF8" w:rsidRDefault="00B36538" w:rsidP="00B36538">
      <w:pPr>
        <w:ind w:left="360"/>
        <w:jc w:val="both"/>
        <w:rPr>
          <w:rFonts w:ascii="Arial Narrow" w:hAnsi="Arial Narrow"/>
          <w:sz w:val="24"/>
          <w:szCs w:val="24"/>
        </w:rPr>
      </w:pPr>
    </w:p>
    <w:p w14:paraId="59E1B58F" w14:textId="77777777" w:rsidR="00B36538" w:rsidRPr="00A50BF8" w:rsidRDefault="00B36538" w:rsidP="00B36538">
      <w:pPr>
        <w:pStyle w:val="head2"/>
        <w:numPr>
          <w:ilvl w:val="0"/>
          <w:numId w:val="4"/>
        </w:numPr>
        <w:spacing w:after="0" w:line="240" w:lineRule="auto"/>
        <w:rPr>
          <w:rFonts w:ascii="Arial Narrow" w:hAnsi="Arial Narrow" w:cs="Arial"/>
          <w:szCs w:val="24"/>
          <w:u w:val="none"/>
        </w:rPr>
      </w:pPr>
      <w:bookmarkStart w:id="12" w:name="_Toc150671473"/>
      <w:bookmarkStart w:id="13" w:name="_Toc473796921"/>
      <w:r w:rsidRPr="00A50BF8">
        <w:rPr>
          <w:rFonts w:ascii="Arial Narrow" w:hAnsi="Arial Narrow" w:cs="Arial"/>
          <w:szCs w:val="24"/>
        </w:rPr>
        <w:t>Payment of the Purchase Price</w:t>
      </w:r>
      <w:bookmarkEnd w:id="8"/>
      <w:bookmarkEnd w:id="9"/>
      <w:bookmarkEnd w:id="10"/>
      <w:bookmarkEnd w:id="11"/>
      <w:bookmarkEnd w:id="12"/>
      <w:bookmarkEnd w:id="13"/>
    </w:p>
    <w:p w14:paraId="42FF02B8" w14:textId="77777777" w:rsidR="00B36538" w:rsidRPr="00A50BF8" w:rsidRDefault="00B36538" w:rsidP="00B36538">
      <w:pPr>
        <w:pStyle w:val="head2"/>
        <w:spacing w:after="0" w:line="240" w:lineRule="auto"/>
        <w:ind w:left="360"/>
        <w:rPr>
          <w:rFonts w:ascii="Arial Narrow" w:hAnsi="Arial Narrow" w:cs="Arial"/>
          <w:szCs w:val="24"/>
          <w:u w:val="none"/>
        </w:rPr>
      </w:pPr>
    </w:p>
    <w:p w14:paraId="4C1834FE" w14:textId="77777777" w:rsidR="00B36538" w:rsidRPr="00A50BF8" w:rsidRDefault="00B36538" w:rsidP="00A2180E">
      <w:pPr>
        <w:pStyle w:val="head2"/>
        <w:numPr>
          <w:ilvl w:val="1"/>
          <w:numId w:val="4"/>
        </w:numPr>
        <w:spacing w:after="0" w:line="240" w:lineRule="auto"/>
        <w:ind w:left="360"/>
        <w:rPr>
          <w:rFonts w:ascii="Arial Narrow" w:hAnsi="Arial Narrow" w:cs="Arial"/>
          <w:b w:val="0"/>
          <w:szCs w:val="24"/>
          <w:u w:val="none"/>
        </w:rPr>
      </w:pPr>
      <w:bookmarkStart w:id="14" w:name="_Toc472936666"/>
      <w:bookmarkStart w:id="15" w:name="_Toc473796814"/>
      <w:bookmarkStart w:id="16" w:name="_Toc473796922"/>
      <w:r w:rsidRPr="00A50BF8">
        <w:rPr>
          <w:rFonts w:ascii="Arial Narrow" w:hAnsi="Arial Narrow" w:cs="Arial"/>
          <w:b w:val="0"/>
          <w:szCs w:val="24"/>
          <w:u w:val="none"/>
        </w:rPr>
        <w:t>The Purchase Price shall be paid to the Vendor’s Advocates by way of Real Time Gross Settlement (RTGS) as follows:</w:t>
      </w:r>
      <w:bookmarkEnd w:id="14"/>
      <w:bookmarkEnd w:id="15"/>
      <w:bookmarkEnd w:id="16"/>
    </w:p>
    <w:p w14:paraId="57B5E08B" w14:textId="77777777" w:rsidR="00B36538" w:rsidRPr="00A50BF8" w:rsidRDefault="00B36538" w:rsidP="00A2180E">
      <w:pPr>
        <w:pStyle w:val="head2"/>
        <w:spacing w:after="0" w:line="240" w:lineRule="auto"/>
        <w:ind w:left="360"/>
        <w:rPr>
          <w:rFonts w:ascii="Arial Narrow" w:hAnsi="Arial Narrow" w:cs="Arial"/>
          <w:b w:val="0"/>
          <w:szCs w:val="24"/>
          <w:u w:val="none"/>
        </w:rPr>
      </w:pPr>
    </w:p>
    <w:p w14:paraId="77742064" w14:textId="055942AB" w:rsidR="006F0CB0" w:rsidRPr="00A50BF8" w:rsidRDefault="27DFEAA6" w:rsidP="00A2180E">
      <w:pPr>
        <w:pStyle w:val="ListParagraph"/>
        <w:numPr>
          <w:ilvl w:val="2"/>
          <w:numId w:val="4"/>
        </w:numPr>
        <w:ind w:left="1170"/>
        <w:jc w:val="both"/>
        <w:rPr>
          <w:rFonts w:ascii="Arial Narrow" w:hAnsi="Arial Narrow"/>
          <w:sz w:val="24"/>
          <w:szCs w:val="24"/>
        </w:rPr>
      </w:pPr>
      <w:r w:rsidRPr="27DFEAA6">
        <w:rPr>
          <w:rFonts w:ascii="Arial Narrow" w:hAnsi="Arial Narrow"/>
          <w:sz w:val="24"/>
          <w:szCs w:val="24"/>
        </w:rPr>
        <w:t xml:space="preserve">The Deposit of </w:t>
      </w:r>
      <w:r w:rsidRPr="27DFEAA6">
        <w:rPr>
          <w:rFonts w:ascii="Arial Narrow" w:hAnsi="Arial Narrow"/>
          <w:b/>
          <w:bCs/>
          <w:sz w:val="24"/>
          <w:szCs w:val="24"/>
          <w:lang w:val="en-GB"/>
        </w:rPr>
        <w:t xml:space="preserve">Kenya Shillings </w:t>
      </w:r>
      <w:r w:rsidRPr="27DFEAA6">
        <w:rPr>
          <w:rFonts w:ascii="Arial Narrow" w:hAnsi="Arial Narrow"/>
          <w:b/>
          <w:bCs/>
          <w:sz w:val="24"/>
          <w:szCs w:val="24"/>
        </w:rPr>
        <w:t>Five Million Only</w:t>
      </w:r>
      <w:r w:rsidRPr="27DFEAA6">
        <w:rPr>
          <w:rFonts w:ascii="Arial Narrow" w:hAnsi="Arial Narrow"/>
          <w:b/>
          <w:bCs/>
          <w:sz w:val="24"/>
          <w:szCs w:val="24"/>
          <w:lang w:val="en-GB"/>
        </w:rPr>
        <w:t xml:space="preserve"> (</w:t>
      </w:r>
      <w:proofErr w:type="spellStart"/>
      <w:r w:rsidRPr="27DFEAA6">
        <w:rPr>
          <w:rFonts w:ascii="Arial Narrow" w:hAnsi="Arial Narrow"/>
          <w:b/>
          <w:bCs/>
          <w:sz w:val="24"/>
          <w:szCs w:val="24"/>
          <w:lang w:val="en-GB"/>
        </w:rPr>
        <w:t>Kshs</w:t>
      </w:r>
      <w:proofErr w:type="spellEnd"/>
      <w:r w:rsidRPr="27DFEAA6">
        <w:rPr>
          <w:rFonts w:ascii="Arial Narrow" w:hAnsi="Arial Narrow"/>
          <w:b/>
          <w:bCs/>
          <w:sz w:val="24"/>
          <w:szCs w:val="24"/>
          <w:lang w:val="en-GB"/>
        </w:rPr>
        <w:t>. 5,000,000/=)</w:t>
      </w:r>
      <w:r w:rsidRPr="27DFEAA6">
        <w:rPr>
          <w:rFonts w:ascii="Arial Narrow" w:hAnsi="Arial Narrow"/>
          <w:sz w:val="24"/>
          <w:szCs w:val="24"/>
          <w:lang w:val="en-GB"/>
        </w:rPr>
        <w:t xml:space="preserve"> </w:t>
      </w:r>
      <w:r w:rsidRPr="27DFEAA6">
        <w:rPr>
          <w:rFonts w:ascii="Arial Narrow" w:hAnsi="Arial Narrow"/>
          <w:sz w:val="24"/>
          <w:szCs w:val="24"/>
        </w:rPr>
        <w:t xml:space="preserve"> shall be paid on or before the execution of this Agreement;</w:t>
      </w:r>
    </w:p>
    <w:p w14:paraId="3D0B8BBF" w14:textId="77777777" w:rsidR="006F0CB0" w:rsidRPr="00A50BF8" w:rsidRDefault="006F0CB0" w:rsidP="00A2180E">
      <w:pPr>
        <w:pStyle w:val="ListParagraph"/>
        <w:ind w:left="1170"/>
        <w:jc w:val="both"/>
        <w:rPr>
          <w:rFonts w:ascii="Arial Narrow" w:hAnsi="Arial Narrow"/>
          <w:sz w:val="24"/>
          <w:szCs w:val="24"/>
        </w:rPr>
      </w:pPr>
    </w:p>
    <w:p w14:paraId="7EFCFC1E" w14:textId="1B8695A4" w:rsidR="007102F4" w:rsidRPr="00A50BF8" w:rsidRDefault="27DFEAA6" w:rsidP="007102F4">
      <w:pPr>
        <w:pStyle w:val="ListParagraph"/>
        <w:numPr>
          <w:ilvl w:val="2"/>
          <w:numId w:val="4"/>
        </w:numPr>
        <w:ind w:left="1170"/>
        <w:jc w:val="both"/>
        <w:rPr>
          <w:rFonts w:ascii="Arial Narrow" w:hAnsi="Arial Narrow"/>
          <w:sz w:val="24"/>
          <w:szCs w:val="24"/>
        </w:rPr>
      </w:pPr>
      <w:r w:rsidRPr="27DFEAA6">
        <w:rPr>
          <w:rFonts w:ascii="Arial Narrow" w:hAnsi="Arial Narrow"/>
          <w:sz w:val="24"/>
          <w:szCs w:val="24"/>
          <w:lang w:val="en-GB"/>
        </w:rPr>
        <w:t xml:space="preserve">Following the execution of this Agreement, the Purchaser shall pay the Balance of </w:t>
      </w:r>
      <w:r w:rsidRPr="27DFEAA6">
        <w:rPr>
          <w:rFonts w:ascii="Arial Narrow" w:hAnsi="Arial Narrow"/>
          <w:b/>
          <w:bCs/>
          <w:sz w:val="24"/>
          <w:szCs w:val="24"/>
        </w:rPr>
        <w:t>Kenya Shillings Thirteen Million Only (</w:t>
      </w:r>
      <w:proofErr w:type="spellStart"/>
      <w:r w:rsidRPr="27DFEAA6">
        <w:rPr>
          <w:rFonts w:ascii="Arial Narrow" w:hAnsi="Arial Narrow"/>
          <w:b/>
          <w:bCs/>
          <w:sz w:val="24"/>
          <w:szCs w:val="24"/>
        </w:rPr>
        <w:t>Kshs</w:t>
      </w:r>
      <w:proofErr w:type="spellEnd"/>
      <w:r w:rsidRPr="27DFEAA6">
        <w:rPr>
          <w:rFonts w:ascii="Arial Narrow" w:hAnsi="Arial Narrow"/>
          <w:b/>
          <w:bCs/>
          <w:sz w:val="24"/>
          <w:szCs w:val="24"/>
        </w:rPr>
        <w:t xml:space="preserve">. 13,000,000/=) </w:t>
      </w:r>
      <w:r w:rsidRPr="27DFEAA6">
        <w:rPr>
          <w:rFonts w:ascii="Arial Narrow" w:hAnsi="Arial Narrow"/>
          <w:sz w:val="24"/>
          <w:szCs w:val="24"/>
          <w:lang w:val="en-GB"/>
        </w:rPr>
        <w:t xml:space="preserve">in cleared funds on or before the Completion Date. </w:t>
      </w:r>
    </w:p>
    <w:p w14:paraId="4A611404" w14:textId="77777777" w:rsidR="00D336D2" w:rsidRPr="005B1727" w:rsidRDefault="00D336D2" w:rsidP="005B1727">
      <w:pPr>
        <w:widowControl w:val="0"/>
        <w:tabs>
          <w:tab w:val="left" w:pos="2610"/>
        </w:tabs>
        <w:autoSpaceDE w:val="0"/>
        <w:autoSpaceDN w:val="0"/>
        <w:adjustRightInd w:val="0"/>
        <w:jc w:val="both"/>
        <w:rPr>
          <w:rFonts w:ascii="Arial Narrow" w:hAnsi="Arial Narrow"/>
          <w:sz w:val="24"/>
          <w:szCs w:val="24"/>
          <w:lang w:bidi="he-IL"/>
        </w:rPr>
      </w:pPr>
    </w:p>
    <w:p w14:paraId="0949C6E2" w14:textId="77777777" w:rsidR="00B36538" w:rsidRPr="00A50BF8" w:rsidRDefault="00B36538" w:rsidP="00A2180E">
      <w:pPr>
        <w:pStyle w:val="ListParagraph"/>
        <w:numPr>
          <w:ilvl w:val="1"/>
          <w:numId w:val="4"/>
        </w:numPr>
        <w:tabs>
          <w:tab w:val="num" w:pos="720"/>
          <w:tab w:val="left" w:pos="1170"/>
        </w:tabs>
        <w:ind w:left="360"/>
        <w:jc w:val="both"/>
        <w:rPr>
          <w:rFonts w:ascii="Arial Narrow" w:hAnsi="Arial Narrow"/>
          <w:sz w:val="24"/>
          <w:szCs w:val="24"/>
        </w:rPr>
      </w:pPr>
      <w:r w:rsidRPr="00A50BF8">
        <w:rPr>
          <w:rFonts w:ascii="Arial Narrow" w:hAnsi="Arial Narrow"/>
          <w:sz w:val="24"/>
          <w:szCs w:val="24"/>
        </w:rPr>
        <w:t>The Purchaser agrees that payments due under clause 3.1 shall be paid by electronic transfer to the following account</w:t>
      </w:r>
      <w:r w:rsidR="004F5427" w:rsidRPr="00A50BF8">
        <w:rPr>
          <w:rFonts w:ascii="Arial Narrow" w:hAnsi="Arial Narrow"/>
          <w:sz w:val="24"/>
          <w:szCs w:val="24"/>
        </w:rPr>
        <w:t xml:space="preserve"> or any other account as shall be advised by the Vendor from time to time</w:t>
      </w:r>
      <w:r w:rsidRPr="00A50BF8">
        <w:rPr>
          <w:rFonts w:ascii="Arial Narrow" w:hAnsi="Arial Narrow"/>
          <w:sz w:val="24"/>
          <w:szCs w:val="24"/>
        </w:rPr>
        <w:t>. Immediately upon the Purchaser</w:t>
      </w:r>
      <w:r w:rsidR="00A2180E" w:rsidRPr="00A50BF8">
        <w:rPr>
          <w:rFonts w:ascii="Arial Narrow" w:hAnsi="Arial Narrow"/>
          <w:sz w:val="24"/>
          <w:szCs w:val="24"/>
        </w:rPr>
        <w:t xml:space="preserve"> </w:t>
      </w:r>
      <w:r w:rsidRPr="00A50BF8">
        <w:rPr>
          <w:rFonts w:ascii="Arial Narrow" w:hAnsi="Arial Narrow"/>
          <w:sz w:val="24"/>
          <w:szCs w:val="24"/>
        </w:rPr>
        <w:t>effecting any payment pursuant to the terms of this Agreement, the Purchaser shall deliver to the Vendor proof of such payment (such as a confirmation of payment slip by the Purchaser’s banker), to enable the Vendor’s Advocates banker track such payment:</w:t>
      </w:r>
    </w:p>
    <w:p w14:paraId="6E5F6F04" w14:textId="77777777" w:rsidR="00B36538" w:rsidRPr="00A50BF8" w:rsidRDefault="00B36538" w:rsidP="00B36538">
      <w:pPr>
        <w:pStyle w:val="ListParagraph"/>
        <w:ind w:left="1080"/>
        <w:jc w:val="both"/>
        <w:rPr>
          <w:rFonts w:ascii="Arial Narrow" w:hAnsi="Arial Narrow"/>
          <w:sz w:val="24"/>
          <w:szCs w:val="24"/>
        </w:rPr>
      </w:pPr>
    </w:p>
    <w:p w14:paraId="5E32DF04" w14:textId="7EF22261" w:rsidR="00B36538" w:rsidRPr="00A50BF8" w:rsidRDefault="00B36538" w:rsidP="00B36538">
      <w:pPr>
        <w:pStyle w:val="ListParagraph"/>
        <w:ind w:left="1080"/>
        <w:jc w:val="both"/>
        <w:rPr>
          <w:rFonts w:ascii="Arial Narrow" w:hAnsi="Arial Narrow"/>
          <w:b/>
          <w:sz w:val="24"/>
          <w:szCs w:val="24"/>
        </w:rPr>
      </w:pPr>
      <w:r w:rsidRPr="00A50BF8">
        <w:rPr>
          <w:rFonts w:ascii="Arial Narrow" w:hAnsi="Arial Narrow"/>
          <w:b/>
          <w:sz w:val="24"/>
          <w:szCs w:val="24"/>
        </w:rPr>
        <w:t xml:space="preserve">Bank: </w:t>
      </w:r>
      <w:r w:rsidRPr="00A50BF8">
        <w:rPr>
          <w:rFonts w:ascii="Arial Narrow" w:hAnsi="Arial Narrow"/>
          <w:b/>
          <w:sz w:val="24"/>
          <w:szCs w:val="24"/>
        </w:rPr>
        <w:tab/>
      </w:r>
      <w:r w:rsidRPr="00A50BF8">
        <w:rPr>
          <w:rFonts w:ascii="Arial Narrow" w:hAnsi="Arial Narrow"/>
          <w:b/>
          <w:sz w:val="24"/>
          <w:szCs w:val="24"/>
        </w:rPr>
        <w:tab/>
      </w:r>
      <w:r w:rsidRPr="00A50BF8">
        <w:rPr>
          <w:rFonts w:ascii="Arial Narrow" w:hAnsi="Arial Narrow"/>
          <w:b/>
          <w:sz w:val="24"/>
          <w:szCs w:val="24"/>
        </w:rPr>
        <w:tab/>
      </w:r>
      <w:r w:rsidRPr="00A50BF8">
        <w:rPr>
          <w:rFonts w:ascii="Arial Narrow" w:hAnsi="Arial Narrow"/>
          <w:b/>
          <w:sz w:val="24"/>
          <w:szCs w:val="24"/>
        </w:rPr>
        <w:tab/>
      </w:r>
      <w:r w:rsidR="00220821">
        <w:rPr>
          <w:rFonts w:ascii="Arial Narrow" w:hAnsi="Arial Narrow"/>
          <w:b/>
          <w:sz w:val="24"/>
          <w:szCs w:val="24"/>
        </w:rPr>
        <w:t>ABSA Bank Kenya</w:t>
      </w:r>
    </w:p>
    <w:p w14:paraId="60A29250" w14:textId="242C367D" w:rsidR="00B36538" w:rsidRPr="00A50BF8" w:rsidRDefault="00B36538" w:rsidP="00B36538">
      <w:pPr>
        <w:pStyle w:val="ListParagraph"/>
        <w:ind w:left="1080"/>
        <w:jc w:val="both"/>
        <w:rPr>
          <w:rFonts w:ascii="Arial Narrow" w:hAnsi="Arial Narrow"/>
          <w:b/>
          <w:sz w:val="24"/>
          <w:szCs w:val="24"/>
        </w:rPr>
      </w:pPr>
      <w:r w:rsidRPr="00A50BF8">
        <w:rPr>
          <w:rFonts w:ascii="Arial Narrow" w:hAnsi="Arial Narrow"/>
          <w:b/>
          <w:sz w:val="24"/>
          <w:szCs w:val="24"/>
        </w:rPr>
        <w:t>Branch:</w:t>
      </w:r>
      <w:r w:rsidRPr="00A50BF8">
        <w:rPr>
          <w:rFonts w:ascii="Arial Narrow" w:hAnsi="Arial Narrow"/>
          <w:b/>
          <w:sz w:val="24"/>
          <w:szCs w:val="24"/>
        </w:rPr>
        <w:tab/>
      </w:r>
      <w:r w:rsidRPr="00A50BF8">
        <w:rPr>
          <w:rFonts w:ascii="Arial Narrow" w:hAnsi="Arial Narrow"/>
          <w:b/>
          <w:sz w:val="24"/>
          <w:szCs w:val="24"/>
        </w:rPr>
        <w:tab/>
      </w:r>
      <w:r w:rsidRPr="00A50BF8">
        <w:rPr>
          <w:rFonts w:ascii="Arial Narrow" w:hAnsi="Arial Narrow"/>
          <w:b/>
          <w:sz w:val="24"/>
          <w:szCs w:val="24"/>
        </w:rPr>
        <w:tab/>
      </w:r>
      <w:r w:rsidRPr="00A50BF8">
        <w:rPr>
          <w:rFonts w:ascii="Arial Narrow" w:hAnsi="Arial Narrow"/>
          <w:b/>
          <w:sz w:val="24"/>
          <w:szCs w:val="24"/>
        </w:rPr>
        <w:tab/>
      </w:r>
      <w:r w:rsidR="00220821">
        <w:rPr>
          <w:rFonts w:ascii="Arial Narrow" w:hAnsi="Arial Narrow"/>
          <w:b/>
          <w:sz w:val="24"/>
          <w:szCs w:val="24"/>
        </w:rPr>
        <w:t>Premier Branch</w:t>
      </w:r>
    </w:p>
    <w:p w14:paraId="57D3FC8D" w14:textId="37100D7A" w:rsidR="00B36538" w:rsidRPr="00A50BF8" w:rsidRDefault="00B36538" w:rsidP="00B36538">
      <w:pPr>
        <w:pStyle w:val="ListParagraph"/>
        <w:ind w:left="1080"/>
        <w:jc w:val="both"/>
        <w:rPr>
          <w:rFonts w:ascii="Arial Narrow" w:hAnsi="Arial Narrow"/>
          <w:b/>
          <w:sz w:val="24"/>
          <w:szCs w:val="24"/>
        </w:rPr>
      </w:pPr>
      <w:r w:rsidRPr="00A50BF8">
        <w:rPr>
          <w:rFonts w:ascii="Arial Narrow" w:hAnsi="Arial Narrow"/>
          <w:b/>
          <w:sz w:val="24"/>
          <w:szCs w:val="24"/>
        </w:rPr>
        <w:t xml:space="preserve">Beneficiary Account Name: </w:t>
      </w:r>
      <w:r w:rsidRPr="00A50BF8">
        <w:rPr>
          <w:rFonts w:ascii="Arial Narrow" w:hAnsi="Arial Narrow"/>
          <w:b/>
          <w:sz w:val="24"/>
          <w:szCs w:val="24"/>
        </w:rPr>
        <w:tab/>
      </w:r>
      <w:r w:rsidR="00220821">
        <w:rPr>
          <w:rFonts w:ascii="Arial Narrow" w:hAnsi="Arial Narrow"/>
          <w:b/>
          <w:sz w:val="24"/>
          <w:szCs w:val="24"/>
        </w:rPr>
        <w:t xml:space="preserve">Eric </w:t>
      </w:r>
      <w:proofErr w:type="spellStart"/>
      <w:r w:rsidR="00220821">
        <w:rPr>
          <w:rFonts w:ascii="Arial Narrow" w:hAnsi="Arial Narrow"/>
          <w:b/>
          <w:sz w:val="24"/>
          <w:szCs w:val="24"/>
        </w:rPr>
        <w:t>Opon</w:t>
      </w:r>
      <w:proofErr w:type="spellEnd"/>
      <w:r w:rsidR="00220821">
        <w:rPr>
          <w:rFonts w:ascii="Arial Narrow" w:hAnsi="Arial Narrow"/>
          <w:b/>
          <w:sz w:val="24"/>
          <w:szCs w:val="24"/>
        </w:rPr>
        <w:t xml:space="preserve"> </w:t>
      </w:r>
      <w:proofErr w:type="spellStart"/>
      <w:r w:rsidR="00220821">
        <w:rPr>
          <w:rFonts w:ascii="Arial Narrow" w:hAnsi="Arial Narrow"/>
          <w:b/>
          <w:sz w:val="24"/>
          <w:szCs w:val="24"/>
        </w:rPr>
        <w:t>Nyamunga</w:t>
      </w:r>
      <w:proofErr w:type="spellEnd"/>
    </w:p>
    <w:p w14:paraId="7A8C7FDE" w14:textId="77777777" w:rsidR="00B36538" w:rsidRPr="00A50BF8" w:rsidRDefault="00B36538" w:rsidP="00B36538">
      <w:pPr>
        <w:pStyle w:val="ListParagraph"/>
        <w:ind w:left="1080"/>
        <w:jc w:val="both"/>
        <w:rPr>
          <w:rFonts w:ascii="Arial Narrow" w:hAnsi="Arial Narrow"/>
          <w:b/>
          <w:sz w:val="24"/>
          <w:szCs w:val="24"/>
        </w:rPr>
      </w:pPr>
      <w:r w:rsidRPr="00A50BF8">
        <w:rPr>
          <w:rFonts w:ascii="Arial Narrow" w:hAnsi="Arial Narrow"/>
          <w:b/>
          <w:sz w:val="24"/>
          <w:szCs w:val="24"/>
        </w:rPr>
        <w:t xml:space="preserve">Account Currency: </w:t>
      </w:r>
      <w:r w:rsidRPr="00A50BF8">
        <w:rPr>
          <w:rFonts w:ascii="Arial Narrow" w:hAnsi="Arial Narrow"/>
          <w:b/>
          <w:sz w:val="24"/>
          <w:szCs w:val="24"/>
        </w:rPr>
        <w:tab/>
      </w:r>
      <w:r w:rsidRPr="00A50BF8">
        <w:rPr>
          <w:rFonts w:ascii="Arial Narrow" w:hAnsi="Arial Narrow"/>
          <w:b/>
          <w:sz w:val="24"/>
          <w:szCs w:val="24"/>
        </w:rPr>
        <w:tab/>
        <w:t>Kenya Shilling</w:t>
      </w:r>
    </w:p>
    <w:p w14:paraId="7B124EE5" w14:textId="6E0989A3" w:rsidR="00B36538" w:rsidRPr="00A50BF8" w:rsidRDefault="00B36538" w:rsidP="00B36538">
      <w:pPr>
        <w:pStyle w:val="ListParagraph"/>
        <w:ind w:left="1080"/>
        <w:jc w:val="both"/>
        <w:rPr>
          <w:rFonts w:ascii="Arial Narrow" w:hAnsi="Arial Narrow"/>
          <w:b/>
          <w:sz w:val="24"/>
          <w:szCs w:val="24"/>
        </w:rPr>
      </w:pPr>
      <w:r w:rsidRPr="00A50BF8">
        <w:rPr>
          <w:rFonts w:ascii="Arial Narrow" w:hAnsi="Arial Narrow"/>
          <w:b/>
          <w:sz w:val="24"/>
          <w:szCs w:val="24"/>
        </w:rPr>
        <w:t xml:space="preserve">Beneficiary Account Number: </w:t>
      </w:r>
      <w:r w:rsidRPr="00A50BF8">
        <w:rPr>
          <w:rFonts w:ascii="Arial Narrow" w:hAnsi="Arial Narrow"/>
          <w:b/>
          <w:sz w:val="24"/>
          <w:szCs w:val="24"/>
        </w:rPr>
        <w:tab/>
      </w:r>
      <w:r w:rsidR="00220821">
        <w:rPr>
          <w:rFonts w:ascii="Arial Narrow" w:hAnsi="Arial Narrow"/>
          <w:b/>
          <w:sz w:val="24"/>
          <w:szCs w:val="24"/>
        </w:rPr>
        <w:t>0366002499</w:t>
      </w:r>
    </w:p>
    <w:p w14:paraId="0869B316" w14:textId="77777777" w:rsidR="00B36538" w:rsidRPr="00A50BF8" w:rsidRDefault="00B36538" w:rsidP="00B36538">
      <w:pPr>
        <w:pStyle w:val="ListParagraph"/>
        <w:ind w:left="1080"/>
        <w:jc w:val="both"/>
        <w:rPr>
          <w:rFonts w:ascii="Arial Narrow" w:hAnsi="Arial Narrow"/>
          <w:b/>
          <w:sz w:val="24"/>
          <w:szCs w:val="24"/>
        </w:rPr>
      </w:pPr>
      <w:r w:rsidRPr="00A50BF8">
        <w:rPr>
          <w:rFonts w:ascii="Arial Narrow" w:hAnsi="Arial Narrow"/>
          <w:b/>
          <w:sz w:val="24"/>
          <w:szCs w:val="24"/>
        </w:rPr>
        <w:t xml:space="preserve">Swift Code: </w:t>
      </w:r>
      <w:r w:rsidRPr="00A50BF8">
        <w:rPr>
          <w:rFonts w:ascii="Arial Narrow" w:hAnsi="Arial Narrow"/>
          <w:b/>
          <w:sz w:val="24"/>
          <w:szCs w:val="24"/>
        </w:rPr>
        <w:tab/>
      </w:r>
      <w:r w:rsidRPr="00A50BF8">
        <w:rPr>
          <w:rFonts w:ascii="Arial Narrow" w:hAnsi="Arial Narrow"/>
          <w:b/>
          <w:sz w:val="24"/>
          <w:szCs w:val="24"/>
        </w:rPr>
        <w:tab/>
      </w:r>
      <w:r w:rsidRPr="00A50BF8">
        <w:rPr>
          <w:rFonts w:ascii="Arial Narrow" w:hAnsi="Arial Narrow"/>
          <w:b/>
          <w:sz w:val="24"/>
          <w:szCs w:val="24"/>
        </w:rPr>
        <w:tab/>
        <w:t>BARCKENX</w:t>
      </w:r>
    </w:p>
    <w:p w14:paraId="01A4F2FE" w14:textId="77777777" w:rsidR="00B36538" w:rsidRDefault="00B36538" w:rsidP="00B36538">
      <w:pPr>
        <w:pStyle w:val="head2"/>
        <w:spacing w:after="0" w:line="240" w:lineRule="auto"/>
        <w:ind w:left="1080"/>
        <w:rPr>
          <w:rFonts w:ascii="Arial Narrow" w:hAnsi="Arial Narrow"/>
          <w:szCs w:val="24"/>
        </w:rPr>
      </w:pPr>
    </w:p>
    <w:p w14:paraId="7BF9A618" w14:textId="77777777" w:rsidR="00AC16B6" w:rsidRPr="00A50BF8" w:rsidRDefault="00AC16B6" w:rsidP="00B36538">
      <w:pPr>
        <w:pStyle w:val="head2"/>
        <w:spacing w:after="0" w:line="240" w:lineRule="auto"/>
        <w:ind w:left="1080"/>
        <w:rPr>
          <w:rFonts w:ascii="Arial Narrow" w:hAnsi="Arial Narrow"/>
          <w:szCs w:val="24"/>
        </w:rPr>
      </w:pPr>
    </w:p>
    <w:p w14:paraId="300AB219" w14:textId="77777777" w:rsidR="00B36538" w:rsidRPr="00A50BF8" w:rsidRDefault="00B36538" w:rsidP="00B36538">
      <w:pPr>
        <w:widowControl w:val="0"/>
        <w:numPr>
          <w:ilvl w:val="0"/>
          <w:numId w:val="4"/>
        </w:numPr>
        <w:autoSpaceDE w:val="0"/>
        <w:autoSpaceDN w:val="0"/>
        <w:adjustRightInd w:val="0"/>
        <w:jc w:val="both"/>
        <w:rPr>
          <w:rFonts w:ascii="Arial Narrow" w:hAnsi="Arial Narrow"/>
          <w:b/>
          <w:sz w:val="24"/>
          <w:szCs w:val="24"/>
          <w:u w:val="single"/>
        </w:rPr>
      </w:pPr>
      <w:bookmarkStart w:id="17" w:name="_Toc97700247"/>
      <w:r w:rsidRPr="00A50BF8">
        <w:rPr>
          <w:rFonts w:ascii="Arial Narrow" w:hAnsi="Arial Narrow"/>
          <w:b/>
          <w:sz w:val="24"/>
          <w:szCs w:val="24"/>
          <w:u w:val="single"/>
          <w:lang w:bidi="he-IL"/>
        </w:rPr>
        <w:t>Interest</w:t>
      </w:r>
      <w:r w:rsidRPr="00A50BF8">
        <w:rPr>
          <w:rFonts w:ascii="Arial Narrow" w:hAnsi="Arial Narrow"/>
          <w:b/>
          <w:sz w:val="24"/>
          <w:szCs w:val="24"/>
          <w:u w:val="single"/>
        </w:rPr>
        <w:t xml:space="preserve"> on Late Payment</w:t>
      </w:r>
    </w:p>
    <w:p w14:paraId="255F28ED" w14:textId="77777777" w:rsidR="00B36538" w:rsidRPr="00A50BF8" w:rsidRDefault="00B36538" w:rsidP="00B36538">
      <w:pPr>
        <w:widowControl w:val="0"/>
        <w:tabs>
          <w:tab w:val="left" w:pos="2865"/>
        </w:tabs>
        <w:autoSpaceDE w:val="0"/>
        <w:autoSpaceDN w:val="0"/>
        <w:adjustRightInd w:val="0"/>
        <w:spacing w:before="4" w:line="249" w:lineRule="exact"/>
        <w:jc w:val="both"/>
        <w:rPr>
          <w:rFonts w:ascii="Arial Narrow" w:hAnsi="Arial Narrow"/>
          <w:b/>
          <w:sz w:val="24"/>
          <w:szCs w:val="24"/>
          <w:u w:val="single"/>
        </w:rPr>
      </w:pPr>
    </w:p>
    <w:p w14:paraId="4EB1C1C9" w14:textId="77777777" w:rsidR="00B36538" w:rsidRPr="00A50BF8" w:rsidRDefault="00B36538" w:rsidP="00B36538">
      <w:pPr>
        <w:widowControl w:val="0"/>
        <w:numPr>
          <w:ilvl w:val="1"/>
          <w:numId w:val="4"/>
        </w:numPr>
        <w:tabs>
          <w:tab w:val="num" w:pos="720"/>
        </w:tabs>
        <w:autoSpaceDE w:val="0"/>
        <w:autoSpaceDN w:val="0"/>
        <w:adjustRightInd w:val="0"/>
        <w:spacing w:before="4" w:line="249" w:lineRule="exact"/>
        <w:ind w:left="360"/>
        <w:jc w:val="both"/>
        <w:rPr>
          <w:rFonts w:ascii="Arial Narrow" w:hAnsi="Arial Narrow"/>
          <w:sz w:val="24"/>
          <w:szCs w:val="24"/>
        </w:rPr>
      </w:pPr>
      <w:r w:rsidRPr="00A50BF8">
        <w:rPr>
          <w:rFonts w:ascii="Arial Narrow" w:hAnsi="Arial Narrow"/>
          <w:sz w:val="24"/>
          <w:szCs w:val="24"/>
        </w:rPr>
        <w:t xml:space="preserve">If the Purchaser fails to </w:t>
      </w:r>
      <w:proofErr w:type="spellStart"/>
      <w:r w:rsidRPr="00A50BF8">
        <w:rPr>
          <w:rFonts w:ascii="Arial Narrow" w:hAnsi="Arial Narrow"/>
          <w:sz w:val="24"/>
          <w:szCs w:val="24"/>
        </w:rPr>
        <w:t>honour</w:t>
      </w:r>
      <w:proofErr w:type="spellEnd"/>
      <w:r w:rsidRPr="00A50BF8">
        <w:rPr>
          <w:rFonts w:ascii="Arial Narrow" w:hAnsi="Arial Narrow"/>
          <w:sz w:val="24"/>
          <w:szCs w:val="24"/>
        </w:rPr>
        <w:t xml:space="preserve"> the Purchaser's payment obligations under clause 3 above or under any other provision hereof on the due date or if any cheque or bank draft taken for or towards the satisfaction of the relevant payment obligation of the Purchaser is not </w:t>
      </w:r>
      <w:proofErr w:type="spellStart"/>
      <w:r w:rsidRPr="00A50BF8">
        <w:rPr>
          <w:rFonts w:ascii="Arial Narrow" w:hAnsi="Arial Narrow"/>
          <w:sz w:val="24"/>
          <w:szCs w:val="24"/>
        </w:rPr>
        <w:t>honoured</w:t>
      </w:r>
      <w:proofErr w:type="spellEnd"/>
      <w:r w:rsidRPr="00A50BF8">
        <w:rPr>
          <w:rFonts w:ascii="Arial Narrow" w:hAnsi="Arial Narrow"/>
          <w:sz w:val="24"/>
          <w:szCs w:val="24"/>
        </w:rPr>
        <w:t xml:space="preserve"> upon first presentation: </w:t>
      </w:r>
    </w:p>
    <w:p w14:paraId="14640843" w14:textId="77777777" w:rsidR="00B36538" w:rsidRPr="00A50BF8" w:rsidRDefault="00B36538" w:rsidP="00B36538">
      <w:pPr>
        <w:widowControl w:val="0"/>
        <w:autoSpaceDE w:val="0"/>
        <w:autoSpaceDN w:val="0"/>
        <w:adjustRightInd w:val="0"/>
        <w:spacing w:line="249" w:lineRule="exact"/>
        <w:jc w:val="both"/>
        <w:rPr>
          <w:rFonts w:ascii="Arial Narrow" w:hAnsi="Arial Narrow"/>
          <w:sz w:val="24"/>
          <w:szCs w:val="24"/>
        </w:rPr>
      </w:pPr>
    </w:p>
    <w:p w14:paraId="5C9DB207" w14:textId="01FE07F6" w:rsidR="00B36538" w:rsidRPr="00A50BF8" w:rsidRDefault="26D60402" w:rsidP="00B36538">
      <w:pPr>
        <w:widowControl w:val="0"/>
        <w:numPr>
          <w:ilvl w:val="2"/>
          <w:numId w:val="4"/>
        </w:numPr>
        <w:autoSpaceDE w:val="0"/>
        <w:autoSpaceDN w:val="0"/>
        <w:adjustRightInd w:val="0"/>
        <w:spacing w:before="4" w:line="249" w:lineRule="exact"/>
        <w:ind w:left="1170"/>
        <w:jc w:val="both"/>
        <w:rPr>
          <w:rFonts w:ascii="Arial Narrow" w:hAnsi="Arial Narrow"/>
          <w:sz w:val="24"/>
          <w:szCs w:val="24"/>
        </w:rPr>
      </w:pPr>
      <w:r w:rsidRPr="26D60402">
        <w:rPr>
          <w:rFonts w:ascii="Arial Narrow" w:hAnsi="Arial Narrow"/>
          <w:sz w:val="24"/>
          <w:szCs w:val="24"/>
        </w:rPr>
        <w:t>the Purchaser shall pay interest at the rate agreed between the parties on the amount due which interest is payable from the date the said payment is due for payment until payment (both days inclusive) (together with all accrued interest) in full, such interest to be computed on the basis of a 365 day year and compounded monthly; or</w:t>
      </w:r>
    </w:p>
    <w:p w14:paraId="28C39F85" w14:textId="77777777" w:rsidR="00B36538" w:rsidRPr="00A50BF8" w:rsidRDefault="00B36538" w:rsidP="00B36538">
      <w:pPr>
        <w:widowControl w:val="0"/>
        <w:tabs>
          <w:tab w:val="num" w:pos="1440"/>
        </w:tabs>
        <w:autoSpaceDE w:val="0"/>
        <w:autoSpaceDN w:val="0"/>
        <w:adjustRightInd w:val="0"/>
        <w:spacing w:before="4" w:line="249" w:lineRule="exact"/>
        <w:ind w:left="1170"/>
        <w:jc w:val="both"/>
        <w:rPr>
          <w:rFonts w:ascii="Arial Narrow" w:hAnsi="Arial Narrow"/>
          <w:sz w:val="24"/>
          <w:szCs w:val="24"/>
        </w:rPr>
      </w:pPr>
      <w:r w:rsidRPr="00A50BF8">
        <w:rPr>
          <w:rFonts w:ascii="Arial Narrow" w:hAnsi="Arial Narrow"/>
          <w:sz w:val="24"/>
          <w:szCs w:val="24"/>
        </w:rPr>
        <w:tab/>
      </w:r>
      <w:r w:rsidRPr="00A50BF8">
        <w:rPr>
          <w:rFonts w:ascii="Arial Narrow" w:hAnsi="Arial Narrow"/>
          <w:sz w:val="24"/>
          <w:szCs w:val="24"/>
        </w:rPr>
        <w:tab/>
      </w:r>
    </w:p>
    <w:p w14:paraId="73CB7726" w14:textId="77777777" w:rsidR="00B36538" w:rsidRPr="00A50BF8" w:rsidRDefault="00B36538" w:rsidP="00B36538">
      <w:pPr>
        <w:widowControl w:val="0"/>
        <w:numPr>
          <w:ilvl w:val="2"/>
          <w:numId w:val="4"/>
        </w:numPr>
        <w:autoSpaceDE w:val="0"/>
        <w:autoSpaceDN w:val="0"/>
        <w:adjustRightInd w:val="0"/>
        <w:spacing w:before="4" w:line="249" w:lineRule="exact"/>
        <w:ind w:left="1170"/>
        <w:jc w:val="both"/>
        <w:rPr>
          <w:rFonts w:ascii="Arial Narrow" w:hAnsi="Arial Narrow"/>
          <w:sz w:val="24"/>
          <w:szCs w:val="24"/>
        </w:rPr>
      </w:pPr>
      <w:r w:rsidRPr="00A50BF8">
        <w:rPr>
          <w:rFonts w:ascii="Arial Narrow" w:hAnsi="Arial Narrow"/>
          <w:sz w:val="24"/>
          <w:szCs w:val="24"/>
        </w:rPr>
        <w:t>the Vendor may (but without prejudice to any other available right or remedy) if payment (together with accrued interest thereon) in cleared funds shall not have been effected on or before the due date for payment elect to treat such non-payment as a fundamental breach of the Purchaser's obligations under this Agreement</w:t>
      </w:r>
      <w:r w:rsidR="00773F41" w:rsidRPr="00A50BF8">
        <w:rPr>
          <w:rFonts w:ascii="Arial Narrow" w:hAnsi="Arial Narrow"/>
          <w:sz w:val="24"/>
          <w:szCs w:val="24"/>
        </w:rPr>
        <w:t xml:space="preserve"> and the provisions of Clause 10</w:t>
      </w:r>
      <w:r w:rsidRPr="00A50BF8">
        <w:rPr>
          <w:rFonts w:ascii="Arial Narrow" w:hAnsi="Arial Narrow"/>
          <w:sz w:val="24"/>
          <w:szCs w:val="24"/>
        </w:rPr>
        <w:t xml:space="preserve"> shall apply.</w:t>
      </w:r>
    </w:p>
    <w:p w14:paraId="5FA6D1BB" w14:textId="77777777" w:rsidR="00B36538" w:rsidRPr="00A50BF8" w:rsidRDefault="00B36538" w:rsidP="00B36538">
      <w:pPr>
        <w:widowControl w:val="0"/>
        <w:autoSpaceDE w:val="0"/>
        <w:autoSpaceDN w:val="0"/>
        <w:adjustRightInd w:val="0"/>
        <w:spacing w:before="4" w:line="249" w:lineRule="exact"/>
        <w:jc w:val="both"/>
        <w:rPr>
          <w:rFonts w:ascii="Arial Narrow" w:hAnsi="Arial Narrow"/>
          <w:sz w:val="24"/>
          <w:szCs w:val="24"/>
        </w:rPr>
      </w:pPr>
    </w:p>
    <w:p w14:paraId="1DC8E68D" w14:textId="77777777" w:rsidR="00B36538" w:rsidRDefault="00B36538" w:rsidP="00B36538">
      <w:pPr>
        <w:pStyle w:val="head2"/>
        <w:numPr>
          <w:ilvl w:val="1"/>
          <w:numId w:val="4"/>
        </w:numPr>
        <w:spacing w:after="0" w:line="240" w:lineRule="auto"/>
        <w:ind w:left="360"/>
        <w:rPr>
          <w:rFonts w:ascii="Arial Narrow" w:hAnsi="Arial Narrow"/>
          <w:b w:val="0"/>
          <w:szCs w:val="24"/>
          <w:u w:val="none"/>
        </w:rPr>
      </w:pPr>
      <w:bookmarkStart w:id="18" w:name="_Toc473796815"/>
      <w:bookmarkStart w:id="19" w:name="_Toc473796923"/>
      <w:r w:rsidRPr="00A50BF8">
        <w:rPr>
          <w:rFonts w:ascii="Arial Narrow" w:hAnsi="Arial Narrow"/>
          <w:b w:val="0"/>
          <w:szCs w:val="24"/>
          <w:u w:val="none"/>
        </w:rPr>
        <w:lastRenderedPageBreak/>
        <w:t>The Purchaser hereby agrees that the Agreed Rate of Interest payable on the Purchaser's breach of this Agreement represents a fair and reasonable pre-estimate of the loss to be suffered by the Vendor resulting from the Purchaser's breach.</w:t>
      </w:r>
      <w:bookmarkEnd w:id="18"/>
      <w:bookmarkEnd w:id="19"/>
    </w:p>
    <w:p w14:paraId="3F416D1D" w14:textId="77777777" w:rsidR="0096537B" w:rsidRDefault="0096537B" w:rsidP="0096537B">
      <w:pPr>
        <w:pStyle w:val="head2"/>
        <w:spacing w:after="0" w:line="240" w:lineRule="auto"/>
        <w:ind w:left="360"/>
        <w:rPr>
          <w:rFonts w:ascii="Arial Narrow" w:hAnsi="Arial Narrow"/>
          <w:b w:val="0"/>
          <w:szCs w:val="24"/>
          <w:u w:val="none"/>
        </w:rPr>
      </w:pPr>
    </w:p>
    <w:p w14:paraId="0342CE6F" w14:textId="77777777" w:rsidR="004B5147" w:rsidRDefault="004B5147" w:rsidP="0096537B">
      <w:pPr>
        <w:pStyle w:val="head2"/>
        <w:spacing w:after="0" w:line="240" w:lineRule="auto"/>
        <w:ind w:left="360"/>
        <w:rPr>
          <w:rFonts w:ascii="Arial Narrow" w:hAnsi="Arial Narrow"/>
          <w:b w:val="0"/>
          <w:szCs w:val="24"/>
          <w:u w:val="none"/>
        </w:rPr>
      </w:pPr>
    </w:p>
    <w:p w14:paraId="34F62F2C" w14:textId="77777777" w:rsidR="004B5147" w:rsidRPr="00A50BF8" w:rsidRDefault="004B5147" w:rsidP="27DFEAA6">
      <w:pPr>
        <w:pStyle w:val="head2"/>
        <w:spacing w:after="0" w:line="240" w:lineRule="auto"/>
        <w:ind w:left="360"/>
        <w:rPr>
          <w:rFonts w:ascii="Arial Narrow" w:hAnsi="Arial Narrow"/>
          <w:b w:val="0"/>
          <w:u w:val="none"/>
        </w:rPr>
      </w:pPr>
    </w:p>
    <w:p w14:paraId="181F33AE" w14:textId="778A03D7" w:rsidR="27DFEAA6" w:rsidRDefault="27DFEAA6" w:rsidP="27DFEAA6">
      <w:pPr>
        <w:pStyle w:val="head2"/>
        <w:spacing w:after="0" w:line="240" w:lineRule="auto"/>
        <w:ind w:left="360"/>
        <w:rPr>
          <w:bCs/>
          <w:szCs w:val="24"/>
          <w:u w:val="none"/>
        </w:rPr>
      </w:pPr>
    </w:p>
    <w:p w14:paraId="1275682B" w14:textId="197C81D5" w:rsidR="27DFEAA6" w:rsidRDefault="27DFEAA6" w:rsidP="27DFEAA6">
      <w:pPr>
        <w:pStyle w:val="head2"/>
        <w:spacing w:after="0" w:line="240" w:lineRule="auto"/>
        <w:ind w:left="360"/>
        <w:rPr>
          <w:bCs/>
          <w:szCs w:val="24"/>
          <w:u w:val="none"/>
        </w:rPr>
      </w:pPr>
    </w:p>
    <w:p w14:paraId="4C03CCB9" w14:textId="77777777" w:rsidR="00B36538" w:rsidRPr="00A50BF8" w:rsidRDefault="00B36538" w:rsidP="00B36538">
      <w:pPr>
        <w:pStyle w:val="head2"/>
        <w:spacing w:after="0" w:line="240" w:lineRule="auto"/>
        <w:ind w:left="360"/>
        <w:rPr>
          <w:rFonts w:ascii="Arial Narrow" w:hAnsi="Arial Narrow" w:cs="Arial"/>
          <w:szCs w:val="24"/>
        </w:rPr>
      </w:pPr>
    </w:p>
    <w:p w14:paraId="48D1B138" w14:textId="77777777" w:rsidR="00B36538" w:rsidRPr="00A50BF8" w:rsidRDefault="00B36538" w:rsidP="00B36538">
      <w:pPr>
        <w:pStyle w:val="head2"/>
        <w:numPr>
          <w:ilvl w:val="0"/>
          <w:numId w:val="4"/>
        </w:numPr>
        <w:spacing w:after="0" w:line="240" w:lineRule="auto"/>
        <w:rPr>
          <w:rFonts w:ascii="Arial Narrow" w:hAnsi="Arial Narrow" w:cs="Arial"/>
          <w:szCs w:val="24"/>
        </w:rPr>
      </w:pPr>
      <w:bookmarkStart w:id="20" w:name="_Toc473796924"/>
      <w:r w:rsidRPr="00A50BF8">
        <w:rPr>
          <w:rFonts w:ascii="Arial Narrow" w:hAnsi="Arial Narrow" w:cs="Arial"/>
          <w:szCs w:val="24"/>
        </w:rPr>
        <w:t>Sale Subject to LSK Conditions of Sale</w:t>
      </w:r>
      <w:bookmarkEnd w:id="20"/>
    </w:p>
    <w:p w14:paraId="2F888D48" w14:textId="77777777" w:rsidR="00B36538" w:rsidRPr="00A50BF8" w:rsidRDefault="00B36538" w:rsidP="00B36538">
      <w:pPr>
        <w:pStyle w:val="BodyTextIndent"/>
        <w:widowControl w:val="0"/>
        <w:tabs>
          <w:tab w:val="left" w:pos="360"/>
          <w:tab w:val="left" w:pos="540"/>
        </w:tabs>
        <w:spacing w:after="0" w:line="240" w:lineRule="auto"/>
        <w:ind w:left="360"/>
        <w:rPr>
          <w:rFonts w:ascii="Arial Narrow" w:hAnsi="Arial Narrow" w:cs="Arial"/>
          <w:szCs w:val="24"/>
        </w:rPr>
      </w:pPr>
    </w:p>
    <w:p w14:paraId="24A0D820" w14:textId="345265D6" w:rsidR="00B36538" w:rsidRPr="00A50BF8" w:rsidRDefault="00B36538" w:rsidP="00B36538">
      <w:pPr>
        <w:pStyle w:val="BodyTextIndent"/>
        <w:widowControl w:val="0"/>
        <w:tabs>
          <w:tab w:val="left" w:pos="360"/>
          <w:tab w:val="left" w:pos="540"/>
        </w:tabs>
        <w:spacing w:after="0" w:line="240" w:lineRule="auto"/>
        <w:ind w:left="360"/>
        <w:rPr>
          <w:rFonts w:ascii="Arial Narrow" w:hAnsi="Arial Narrow" w:cs="Arial"/>
          <w:szCs w:val="24"/>
        </w:rPr>
      </w:pPr>
      <w:r w:rsidRPr="00A50BF8">
        <w:rPr>
          <w:rFonts w:ascii="Arial Narrow" w:hAnsi="Arial Narrow" w:cs="Arial"/>
          <w:szCs w:val="24"/>
        </w:rPr>
        <w:t xml:space="preserve">The sale is subject to </w:t>
      </w:r>
      <w:r w:rsidR="00AC16B6">
        <w:rPr>
          <w:rFonts w:ascii="Arial Narrow" w:hAnsi="Arial Narrow" w:cs="Arial"/>
          <w:szCs w:val="24"/>
        </w:rPr>
        <w:t>the LSK Conditions of Sale (2015</w:t>
      </w:r>
      <w:r w:rsidRPr="00A50BF8">
        <w:rPr>
          <w:rFonts w:ascii="Arial Narrow" w:hAnsi="Arial Narrow" w:cs="Arial"/>
          <w:szCs w:val="24"/>
        </w:rPr>
        <w:t xml:space="preserve"> Edition) in so far as they are not inconsistent with the conditions contained in this Agreement.</w:t>
      </w:r>
    </w:p>
    <w:p w14:paraId="49901CB7" w14:textId="77777777" w:rsidR="00B36538" w:rsidRPr="00A50BF8" w:rsidRDefault="00B36538" w:rsidP="00B36538">
      <w:pPr>
        <w:pStyle w:val="BodyTextIndent"/>
        <w:widowControl w:val="0"/>
        <w:tabs>
          <w:tab w:val="left" w:pos="360"/>
          <w:tab w:val="left" w:pos="540"/>
        </w:tabs>
        <w:spacing w:after="0" w:line="240" w:lineRule="auto"/>
        <w:ind w:left="0"/>
        <w:rPr>
          <w:rFonts w:ascii="Arial Narrow" w:hAnsi="Arial Narrow" w:cs="Arial"/>
          <w:szCs w:val="24"/>
        </w:rPr>
      </w:pPr>
    </w:p>
    <w:p w14:paraId="38AA7132" w14:textId="77777777" w:rsidR="00B36538" w:rsidRPr="00A50BF8" w:rsidRDefault="00B36538" w:rsidP="00B36538">
      <w:pPr>
        <w:pStyle w:val="head2"/>
        <w:numPr>
          <w:ilvl w:val="0"/>
          <w:numId w:val="4"/>
        </w:numPr>
        <w:spacing w:after="0" w:line="240" w:lineRule="auto"/>
        <w:rPr>
          <w:rFonts w:ascii="Arial Narrow" w:hAnsi="Arial Narrow" w:cs="Arial"/>
          <w:szCs w:val="24"/>
        </w:rPr>
      </w:pPr>
      <w:bookmarkStart w:id="21" w:name="_Toc473796925"/>
      <w:r w:rsidRPr="00A50BF8">
        <w:rPr>
          <w:rFonts w:ascii="Arial Narrow" w:hAnsi="Arial Narrow" w:cs="Arial"/>
          <w:szCs w:val="24"/>
        </w:rPr>
        <w:t>Completion Date</w:t>
      </w:r>
      <w:bookmarkEnd w:id="21"/>
    </w:p>
    <w:p w14:paraId="7DC56766" w14:textId="77777777" w:rsidR="00B36538" w:rsidRPr="00A50BF8" w:rsidRDefault="00B36538" w:rsidP="00B36538">
      <w:pPr>
        <w:pStyle w:val="head2"/>
        <w:spacing w:after="0" w:line="240" w:lineRule="auto"/>
        <w:ind w:left="360"/>
        <w:rPr>
          <w:rFonts w:ascii="Arial Narrow" w:hAnsi="Arial Narrow" w:cs="Arial"/>
          <w:b w:val="0"/>
          <w:szCs w:val="24"/>
          <w:u w:val="none"/>
        </w:rPr>
      </w:pPr>
      <w:bookmarkStart w:id="22" w:name="OLE_LINK1"/>
      <w:bookmarkStart w:id="23" w:name="OLE_LINK2"/>
      <w:bookmarkStart w:id="24" w:name="_Toc171907559"/>
      <w:bookmarkStart w:id="25" w:name="_Toc171908399"/>
      <w:bookmarkStart w:id="26" w:name="_Toc171918637"/>
      <w:bookmarkStart w:id="27" w:name="_Toc183868261"/>
      <w:bookmarkStart w:id="28" w:name="_Toc183920719"/>
      <w:bookmarkStart w:id="29" w:name="_Toc206735942"/>
      <w:bookmarkStart w:id="30" w:name="_Toc206813445"/>
    </w:p>
    <w:p w14:paraId="191CA4E6" w14:textId="2CDB9C27" w:rsidR="00B36538" w:rsidRDefault="00B36538" w:rsidP="00B36538">
      <w:pPr>
        <w:pStyle w:val="head2"/>
        <w:spacing w:after="0" w:line="240" w:lineRule="auto"/>
        <w:ind w:left="360"/>
        <w:rPr>
          <w:rFonts w:ascii="Arial Narrow" w:hAnsi="Arial Narrow" w:cs="Arial"/>
          <w:b w:val="0"/>
          <w:szCs w:val="24"/>
          <w:u w:val="none"/>
        </w:rPr>
      </w:pPr>
      <w:bookmarkStart w:id="31" w:name="_Toc472936670"/>
      <w:bookmarkStart w:id="32" w:name="_Toc473796818"/>
      <w:bookmarkStart w:id="33" w:name="_Toc473796926"/>
      <w:r w:rsidRPr="00A50BF8">
        <w:rPr>
          <w:rFonts w:ascii="Arial Narrow" w:hAnsi="Arial Narrow" w:cs="Arial"/>
          <w:b w:val="0"/>
          <w:szCs w:val="24"/>
          <w:u w:val="none"/>
        </w:rPr>
        <w:t>The date of completion shall be</w:t>
      </w:r>
      <w:r w:rsidR="000E5F7C">
        <w:rPr>
          <w:rFonts w:ascii="Arial Narrow" w:hAnsi="Arial Narrow" w:cs="Arial"/>
          <w:b w:val="0"/>
          <w:szCs w:val="24"/>
          <w:u w:val="none"/>
        </w:rPr>
        <w:t xml:space="preserve"> </w:t>
      </w:r>
      <w:r w:rsidR="00611ED3">
        <w:rPr>
          <w:rFonts w:ascii="Arial Narrow" w:hAnsi="Arial Narrow" w:cs="Arial"/>
          <w:b w:val="0"/>
          <w:szCs w:val="24"/>
          <w:u w:val="none"/>
        </w:rPr>
        <w:t xml:space="preserve">thirty </w:t>
      </w:r>
      <w:r w:rsidR="000E5F7C" w:rsidRPr="000E5F7C">
        <w:rPr>
          <w:rFonts w:ascii="Arial Narrow" w:hAnsi="Arial Narrow" w:cs="Arial"/>
          <w:b w:val="0"/>
          <w:szCs w:val="24"/>
          <w:u w:val="none"/>
        </w:rPr>
        <w:t>(</w:t>
      </w:r>
      <w:r w:rsidR="00611ED3">
        <w:rPr>
          <w:rFonts w:ascii="Arial Narrow" w:hAnsi="Arial Narrow" w:cs="Arial"/>
          <w:b w:val="0"/>
          <w:szCs w:val="24"/>
          <w:u w:val="none"/>
        </w:rPr>
        <w:t>3</w:t>
      </w:r>
      <w:r w:rsidR="00C90704">
        <w:rPr>
          <w:rFonts w:ascii="Arial Narrow" w:hAnsi="Arial Narrow" w:cs="Arial"/>
          <w:b w:val="0"/>
          <w:szCs w:val="24"/>
          <w:u w:val="none"/>
        </w:rPr>
        <w:t>0)</w:t>
      </w:r>
      <w:r w:rsidR="00701ECA">
        <w:rPr>
          <w:rFonts w:ascii="Arial Narrow" w:hAnsi="Arial Narrow" w:cs="Arial"/>
          <w:b w:val="0"/>
          <w:szCs w:val="24"/>
          <w:u w:val="none"/>
        </w:rPr>
        <w:t xml:space="preserve"> </w:t>
      </w:r>
      <w:r w:rsidR="000E5F7C" w:rsidRPr="000E5F7C">
        <w:rPr>
          <w:rFonts w:ascii="Arial Narrow" w:hAnsi="Arial Narrow" w:cs="Arial"/>
          <w:b w:val="0"/>
          <w:szCs w:val="24"/>
          <w:u w:val="none"/>
        </w:rPr>
        <w:t>days from the</w:t>
      </w:r>
      <w:r w:rsidR="00C47613">
        <w:rPr>
          <w:rFonts w:ascii="Arial Narrow" w:hAnsi="Arial Narrow" w:cs="Arial"/>
          <w:b w:val="0"/>
          <w:szCs w:val="24"/>
          <w:u w:val="none"/>
        </w:rPr>
        <w:t xml:space="preserve"> date of lodging the lease document</w:t>
      </w:r>
      <w:r w:rsidR="00AC16B6">
        <w:rPr>
          <w:rFonts w:ascii="Arial Narrow" w:hAnsi="Arial Narrow" w:cs="Arial"/>
          <w:b w:val="0"/>
          <w:szCs w:val="24"/>
          <w:u w:val="none"/>
        </w:rPr>
        <w:t xml:space="preserve"> for registration at the ministry of Lands</w:t>
      </w:r>
      <w:r w:rsidR="000E5F7C">
        <w:rPr>
          <w:rFonts w:ascii="Arial Narrow" w:hAnsi="Arial Narrow" w:cs="Arial"/>
          <w:szCs w:val="24"/>
          <w:u w:val="none"/>
        </w:rPr>
        <w:t xml:space="preserve">. </w:t>
      </w:r>
      <w:bookmarkEnd w:id="22"/>
      <w:bookmarkEnd w:id="23"/>
      <w:bookmarkEnd w:id="24"/>
      <w:bookmarkEnd w:id="25"/>
      <w:bookmarkEnd w:id="26"/>
      <w:bookmarkEnd w:id="27"/>
      <w:bookmarkEnd w:id="28"/>
      <w:bookmarkEnd w:id="29"/>
      <w:bookmarkEnd w:id="30"/>
      <w:bookmarkEnd w:id="31"/>
      <w:bookmarkEnd w:id="32"/>
      <w:bookmarkEnd w:id="33"/>
    </w:p>
    <w:p w14:paraId="7AEED44F" w14:textId="77777777" w:rsidR="000E5F7C" w:rsidRPr="00A50BF8" w:rsidRDefault="000E5F7C" w:rsidP="00B36538">
      <w:pPr>
        <w:pStyle w:val="head2"/>
        <w:spacing w:after="0" w:line="240" w:lineRule="auto"/>
        <w:ind w:left="360"/>
        <w:rPr>
          <w:rFonts w:ascii="Arial Narrow" w:hAnsi="Arial Narrow" w:cs="Arial"/>
          <w:b w:val="0"/>
          <w:szCs w:val="24"/>
          <w:u w:val="none"/>
        </w:rPr>
      </w:pPr>
    </w:p>
    <w:p w14:paraId="3753C2DA" w14:textId="77777777" w:rsidR="00B36538" w:rsidRPr="00A50BF8" w:rsidRDefault="00B36538" w:rsidP="00B36538">
      <w:pPr>
        <w:pStyle w:val="head2"/>
        <w:numPr>
          <w:ilvl w:val="0"/>
          <w:numId w:val="4"/>
        </w:numPr>
        <w:spacing w:after="0" w:line="240" w:lineRule="auto"/>
        <w:rPr>
          <w:rFonts w:ascii="Arial Narrow" w:hAnsi="Arial Narrow" w:cs="Arial"/>
          <w:szCs w:val="24"/>
        </w:rPr>
      </w:pPr>
      <w:bookmarkStart w:id="34" w:name="_Toc473796927"/>
      <w:r w:rsidRPr="00A50BF8">
        <w:rPr>
          <w:rFonts w:ascii="Arial Narrow" w:hAnsi="Arial Narrow" w:cs="Arial"/>
          <w:szCs w:val="24"/>
        </w:rPr>
        <w:t>No Encumbrances</w:t>
      </w:r>
      <w:bookmarkEnd w:id="34"/>
    </w:p>
    <w:p w14:paraId="2366EB41" w14:textId="77777777" w:rsidR="00B36538" w:rsidRPr="00A50BF8" w:rsidRDefault="00B36538" w:rsidP="00B36538">
      <w:pPr>
        <w:ind w:left="360" w:right="-720"/>
        <w:jc w:val="both"/>
        <w:rPr>
          <w:rFonts w:ascii="Arial Narrow" w:hAnsi="Arial Narrow" w:cs="Arial"/>
          <w:sz w:val="24"/>
          <w:szCs w:val="24"/>
        </w:rPr>
      </w:pPr>
    </w:p>
    <w:p w14:paraId="3E5BF015" w14:textId="77777777" w:rsidR="00B36538" w:rsidRPr="00A50BF8" w:rsidRDefault="00B36538" w:rsidP="00B36538">
      <w:pPr>
        <w:ind w:left="360" w:right="-720"/>
        <w:jc w:val="both"/>
        <w:rPr>
          <w:rFonts w:ascii="Arial Narrow" w:hAnsi="Arial Narrow"/>
          <w:sz w:val="24"/>
          <w:szCs w:val="24"/>
        </w:rPr>
      </w:pPr>
      <w:r w:rsidRPr="00A50BF8">
        <w:rPr>
          <w:rFonts w:ascii="Arial Narrow" w:hAnsi="Arial Narrow" w:cs="Arial"/>
          <w:sz w:val="24"/>
          <w:szCs w:val="24"/>
        </w:rPr>
        <w:t>The Property is sold subject to the Acts, Covenants, Conditions and Stipulations as more particularly set out in the document of title relating to the Property but otherwise free from any mortgage, charge, lien, encumbrances or adverse claims whatsoever.</w:t>
      </w:r>
      <w:r w:rsidRPr="00A50BF8">
        <w:rPr>
          <w:rFonts w:ascii="Arial Narrow" w:hAnsi="Arial Narrow"/>
          <w:sz w:val="24"/>
          <w:szCs w:val="24"/>
        </w:rPr>
        <w:t xml:space="preserve"> </w:t>
      </w:r>
    </w:p>
    <w:p w14:paraId="68163CCE" w14:textId="77777777" w:rsidR="00B36538" w:rsidRPr="00A50BF8" w:rsidRDefault="00B36538" w:rsidP="00A2180E">
      <w:pPr>
        <w:ind w:right="-720"/>
        <w:jc w:val="both"/>
        <w:rPr>
          <w:rFonts w:ascii="Arial Narrow" w:hAnsi="Arial Narrow"/>
          <w:sz w:val="24"/>
          <w:szCs w:val="24"/>
        </w:rPr>
      </w:pPr>
    </w:p>
    <w:p w14:paraId="3827893F" w14:textId="77777777" w:rsidR="00B36538" w:rsidRPr="00A50BF8" w:rsidRDefault="00B36538" w:rsidP="00B36538">
      <w:pPr>
        <w:pStyle w:val="head2"/>
        <w:numPr>
          <w:ilvl w:val="0"/>
          <w:numId w:val="4"/>
        </w:numPr>
        <w:spacing w:after="0" w:line="240" w:lineRule="auto"/>
        <w:rPr>
          <w:rFonts w:ascii="Arial Narrow" w:hAnsi="Arial Narrow" w:cs="Arial"/>
          <w:szCs w:val="24"/>
        </w:rPr>
      </w:pPr>
      <w:bookmarkStart w:id="35" w:name="_Toc473796928"/>
      <w:bookmarkStart w:id="36" w:name="_Toc206813448"/>
      <w:r w:rsidRPr="00A50BF8">
        <w:rPr>
          <w:rFonts w:ascii="Arial Narrow" w:hAnsi="Arial Narrow" w:cs="Arial"/>
          <w:szCs w:val="24"/>
        </w:rPr>
        <w:t>Completion</w:t>
      </w:r>
      <w:bookmarkEnd w:id="35"/>
      <w:r w:rsidRPr="00A50BF8">
        <w:rPr>
          <w:rFonts w:ascii="Arial Narrow" w:hAnsi="Arial Narrow" w:cs="Arial"/>
          <w:szCs w:val="24"/>
        </w:rPr>
        <w:t xml:space="preserve"> </w:t>
      </w:r>
      <w:bookmarkEnd w:id="36"/>
    </w:p>
    <w:p w14:paraId="5FC90AA1" w14:textId="77777777" w:rsidR="00B36538" w:rsidRPr="00A50BF8" w:rsidRDefault="00B36538" w:rsidP="00B36538">
      <w:pPr>
        <w:pStyle w:val="head2"/>
        <w:spacing w:after="0" w:line="240" w:lineRule="auto"/>
        <w:ind w:left="360"/>
        <w:rPr>
          <w:rFonts w:ascii="Arial Narrow" w:hAnsi="Arial Narrow" w:cs="Arial"/>
          <w:szCs w:val="24"/>
        </w:rPr>
      </w:pPr>
    </w:p>
    <w:bookmarkEnd w:id="17"/>
    <w:p w14:paraId="3EA9AD09" w14:textId="312ACD7B" w:rsidR="00B36538" w:rsidRPr="00A50BF8" w:rsidRDefault="27DFEAA6" w:rsidP="00B36538">
      <w:pPr>
        <w:numPr>
          <w:ilvl w:val="1"/>
          <w:numId w:val="4"/>
        </w:numPr>
        <w:ind w:left="720"/>
        <w:jc w:val="both"/>
        <w:rPr>
          <w:rFonts w:ascii="Arial Narrow" w:hAnsi="Arial Narrow"/>
          <w:sz w:val="24"/>
          <w:szCs w:val="24"/>
        </w:rPr>
      </w:pPr>
      <w:r w:rsidRPr="27DFEAA6">
        <w:rPr>
          <w:rFonts w:ascii="Arial Narrow" w:hAnsi="Arial Narrow"/>
          <w:sz w:val="24"/>
          <w:szCs w:val="24"/>
        </w:rPr>
        <w:t xml:space="preserve"> Upon confirmation of payment of the Balance of the Purchase Price (including the closing costs) and upon receipt of the partial discharge in respect to the property from I&amp;M Bank, the Vendor’s Advocates shall proceed to undertake the registration of the Lease and deliver to the Purchaser’s Advocates the documents listed below:-</w:t>
      </w:r>
    </w:p>
    <w:p w14:paraId="0E60175A" w14:textId="77777777" w:rsidR="00B36538" w:rsidRPr="00A50BF8" w:rsidRDefault="00B36538" w:rsidP="00D41A29">
      <w:pPr>
        <w:ind w:left="720"/>
        <w:jc w:val="both"/>
        <w:rPr>
          <w:rFonts w:ascii="Arial Narrow" w:hAnsi="Arial Narrow"/>
          <w:sz w:val="24"/>
          <w:szCs w:val="24"/>
        </w:rPr>
      </w:pPr>
      <w:r w:rsidRPr="00A50BF8">
        <w:rPr>
          <w:rFonts w:ascii="Arial Narrow" w:hAnsi="Arial Narrow"/>
          <w:sz w:val="24"/>
          <w:szCs w:val="24"/>
        </w:rPr>
        <w:t xml:space="preserve"> </w:t>
      </w:r>
    </w:p>
    <w:p w14:paraId="176C8C73" w14:textId="31BB5509" w:rsidR="00B36538" w:rsidRDefault="00D41A29" w:rsidP="00B36538">
      <w:pPr>
        <w:numPr>
          <w:ilvl w:val="2"/>
          <w:numId w:val="4"/>
        </w:numPr>
        <w:jc w:val="both"/>
        <w:rPr>
          <w:rFonts w:ascii="Arial Narrow" w:hAnsi="Arial Narrow"/>
          <w:sz w:val="24"/>
          <w:szCs w:val="24"/>
        </w:rPr>
      </w:pPr>
      <w:r>
        <w:rPr>
          <w:rFonts w:ascii="Arial Narrow" w:hAnsi="Arial Narrow"/>
          <w:sz w:val="24"/>
          <w:szCs w:val="24"/>
        </w:rPr>
        <w:t xml:space="preserve">The </w:t>
      </w:r>
      <w:r w:rsidR="00B36538" w:rsidRPr="00A50BF8">
        <w:rPr>
          <w:rFonts w:ascii="Arial Narrow" w:hAnsi="Arial Narrow"/>
          <w:sz w:val="24"/>
          <w:szCs w:val="24"/>
        </w:rPr>
        <w:t xml:space="preserve">duly </w:t>
      </w:r>
      <w:r w:rsidR="004B5147">
        <w:rPr>
          <w:rFonts w:ascii="Arial Narrow" w:hAnsi="Arial Narrow"/>
          <w:sz w:val="24"/>
          <w:szCs w:val="24"/>
        </w:rPr>
        <w:t>registered</w:t>
      </w:r>
      <w:r w:rsidR="00B36538" w:rsidRPr="00A50BF8">
        <w:rPr>
          <w:rFonts w:ascii="Arial Narrow" w:hAnsi="Arial Narrow"/>
          <w:sz w:val="24"/>
          <w:szCs w:val="24"/>
        </w:rPr>
        <w:t xml:space="preserve"> </w:t>
      </w:r>
      <w:r>
        <w:rPr>
          <w:rFonts w:ascii="Arial Narrow" w:hAnsi="Arial Narrow"/>
          <w:sz w:val="24"/>
          <w:szCs w:val="24"/>
        </w:rPr>
        <w:t>Lease</w:t>
      </w:r>
      <w:r w:rsidR="00B36538" w:rsidRPr="00A50BF8">
        <w:rPr>
          <w:rFonts w:ascii="Arial Narrow" w:hAnsi="Arial Narrow"/>
          <w:sz w:val="24"/>
          <w:szCs w:val="24"/>
        </w:rPr>
        <w:t xml:space="preserve"> (in triplicate) in </w:t>
      </w:r>
      <w:proofErr w:type="spellStart"/>
      <w:r w:rsidR="00B36538" w:rsidRPr="00A50BF8">
        <w:rPr>
          <w:rFonts w:ascii="Arial Narrow" w:hAnsi="Arial Narrow"/>
          <w:sz w:val="24"/>
          <w:szCs w:val="24"/>
        </w:rPr>
        <w:t>favour</w:t>
      </w:r>
      <w:proofErr w:type="spellEnd"/>
      <w:r w:rsidR="00B36538" w:rsidRPr="00A50BF8">
        <w:rPr>
          <w:rFonts w:ascii="Arial Narrow" w:hAnsi="Arial Narrow"/>
          <w:sz w:val="24"/>
          <w:szCs w:val="24"/>
        </w:rPr>
        <w:t xml:space="preserve"> of the Purchaser;</w:t>
      </w:r>
    </w:p>
    <w:p w14:paraId="3A54C675" w14:textId="77777777" w:rsidR="00D41A29" w:rsidRDefault="00D41A29" w:rsidP="00D41A29">
      <w:pPr>
        <w:ind w:left="2160"/>
        <w:jc w:val="both"/>
        <w:rPr>
          <w:rFonts w:ascii="Arial Narrow" w:hAnsi="Arial Narrow"/>
          <w:sz w:val="24"/>
          <w:szCs w:val="24"/>
        </w:rPr>
      </w:pPr>
    </w:p>
    <w:p w14:paraId="614E568F" w14:textId="77777777" w:rsidR="00D41A29" w:rsidRDefault="00D41A29" w:rsidP="00D41A29">
      <w:pPr>
        <w:numPr>
          <w:ilvl w:val="2"/>
          <w:numId w:val="4"/>
        </w:numPr>
        <w:jc w:val="both"/>
        <w:rPr>
          <w:rFonts w:ascii="Arial Narrow" w:hAnsi="Arial Narrow"/>
          <w:sz w:val="24"/>
          <w:szCs w:val="24"/>
        </w:rPr>
      </w:pPr>
      <w:r>
        <w:rPr>
          <w:rFonts w:ascii="Arial Narrow" w:hAnsi="Arial Narrow"/>
          <w:sz w:val="24"/>
          <w:szCs w:val="24"/>
        </w:rPr>
        <w:t>Consent to Lease from the Management Company</w:t>
      </w:r>
      <w:r w:rsidRPr="00A50BF8">
        <w:rPr>
          <w:rFonts w:ascii="Arial Narrow" w:hAnsi="Arial Narrow"/>
          <w:sz w:val="24"/>
          <w:szCs w:val="24"/>
        </w:rPr>
        <w:t xml:space="preserve"> (if applicable). </w:t>
      </w:r>
    </w:p>
    <w:p w14:paraId="3DA02825" w14:textId="77777777" w:rsidR="004B5147" w:rsidRDefault="004B5147" w:rsidP="004B5147">
      <w:pPr>
        <w:pStyle w:val="ListParagraph"/>
        <w:rPr>
          <w:rFonts w:ascii="Arial Narrow" w:hAnsi="Arial Narrow"/>
          <w:sz w:val="24"/>
          <w:szCs w:val="24"/>
        </w:rPr>
      </w:pPr>
    </w:p>
    <w:p w14:paraId="3858B18C" w14:textId="305F15C0" w:rsidR="004B5147" w:rsidRDefault="004B5147" w:rsidP="00D41A29">
      <w:pPr>
        <w:numPr>
          <w:ilvl w:val="2"/>
          <w:numId w:val="4"/>
        </w:numPr>
        <w:jc w:val="both"/>
        <w:rPr>
          <w:rFonts w:ascii="Arial Narrow" w:hAnsi="Arial Narrow"/>
          <w:sz w:val="24"/>
          <w:szCs w:val="24"/>
        </w:rPr>
      </w:pPr>
      <w:r>
        <w:rPr>
          <w:rFonts w:ascii="Arial Narrow" w:hAnsi="Arial Narrow"/>
          <w:sz w:val="24"/>
          <w:szCs w:val="24"/>
        </w:rPr>
        <w:t>Share certificate in respect to one share in the management Company</w:t>
      </w:r>
    </w:p>
    <w:p w14:paraId="4AD22FF4" w14:textId="77777777" w:rsidR="004B5147" w:rsidRDefault="004B5147" w:rsidP="004B5147">
      <w:pPr>
        <w:pStyle w:val="ListParagraph"/>
        <w:rPr>
          <w:rFonts w:ascii="Arial Narrow" w:hAnsi="Arial Narrow"/>
          <w:sz w:val="24"/>
          <w:szCs w:val="24"/>
        </w:rPr>
      </w:pPr>
    </w:p>
    <w:p w14:paraId="6F873091" w14:textId="2B7009A4" w:rsidR="004B5147" w:rsidRPr="00A50BF8" w:rsidRDefault="27DFEAA6" w:rsidP="00D41A29">
      <w:pPr>
        <w:numPr>
          <w:ilvl w:val="2"/>
          <w:numId w:val="4"/>
        </w:numPr>
        <w:jc w:val="both"/>
        <w:rPr>
          <w:rFonts w:ascii="Arial Narrow" w:hAnsi="Arial Narrow"/>
          <w:sz w:val="24"/>
          <w:szCs w:val="24"/>
        </w:rPr>
      </w:pPr>
      <w:r w:rsidRPr="27DFEAA6">
        <w:rPr>
          <w:rFonts w:ascii="Arial Narrow" w:hAnsi="Arial Narrow"/>
          <w:sz w:val="24"/>
          <w:szCs w:val="24"/>
        </w:rPr>
        <w:t xml:space="preserve">Registered Floor Plan and Parking Plan  in respect to the Apartment D8 </w:t>
      </w:r>
    </w:p>
    <w:p w14:paraId="155BA6E9" w14:textId="77777777" w:rsidR="00B36538" w:rsidRPr="00A50BF8" w:rsidRDefault="00B36538" w:rsidP="00B36538">
      <w:pPr>
        <w:rPr>
          <w:rFonts w:ascii="Arial Narrow" w:hAnsi="Arial Narrow"/>
          <w:sz w:val="24"/>
          <w:szCs w:val="24"/>
        </w:rPr>
      </w:pPr>
    </w:p>
    <w:p w14:paraId="781EEEE4" w14:textId="527C2042" w:rsidR="00B36538" w:rsidRPr="00A50BF8" w:rsidRDefault="27DFEAA6" w:rsidP="00B36538">
      <w:pPr>
        <w:numPr>
          <w:ilvl w:val="2"/>
          <w:numId w:val="4"/>
        </w:numPr>
        <w:jc w:val="both"/>
        <w:rPr>
          <w:rFonts w:ascii="Arial Narrow" w:hAnsi="Arial Narrow"/>
          <w:sz w:val="24"/>
          <w:szCs w:val="24"/>
        </w:rPr>
      </w:pPr>
      <w:r w:rsidRPr="27DFEAA6">
        <w:rPr>
          <w:rFonts w:ascii="Arial Narrow" w:hAnsi="Arial Narrow"/>
          <w:sz w:val="24"/>
          <w:szCs w:val="24"/>
        </w:rPr>
        <w:t>Three (3) colored passport size photographs of the Vendor and Developer’s directors executing the Lease;</w:t>
      </w:r>
    </w:p>
    <w:p w14:paraId="55BF8E26" w14:textId="77777777" w:rsidR="00B36538" w:rsidRPr="00A50BF8" w:rsidRDefault="00B36538" w:rsidP="00B36538">
      <w:pPr>
        <w:ind w:left="2160"/>
        <w:jc w:val="both"/>
        <w:rPr>
          <w:rFonts w:ascii="Arial Narrow" w:hAnsi="Arial Narrow"/>
          <w:sz w:val="24"/>
          <w:szCs w:val="24"/>
        </w:rPr>
      </w:pPr>
    </w:p>
    <w:p w14:paraId="30BD223F" w14:textId="06A76AA1" w:rsidR="00D41A29" w:rsidRDefault="27DFEAA6" w:rsidP="00D41A29">
      <w:pPr>
        <w:numPr>
          <w:ilvl w:val="2"/>
          <w:numId w:val="4"/>
        </w:numPr>
        <w:jc w:val="both"/>
        <w:rPr>
          <w:rFonts w:ascii="Arial Narrow" w:hAnsi="Arial Narrow"/>
          <w:sz w:val="24"/>
          <w:szCs w:val="24"/>
        </w:rPr>
      </w:pPr>
      <w:r w:rsidRPr="27DFEAA6">
        <w:rPr>
          <w:rFonts w:ascii="Arial Narrow" w:hAnsi="Arial Narrow"/>
          <w:sz w:val="24"/>
          <w:szCs w:val="24"/>
        </w:rPr>
        <w:t>Certified copy of the Developer’s Certificate of Incorporation and PIN Certificate;</w:t>
      </w:r>
    </w:p>
    <w:p w14:paraId="62D78794" w14:textId="77777777" w:rsidR="00D41A29" w:rsidRPr="00D41A29" w:rsidRDefault="00D41A29" w:rsidP="00D41A29">
      <w:pPr>
        <w:jc w:val="both"/>
        <w:rPr>
          <w:rFonts w:ascii="Arial Narrow" w:hAnsi="Arial Narrow"/>
          <w:sz w:val="24"/>
          <w:szCs w:val="24"/>
        </w:rPr>
      </w:pPr>
    </w:p>
    <w:p w14:paraId="376CE45C" w14:textId="4728A008" w:rsidR="00B36538" w:rsidRPr="004B5147" w:rsidRDefault="27DFEAA6" w:rsidP="004B5147">
      <w:pPr>
        <w:numPr>
          <w:ilvl w:val="2"/>
          <w:numId w:val="4"/>
        </w:numPr>
        <w:jc w:val="both"/>
        <w:rPr>
          <w:rFonts w:ascii="Arial Narrow" w:hAnsi="Arial Narrow"/>
          <w:sz w:val="24"/>
          <w:szCs w:val="24"/>
        </w:rPr>
      </w:pPr>
      <w:r w:rsidRPr="27DFEAA6">
        <w:rPr>
          <w:rFonts w:ascii="Arial Narrow" w:hAnsi="Arial Narrow"/>
          <w:sz w:val="24"/>
          <w:szCs w:val="24"/>
        </w:rPr>
        <w:t>Certified copies of the PIN Certificate and Identity Card of the Vendor and Developer’s Directors executing the Lease;</w:t>
      </w:r>
    </w:p>
    <w:p w14:paraId="67816982" w14:textId="77777777" w:rsidR="00B36538" w:rsidRPr="00A50BF8" w:rsidRDefault="00B36538" w:rsidP="00B36538">
      <w:pPr>
        <w:jc w:val="both"/>
        <w:rPr>
          <w:rFonts w:ascii="Arial Narrow" w:hAnsi="Arial Narrow"/>
          <w:sz w:val="24"/>
          <w:szCs w:val="24"/>
        </w:rPr>
      </w:pPr>
    </w:p>
    <w:p w14:paraId="6AB99EB4" w14:textId="77777777" w:rsidR="00B36538" w:rsidRPr="00A50BF8" w:rsidRDefault="00B36538" w:rsidP="00B36538">
      <w:pPr>
        <w:numPr>
          <w:ilvl w:val="2"/>
          <w:numId w:val="4"/>
        </w:numPr>
        <w:jc w:val="both"/>
        <w:rPr>
          <w:rFonts w:ascii="Arial Narrow" w:hAnsi="Arial Narrow"/>
          <w:sz w:val="24"/>
          <w:szCs w:val="24"/>
        </w:rPr>
      </w:pPr>
      <w:r w:rsidRPr="00A50BF8">
        <w:rPr>
          <w:rFonts w:ascii="Arial Narrow" w:hAnsi="Arial Narrow"/>
          <w:sz w:val="24"/>
          <w:szCs w:val="24"/>
        </w:rPr>
        <w:lastRenderedPageBreak/>
        <w:t xml:space="preserve">Rates Clearance Certificate for the year of </w:t>
      </w:r>
      <w:r w:rsidR="002C4837" w:rsidRPr="00A50BF8">
        <w:rPr>
          <w:rFonts w:ascii="Arial Narrow" w:hAnsi="Arial Narrow"/>
          <w:sz w:val="24"/>
          <w:szCs w:val="24"/>
        </w:rPr>
        <w:t>completio</w:t>
      </w:r>
      <w:r w:rsidRPr="00A50BF8">
        <w:rPr>
          <w:rFonts w:ascii="Arial Narrow" w:hAnsi="Arial Narrow"/>
          <w:sz w:val="24"/>
          <w:szCs w:val="24"/>
        </w:rPr>
        <w:t>n</w:t>
      </w:r>
      <w:r w:rsidR="002C4837" w:rsidRPr="00A50BF8">
        <w:rPr>
          <w:rFonts w:ascii="Arial Narrow" w:hAnsi="Arial Narrow"/>
          <w:sz w:val="24"/>
          <w:szCs w:val="24"/>
        </w:rPr>
        <w:t xml:space="preserve"> (if applicable)</w:t>
      </w:r>
      <w:r w:rsidRPr="00A50BF8">
        <w:rPr>
          <w:rFonts w:ascii="Arial Narrow" w:hAnsi="Arial Narrow"/>
          <w:sz w:val="24"/>
          <w:szCs w:val="24"/>
        </w:rPr>
        <w:t xml:space="preserve">; and </w:t>
      </w:r>
    </w:p>
    <w:p w14:paraId="6E0A509B" w14:textId="77777777" w:rsidR="00B36538" w:rsidRPr="00A50BF8" w:rsidRDefault="00B36538" w:rsidP="00B36538">
      <w:pPr>
        <w:jc w:val="both"/>
        <w:rPr>
          <w:rFonts w:ascii="Arial Narrow" w:hAnsi="Arial Narrow"/>
          <w:sz w:val="24"/>
          <w:szCs w:val="24"/>
        </w:rPr>
      </w:pPr>
    </w:p>
    <w:p w14:paraId="1CC335C2" w14:textId="337BA3CF" w:rsidR="00B36538" w:rsidRPr="00A50BF8" w:rsidRDefault="00B36538" w:rsidP="00B36538">
      <w:pPr>
        <w:pStyle w:val="BodyText"/>
        <w:tabs>
          <w:tab w:val="left" w:pos="2430"/>
        </w:tabs>
        <w:spacing w:after="120"/>
        <w:ind w:left="1440"/>
        <w:rPr>
          <w:rFonts w:ascii="Arial Narrow" w:hAnsi="Arial Narrow"/>
          <w:szCs w:val="24"/>
        </w:rPr>
      </w:pPr>
      <w:r w:rsidRPr="00A50BF8">
        <w:rPr>
          <w:rFonts w:ascii="Arial Narrow" w:hAnsi="Arial Narrow"/>
          <w:szCs w:val="24"/>
        </w:rPr>
        <w:t>The documents listed in Clauses 8.1.1 to 8.1.</w:t>
      </w:r>
      <w:r w:rsidR="004B5147">
        <w:rPr>
          <w:rFonts w:ascii="Arial Narrow" w:hAnsi="Arial Narrow"/>
          <w:szCs w:val="24"/>
        </w:rPr>
        <w:t>8</w:t>
      </w:r>
      <w:r w:rsidRPr="00A50BF8">
        <w:rPr>
          <w:rFonts w:ascii="Arial Narrow" w:hAnsi="Arial Narrow"/>
          <w:szCs w:val="24"/>
        </w:rPr>
        <w:t xml:space="preserve"> (both inclusive) are hereinafter referred to as the </w:t>
      </w:r>
      <w:r w:rsidRPr="00A50BF8">
        <w:rPr>
          <w:rFonts w:ascii="Arial Narrow" w:hAnsi="Arial Narrow"/>
          <w:b/>
          <w:szCs w:val="24"/>
        </w:rPr>
        <w:t>“Completion Documents”</w:t>
      </w:r>
      <w:r w:rsidRPr="00A50BF8">
        <w:rPr>
          <w:rFonts w:ascii="Arial Narrow" w:hAnsi="Arial Narrow"/>
          <w:szCs w:val="24"/>
        </w:rPr>
        <w:t>)</w:t>
      </w:r>
      <w:r w:rsidR="00773F41" w:rsidRPr="00A50BF8">
        <w:rPr>
          <w:rFonts w:ascii="Arial Narrow" w:hAnsi="Arial Narrow"/>
          <w:szCs w:val="24"/>
        </w:rPr>
        <w:t>.</w:t>
      </w:r>
    </w:p>
    <w:p w14:paraId="07F2193D" w14:textId="77777777" w:rsidR="00B36538" w:rsidRPr="00A50BF8" w:rsidRDefault="00B36538" w:rsidP="00773F41">
      <w:pPr>
        <w:pStyle w:val="head2"/>
        <w:numPr>
          <w:ilvl w:val="0"/>
          <w:numId w:val="4"/>
        </w:numPr>
        <w:spacing w:after="0" w:line="240" w:lineRule="auto"/>
        <w:rPr>
          <w:rFonts w:ascii="Arial Narrow" w:hAnsi="Arial Narrow"/>
          <w:szCs w:val="24"/>
          <w:u w:val="none"/>
        </w:rPr>
      </w:pPr>
      <w:bookmarkStart w:id="37" w:name="_Toc27997814"/>
      <w:bookmarkStart w:id="38" w:name="_Toc27999704"/>
      <w:bookmarkStart w:id="39" w:name="_Toc38163998"/>
      <w:bookmarkStart w:id="40" w:name="_Toc159395138"/>
      <w:bookmarkStart w:id="41" w:name="_Toc164761215"/>
      <w:bookmarkStart w:id="42" w:name="_Toc164848989"/>
      <w:bookmarkStart w:id="43" w:name="_Toc473796929"/>
      <w:r w:rsidRPr="00A50BF8">
        <w:rPr>
          <w:rFonts w:ascii="Arial Narrow" w:hAnsi="Arial Narrow"/>
          <w:szCs w:val="24"/>
        </w:rPr>
        <w:t>Possession</w:t>
      </w:r>
      <w:bookmarkEnd w:id="37"/>
      <w:bookmarkEnd w:id="38"/>
      <w:bookmarkEnd w:id="39"/>
      <w:bookmarkEnd w:id="40"/>
      <w:bookmarkEnd w:id="41"/>
      <w:bookmarkEnd w:id="42"/>
      <w:bookmarkEnd w:id="43"/>
    </w:p>
    <w:p w14:paraId="6DBEF0C1" w14:textId="77777777" w:rsidR="00773F41" w:rsidRPr="00A50BF8" w:rsidRDefault="00773F41" w:rsidP="00773F41">
      <w:pPr>
        <w:pStyle w:val="head2"/>
        <w:spacing w:after="0" w:line="240" w:lineRule="auto"/>
        <w:ind w:left="360"/>
        <w:rPr>
          <w:rFonts w:ascii="Arial Narrow" w:hAnsi="Arial Narrow"/>
          <w:szCs w:val="24"/>
          <w:u w:val="none"/>
        </w:rPr>
      </w:pPr>
    </w:p>
    <w:p w14:paraId="512713C6" w14:textId="77777777" w:rsidR="00621A23" w:rsidRDefault="00B36538" w:rsidP="008A1673">
      <w:pPr>
        <w:ind w:left="360"/>
        <w:jc w:val="both"/>
        <w:rPr>
          <w:rFonts w:ascii="Arial Narrow" w:hAnsi="Arial Narrow"/>
          <w:sz w:val="24"/>
          <w:szCs w:val="24"/>
        </w:rPr>
      </w:pPr>
      <w:r w:rsidRPr="00A50BF8">
        <w:rPr>
          <w:rFonts w:ascii="Arial Narrow" w:hAnsi="Arial Narrow"/>
          <w:sz w:val="24"/>
          <w:szCs w:val="24"/>
        </w:rPr>
        <w:t xml:space="preserve">The Property is sold with vacant possession provided however that the Purchaser shall not be entitled to possession until the entire Purchase Price has been paid in full and in cleared funds to the </w:t>
      </w:r>
      <w:r w:rsidR="008A1673">
        <w:rPr>
          <w:rFonts w:ascii="Arial Narrow" w:hAnsi="Arial Narrow"/>
          <w:sz w:val="24"/>
          <w:szCs w:val="24"/>
        </w:rPr>
        <w:t>Vendor.</w:t>
      </w:r>
    </w:p>
    <w:p w14:paraId="632E6FEA" w14:textId="77777777" w:rsidR="006642B0" w:rsidRDefault="006642B0" w:rsidP="008A1673">
      <w:pPr>
        <w:ind w:left="360"/>
        <w:jc w:val="both"/>
        <w:rPr>
          <w:rFonts w:ascii="Arial Narrow" w:hAnsi="Arial Narrow"/>
          <w:sz w:val="24"/>
          <w:szCs w:val="24"/>
        </w:rPr>
      </w:pPr>
    </w:p>
    <w:p w14:paraId="22EDB0A3" w14:textId="77777777" w:rsidR="004B5147" w:rsidRDefault="004B5147" w:rsidP="008A1673">
      <w:pPr>
        <w:ind w:left="360"/>
        <w:jc w:val="both"/>
        <w:rPr>
          <w:rFonts w:ascii="Arial Narrow" w:hAnsi="Arial Narrow"/>
          <w:sz w:val="24"/>
          <w:szCs w:val="24"/>
        </w:rPr>
      </w:pPr>
    </w:p>
    <w:p w14:paraId="07884DCF" w14:textId="77777777" w:rsidR="00B36538" w:rsidRDefault="00B36538" w:rsidP="00B36538">
      <w:pPr>
        <w:pStyle w:val="head2"/>
        <w:numPr>
          <w:ilvl w:val="0"/>
          <w:numId w:val="4"/>
        </w:numPr>
        <w:spacing w:after="0" w:line="240" w:lineRule="auto"/>
        <w:rPr>
          <w:rFonts w:ascii="Arial Narrow" w:hAnsi="Arial Narrow" w:cs="Arial"/>
          <w:szCs w:val="24"/>
        </w:rPr>
      </w:pPr>
      <w:bookmarkStart w:id="44" w:name="_Toc473796930"/>
      <w:r w:rsidRPr="00A50BF8">
        <w:rPr>
          <w:rFonts w:ascii="Arial Narrow" w:hAnsi="Arial Narrow" w:cs="Arial"/>
          <w:szCs w:val="24"/>
        </w:rPr>
        <w:t>Failure to Complete</w:t>
      </w:r>
      <w:bookmarkEnd w:id="44"/>
    </w:p>
    <w:p w14:paraId="06EF65EE" w14:textId="77777777" w:rsidR="004B5147" w:rsidRPr="00A50BF8" w:rsidRDefault="004B5147" w:rsidP="004B5147">
      <w:pPr>
        <w:pStyle w:val="head2"/>
        <w:spacing w:after="0" w:line="240" w:lineRule="auto"/>
        <w:ind w:left="360"/>
        <w:rPr>
          <w:rFonts w:ascii="Arial Narrow" w:hAnsi="Arial Narrow" w:cs="Arial"/>
          <w:szCs w:val="24"/>
        </w:rPr>
      </w:pPr>
    </w:p>
    <w:p w14:paraId="2C8F3C22" w14:textId="5E37FFE8" w:rsidR="004B5147" w:rsidRPr="004B5147" w:rsidRDefault="004B5147" w:rsidP="00304C3E">
      <w:pPr>
        <w:pStyle w:val="head2"/>
        <w:ind w:left="720" w:hanging="360"/>
        <w:rPr>
          <w:rFonts w:ascii="Arial Narrow" w:hAnsi="Arial Narrow" w:cs="Arial"/>
          <w:b w:val="0"/>
          <w:szCs w:val="24"/>
          <w:u w:val="none"/>
        </w:rPr>
      </w:pPr>
      <w:r w:rsidRPr="004B5147">
        <w:rPr>
          <w:rFonts w:ascii="Arial Narrow" w:hAnsi="Arial Narrow" w:cs="Arial"/>
          <w:b w:val="0"/>
          <w:szCs w:val="24"/>
          <w:u w:val="none"/>
        </w:rPr>
        <w:t>10.1 Where the Purchaser chooses to withdraw from this transaction due to no fault of the Vendor, then they shall forfeit 10% of the purchase price to the Vendor and the Vendor shall be at liberty to sell the Apartment to another party. Refund of any amounts due to the Purchaser will be upon resale of the Apartment by the Vendor and upon the Vendor receiving payment from the new Purchaser. Refund herein to the Purchaser will be made with no intere</w:t>
      </w:r>
      <w:r w:rsidR="00304C3E">
        <w:rPr>
          <w:rFonts w:ascii="Arial Narrow" w:hAnsi="Arial Narrow" w:cs="Arial"/>
          <w:b w:val="0"/>
          <w:szCs w:val="24"/>
          <w:u w:val="none"/>
        </w:rPr>
        <w:t>st.</w:t>
      </w:r>
    </w:p>
    <w:p w14:paraId="36042E35" w14:textId="77777777" w:rsidR="00304C3E" w:rsidRDefault="00304C3E" w:rsidP="00304C3E">
      <w:pPr>
        <w:pStyle w:val="head2"/>
        <w:ind w:left="720" w:hanging="360"/>
        <w:rPr>
          <w:rFonts w:ascii="Arial Narrow" w:hAnsi="Arial Narrow" w:cs="Arial"/>
          <w:b w:val="0"/>
          <w:szCs w:val="24"/>
          <w:u w:val="none"/>
        </w:rPr>
      </w:pPr>
      <w:r>
        <w:rPr>
          <w:rFonts w:ascii="Arial Narrow" w:hAnsi="Arial Narrow" w:cs="Arial"/>
          <w:b w:val="0"/>
          <w:szCs w:val="24"/>
          <w:u w:val="none"/>
        </w:rPr>
        <w:t xml:space="preserve"> 10.2 </w:t>
      </w:r>
      <w:r w:rsidR="004B5147" w:rsidRPr="004B5147">
        <w:rPr>
          <w:rFonts w:ascii="Arial Narrow" w:hAnsi="Arial Narrow" w:cs="Arial"/>
          <w:b w:val="0"/>
          <w:szCs w:val="24"/>
          <w:u w:val="none"/>
        </w:rPr>
        <w:t>If the Purchaser shall fail to comply with his obligations under this Agreement including the obligations to pay the Lease Premium (or any part thereof) and interest thereon pursuant to Sections 4 and 5, the Vendor may give the Purchaser notice in writing to comply with his obligations and this notice shall specify the default and require the Purchaser to make good the default within fourteen (14) da</w:t>
      </w:r>
      <w:r>
        <w:rPr>
          <w:rFonts w:ascii="Arial Narrow" w:hAnsi="Arial Narrow" w:cs="Arial"/>
          <w:b w:val="0"/>
          <w:szCs w:val="24"/>
          <w:u w:val="none"/>
        </w:rPr>
        <w:t>ys (time being of the essence).</w:t>
      </w:r>
    </w:p>
    <w:p w14:paraId="4F78AE25" w14:textId="77777777" w:rsidR="00304C3E" w:rsidRDefault="00304C3E" w:rsidP="00304C3E">
      <w:pPr>
        <w:pStyle w:val="head2"/>
        <w:ind w:left="720" w:hanging="360"/>
        <w:rPr>
          <w:rFonts w:ascii="Arial Narrow" w:hAnsi="Arial Narrow" w:cs="Arial"/>
          <w:b w:val="0"/>
          <w:szCs w:val="24"/>
          <w:u w:val="none"/>
        </w:rPr>
      </w:pPr>
      <w:r>
        <w:rPr>
          <w:rFonts w:ascii="Arial Narrow" w:hAnsi="Arial Narrow" w:cs="Arial"/>
          <w:b w:val="0"/>
          <w:szCs w:val="24"/>
          <w:u w:val="none"/>
        </w:rPr>
        <w:t xml:space="preserve">10.3 </w:t>
      </w:r>
      <w:r w:rsidR="004B5147" w:rsidRPr="004B5147">
        <w:rPr>
          <w:rFonts w:ascii="Arial Narrow" w:hAnsi="Arial Narrow" w:cs="Arial"/>
          <w:b w:val="0"/>
          <w:szCs w:val="24"/>
          <w:u w:val="none"/>
        </w:rPr>
        <w:t>On the failure of the Purchaser to comply with the notice gi</w:t>
      </w:r>
      <w:r>
        <w:rPr>
          <w:rFonts w:ascii="Arial Narrow" w:hAnsi="Arial Narrow" w:cs="Arial"/>
          <w:b w:val="0"/>
          <w:szCs w:val="24"/>
          <w:u w:val="none"/>
        </w:rPr>
        <w:t>ven by the Vendor pursuant to clause 10</w:t>
      </w:r>
      <w:r w:rsidR="004B5147" w:rsidRPr="004B5147">
        <w:rPr>
          <w:rFonts w:ascii="Arial Narrow" w:hAnsi="Arial Narrow" w:cs="Arial"/>
          <w:b w:val="0"/>
          <w:szCs w:val="24"/>
          <w:u w:val="none"/>
        </w:rPr>
        <w:t>.1, the Vendor may, without p</w:t>
      </w:r>
      <w:r>
        <w:rPr>
          <w:rFonts w:ascii="Arial Narrow" w:hAnsi="Arial Narrow" w:cs="Arial"/>
          <w:b w:val="0"/>
          <w:szCs w:val="24"/>
          <w:u w:val="none"/>
        </w:rPr>
        <w:t xml:space="preserve">rejudice to its other rights or </w:t>
      </w:r>
      <w:r w:rsidR="004B5147" w:rsidRPr="004B5147">
        <w:rPr>
          <w:rFonts w:ascii="Arial Narrow" w:hAnsi="Arial Narrow" w:cs="Arial"/>
          <w:b w:val="0"/>
          <w:szCs w:val="24"/>
          <w:u w:val="none"/>
        </w:rPr>
        <w:t>remedies, rescind this Agreement by noti</w:t>
      </w:r>
      <w:r>
        <w:rPr>
          <w:rFonts w:ascii="Arial Narrow" w:hAnsi="Arial Narrow" w:cs="Arial"/>
          <w:b w:val="0"/>
          <w:szCs w:val="24"/>
          <w:u w:val="none"/>
        </w:rPr>
        <w:t>ce in writing to the Purchaser.</w:t>
      </w:r>
    </w:p>
    <w:p w14:paraId="59017928" w14:textId="77777777" w:rsidR="00304C3E" w:rsidRDefault="00304C3E" w:rsidP="00304C3E">
      <w:pPr>
        <w:pStyle w:val="head2"/>
        <w:ind w:left="720" w:hanging="360"/>
        <w:rPr>
          <w:rFonts w:ascii="Arial Narrow" w:hAnsi="Arial Narrow" w:cs="Arial"/>
          <w:b w:val="0"/>
          <w:szCs w:val="24"/>
          <w:u w:val="none"/>
        </w:rPr>
      </w:pPr>
      <w:r>
        <w:rPr>
          <w:rFonts w:ascii="Arial Narrow" w:hAnsi="Arial Narrow" w:cs="Arial"/>
          <w:b w:val="0"/>
          <w:szCs w:val="24"/>
          <w:u w:val="none"/>
        </w:rPr>
        <w:t xml:space="preserve">10.4 </w:t>
      </w:r>
      <w:r w:rsidR="004B5147" w:rsidRPr="004B5147">
        <w:rPr>
          <w:rFonts w:ascii="Arial Narrow" w:hAnsi="Arial Narrow" w:cs="Arial"/>
          <w:b w:val="0"/>
          <w:szCs w:val="24"/>
          <w:u w:val="none"/>
        </w:rPr>
        <w:t>In the event that the completion is delayed beyond the completion date for reasons beyond the control or due to no fault of the Vendor, this agreement shall continue in force until actual completion can take place and the Vendor shall not be liable for any loss or damage suffered by the Purchaser as a result of such delay provided always that the Purchaser shall not be liable for any additional c</w:t>
      </w:r>
      <w:r>
        <w:rPr>
          <w:rFonts w:ascii="Arial Narrow" w:hAnsi="Arial Narrow" w:cs="Arial"/>
          <w:b w:val="0"/>
          <w:szCs w:val="24"/>
          <w:u w:val="none"/>
        </w:rPr>
        <w:t>osts occasioned by such delays.</w:t>
      </w:r>
    </w:p>
    <w:p w14:paraId="0EBC3B2A" w14:textId="1F933B61" w:rsidR="004B5147" w:rsidRPr="004B5147" w:rsidRDefault="00304C3E" w:rsidP="00304C3E">
      <w:pPr>
        <w:pStyle w:val="head2"/>
        <w:ind w:left="720" w:hanging="360"/>
        <w:rPr>
          <w:rFonts w:ascii="Arial Narrow" w:hAnsi="Arial Narrow" w:cs="Arial"/>
          <w:b w:val="0"/>
          <w:szCs w:val="24"/>
          <w:u w:val="none"/>
        </w:rPr>
      </w:pPr>
      <w:r>
        <w:rPr>
          <w:rFonts w:ascii="Arial Narrow" w:hAnsi="Arial Narrow" w:cs="Arial"/>
          <w:b w:val="0"/>
          <w:szCs w:val="24"/>
          <w:u w:val="none"/>
        </w:rPr>
        <w:t xml:space="preserve">10.5 </w:t>
      </w:r>
      <w:r w:rsidR="004B5147" w:rsidRPr="004B5147">
        <w:rPr>
          <w:rFonts w:ascii="Arial Narrow" w:hAnsi="Arial Narrow" w:cs="Arial"/>
          <w:b w:val="0"/>
          <w:szCs w:val="24"/>
          <w:u w:val="none"/>
        </w:rPr>
        <w:t>In the event that completion is delayed beyond the completion date by reasons of default of the Vendor, or the transaction is not completed on the completion date as a result of any breach by the Vendor, the Purchaser shall be entitled to serve notice in writing upon the Vendor to complete the transaction within 21 days from the date upon which the notice is served. If the Vendor shall fail to complete before or after the expiry of the said period then the Purchaser shall be entitled at</w:t>
      </w:r>
      <w:r>
        <w:rPr>
          <w:rFonts w:ascii="Arial Narrow" w:hAnsi="Arial Narrow" w:cs="Arial"/>
          <w:b w:val="0"/>
          <w:szCs w:val="24"/>
          <w:u w:val="none"/>
        </w:rPr>
        <w:t xml:space="preserve"> her sole discretion to either:</w:t>
      </w:r>
    </w:p>
    <w:p w14:paraId="66366FAE" w14:textId="77777777" w:rsidR="004B5147" w:rsidRPr="004B5147" w:rsidRDefault="004B5147" w:rsidP="00304C3E">
      <w:pPr>
        <w:pStyle w:val="head2"/>
        <w:ind w:left="720"/>
        <w:rPr>
          <w:rFonts w:ascii="Arial Narrow" w:hAnsi="Arial Narrow" w:cs="Arial"/>
          <w:b w:val="0"/>
          <w:szCs w:val="24"/>
          <w:u w:val="none"/>
        </w:rPr>
      </w:pPr>
      <w:r w:rsidRPr="004B5147">
        <w:rPr>
          <w:rFonts w:ascii="Arial Narrow" w:hAnsi="Arial Narrow" w:cs="Arial"/>
          <w:b w:val="0"/>
          <w:szCs w:val="24"/>
          <w:u w:val="none"/>
        </w:rPr>
        <w:lastRenderedPageBreak/>
        <w:t>(</w:t>
      </w:r>
      <w:proofErr w:type="spellStart"/>
      <w:r w:rsidRPr="004B5147">
        <w:rPr>
          <w:rFonts w:ascii="Arial Narrow" w:hAnsi="Arial Narrow" w:cs="Arial"/>
          <w:b w:val="0"/>
          <w:szCs w:val="24"/>
          <w:u w:val="none"/>
        </w:rPr>
        <w:t>i</w:t>
      </w:r>
      <w:proofErr w:type="spellEnd"/>
      <w:r w:rsidRPr="004B5147">
        <w:rPr>
          <w:rFonts w:ascii="Arial Narrow" w:hAnsi="Arial Narrow" w:cs="Arial"/>
          <w:b w:val="0"/>
          <w:szCs w:val="24"/>
          <w:u w:val="none"/>
        </w:rPr>
        <w:t>) to further extend the time for completion; or</w:t>
      </w:r>
    </w:p>
    <w:p w14:paraId="3241738A" w14:textId="77777777" w:rsidR="00304C3E" w:rsidRDefault="004B5147" w:rsidP="00304C3E">
      <w:pPr>
        <w:pStyle w:val="head2"/>
        <w:ind w:left="720"/>
        <w:rPr>
          <w:rFonts w:ascii="Arial Narrow" w:hAnsi="Arial Narrow" w:cs="Arial"/>
          <w:b w:val="0"/>
          <w:szCs w:val="24"/>
          <w:u w:val="none"/>
        </w:rPr>
      </w:pPr>
      <w:r w:rsidRPr="004B5147">
        <w:rPr>
          <w:rFonts w:ascii="Arial Narrow" w:hAnsi="Arial Narrow" w:cs="Arial"/>
          <w:b w:val="0"/>
          <w:szCs w:val="24"/>
          <w:u w:val="none"/>
        </w:rPr>
        <w:t>(ii)to immediately rescind this agreement and the Vendor shall refund and/or cause to be refunded to the Purchaser the entire amount paid towards the purchase price without interest and this agreement shall thenceforth become null and void.</w:t>
      </w:r>
    </w:p>
    <w:p w14:paraId="5AC068C6" w14:textId="0036ABDD" w:rsidR="004B5147" w:rsidRPr="004B5147" w:rsidRDefault="00304C3E" w:rsidP="00304C3E">
      <w:pPr>
        <w:pStyle w:val="head2"/>
        <w:ind w:left="720"/>
        <w:rPr>
          <w:rFonts w:ascii="Arial Narrow" w:hAnsi="Arial Narrow" w:cs="Arial"/>
          <w:b w:val="0"/>
          <w:szCs w:val="24"/>
          <w:u w:val="none"/>
        </w:rPr>
      </w:pPr>
      <w:r>
        <w:rPr>
          <w:rFonts w:ascii="Arial Narrow" w:hAnsi="Arial Narrow" w:cs="Arial"/>
          <w:b w:val="0"/>
          <w:szCs w:val="24"/>
          <w:u w:val="none"/>
        </w:rPr>
        <w:t xml:space="preserve">10.6 </w:t>
      </w:r>
      <w:r w:rsidR="004B5147" w:rsidRPr="004B5147">
        <w:rPr>
          <w:rFonts w:ascii="Arial Narrow" w:hAnsi="Arial Narrow" w:cs="Arial"/>
          <w:b w:val="0"/>
          <w:szCs w:val="24"/>
          <w:u w:val="none"/>
        </w:rPr>
        <w:t>If this Agreem</w:t>
      </w:r>
      <w:r>
        <w:rPr>
          <w:rFonts w:ascii="Arial Narrow" w:hAnsi="Arial Narrow" w:cs="Arial"/>
          <w:b w:val="0"/>
          <w:szCs w:val="24"/>
          <w:u w:val="none"/>
        </w:rPr>
        <w:t>ent is rescinded by the Vendor due to reasons of default on the Purchasers:</w:t>
      </w:r>
    </w:p>
    <w:p w14:paraId="228067B2" w14:textId="63C0FD5B" w:rsidR="004B5147" w:rsidRPr="004B5147" w:rsidRDefault="00304C3E" w:rsidP="004B5147">
      <w:pPr>
        <w:pStyle w:val="head2"/>
        <w:ind w:left="720" w:hanging="360"/>
        <w:rPr>
          <w:rFonts w:ascii="Arial Narrow" w:hAnsi="Arial Narrow" w:cs="Arial"/>
          <w:b w:val="0"/>
          <w:szCs w:val="24"/>
          <w:u w:val="none"/>
        </w:rPr>
      </w:pPr>
      <w:r>
        <w:rPr>
          <w:rFonts w:ascii="Arial Narrow" w:hAnsi="Arial Narrow" w:cs="Arial"/>
          <w:b w:val="0"/>
          <w:szCs w:val="24"/>
          <w:u w:val="none"/>
        </w:rPr>
        <w:t>10</w:t>
      </w:r>
      <w:r w:rsidR="004B5147" w:rsidRPr="004B5147">
        <w:rPr>
          <w:rFonts w:ascii="Arial Narrow" w:hAnsi="Arial Narrow" w:cs="Arial"/>
          <w:b w:val="0"/>
          <w:szCs w:val="24"/>
          <w:u w:val="none"/>
        </w:rPr>
        <w:t xml:space="preserve">.6.1 </w:t>
      </w:r>
      <w:r w:rsidR="004B5147" w:rsidRPr="004B5147">
        <w:rPr>
          <w:rFonts w:ascii="Arial Narrow" w:hAnsi="Arial Narrow" w:cs="Arial"/>
          <w:b w:val="0"/>
          <w:szCs w:val="24"/>
          <w:u w:val="none"/>
        </w:rPr>
        <w:tab/>
        <w:t>the Vendor shall be entitled to immediately forfeit th</w:t>
      </w:r>
      <w:r>
        <w:rPr>
          <w:rFonts w:ascii="Arial Narrow" w:hAnsi="Arial Narrow" w:cs="Arial"/>
          <w:b w:val="0"/>
          <w:szCs w:val="24"/>
          <w:u w:val="none"/>
        </w:rPr>
        <w:t>e sum referred to in paragraph 10</w:t>
      </w:r>
      <w:r w:rsidR="004B5147" w:rsidRPr="004B5147">
        <w:rPr>
          <w:rFonts w:ascii="Arial Narrow" w:hAnsi="Arial Narrow" w:cs="Arial"/>
          <w:b w:val="0"/>
          <w:szCs w:val="24"/>
          <w:u w:val="none"/>
        </w:rPr>
        <w:t>.1 by way of agreed liquidated damages;</w:t>
      </w:r>
    </w:p>
    <w:p w14:paraId="10222BB9" w14:textId="4A157499" w:rsidR="004B5147" w:rsidRPr="004B5147" w:rsidRDefault="00304C3E" w:rsidP="00304C3E">
      <w:pPr>
        <w:pStyle w:val="head2"/>
        <w:ind w:left="720" w:hanging="360"/>
        <w:rPr>
          <w:rFonts w:ascii="Arial Narrow" w:hAnsi="Arial Narrow" w:cs="Arial"/>
          <w:b w:val="0"/>
          <w:szCs w:val="24"/>
          <w:u w:val="none"/>
        </w:rPr>
      </w:pPr>
      <w:r>
        <w:rPr>
          <w:rFonts w:ascii="Arial Narrow" w:hAnsi="Arial Narrow" w:cs="Arial"/>
          <w:b w:val="0"/>
          <w:szCs w:val="24"/>
          <w:u w:val="none"/>
        </w:rPr>
        <w:t>10</w:t>
      </w:r>
      <w:r w:rsidR="004B5147" w:rsidRPr="004B5147">
        <w:rPr>
          <w:rFonts w:ascii="Arial Narrow" w:hAnsi="Arial Narrow" w:cs="Arial"/>
          <w:b w:val="0"/>
          <w:szCs w:val="24"/>
          <w:u w:val="none"/>
        </w:rPr>
        <w:t xml:space="preserve">.6.2 </w:t>
      </w:r>
      <w:r w:rsidR="004B5147" w:rsidRPr="004B5147">
        <w:rPr>
          <w:rFonts w:ascii="Arial Narrow" w:hAnsi="Arial Narrow" w:cs="Arial"/>
          <w:b w:val="0"/>
          <w:szCs w:val="24"/>
          <w:u w:val="none"/>
        </w:rPr>
        <w:tab/>
        <w:t xml:space="preserve">the Vendor shall thereupon be at liberty to proceed to negotiate with any other person to require such other person to purchase the Apartment on such terms and conditions as may be agreed between the Vendor and such new purchaser and in the event that such other person shall enter into an agreement in writing with the Vendor (hereinafter called the “New Agreement”) and make all payments due under the New Agreement the Vendor shall pay to the Purchaser the amount of payments made on account of the Lease Premium as shall have been paid pursuant to Section 4 (save for the amount specified in paragraph </w:t>
      </w:r>
      <w:r>
        <w:rPr>
          <w:rFonts w:ascii="Arial Narrow" w:hAnsi="Arial Narrow" w:cs="Arial"/>
          <w:b w:val="0"/>
          <w:szCs w:val="24"/>
          <w:u w:val="none"/>
        </w:rPr>
        <w:t>10.1</w:t>
      </w:r>
      <w:r w:rsidR="004B5147" w:rsidRPr="004B5147">
        <w:rPr>
          <w:rFonts w:ascii="Arial Narrow" w:hAnsi="Arial Narrow" w:cs="Arial"/>
          <w:b w:val="0"/>
          <w:szCs w:val="24"/>
          <w:u w:val="none"/>
        </w:rPr>
        <w:t xml:space="preserve"> which shall be forfeited absolutely) refund to purchaser will only be made after a new purchaser has </w:t>
      </w:r>
      <w:r>
        <w:rPr>
          <w:rFonts w:ascii="Arial Narrow" w:hAnsi="Arial Narrow" w:cs="Arial"/>
          <w:b w:val="0"/>
          <w:szCs w:val="24"/>
          <w:u w:val="none"/>
        </w:rPr>
        <w:t>been obtained and payment made.</w:t>
      </w:r>
    </w:p>
    <w:p w14:paraId="09F40E9C" w14:textId="024F4F6B" w:rsidR="004B5147" w:rsidRPr="004B5147" w:rsidRDefault="00304C3E" w:rsidP="004B5147">
      <w:pPr>
        <w:pStyle w:val="head2"/>
        <w:ind w:left="720" w:hanging="360"/>
        <w:rPr>
          <w:rFonts w:ascii="Arial Narrow" w:hAnsi="Arial Narrow" w:cs="Arial"/>
          <w:b w:val="0"/>
          <w:szCs w:val="24"/>
          <w:u w:val="none"/>
        </w:rPr>
      </w:pPr>
      <w:r>
        <w:rPr>
          <w:rFonts w:ascii="Arial Narrow" w:hAnsi="Arial Narrow" w:cs="Arial"/>
          <w:b w:val="0"/>
          <w:szCs w:val="24"/>
          <w:u w:val="none"/>
        </w:rPr>
        <w:t>10</w:t>
      </w:r>
      <w:r w:rsidR="004B5147" w:rsidRPr="004B5147">
        <w:rPr>
          <w:rFonts w:ascii="Arial Narrow" w:hAnsi="Arial Narrow" w:cs="Arial"/>
          <w:b w:val="0"/>
          <w:szCs w:val="24"/>
          <w:u w:val="none"/>
        </w:rPr>
        <w:t xml:space="preserve">.6.3 </w:t>
      </w:r>
      <w:r w:rsidR="004B5147" w:rsidRPr="004B5147">
        <w:rPr>
          <w:rFonts w:ascii="Arial Narrow" w:hAnsi="Arial Narrow" w:cs="Arial"/>
          <w:b w:val="0"/>
          <w:szCs w:val="24"/>
          <w:u w:val="none"/>
        </w:rPr>
        <w:tab/>
        <w:t xml:space="preserve">the Vendor shall after exercise </w:t>
      </w:r>
      <w:r>
        <w:rPr>
          <w:rFonts w:ascii="Arial Narrow" w:hAnsi="Arial Narrow" w:cs="Arial"/>
          <w:b w:val="0"/>
          <w:szCs w:val="24"/>
          <w:u w:val="none"/>
        </w:rPr>
        <w:t>of its rights under sub-clause 10</w:t>
      </w:r>
      <w:r w:rsidR="004B5147" w:rsidRPr="004B5147">
        <w:rPr>
          <w:rFonts w:ascii="Arial Narrow" w:hAnsi="Arial Narrow" w:cs="Arial"/>
          <w:b w:val="0"/>
          <w:szCs w:val="24"/>
          <w:u w:val="none"/>
        </w:rPr>
        <w:t>.6.1 be entitled to retain all monies paid to the Vendor on account of the Lease Premium until such time as the Vendor shall enter into the New Agreement and in the event that the Vendor shall incur a loss by reason of diminution of the Lease Premium payable thereunder the Purchaser shall pay to the Vendor by way of agreed liquidated damages the amount of the loss together with the expenses incurred by the Vendor in respect of the New Agreement and together with all other sums payable by the Purchasers pursuant t</w:t>
      </w:r>
      <w:r>
        <w:rPr>
          <w:rFonts w:ascii="Arial Narrow" w:hAnsi="Arial Narrow" w:cs="Arial"/>
          <w:b w:val="0"/>
          <w:szCs w:val="24"/>
          <w:u w:val="none"/>
        </w:rPr>
        <w:t>o the provisions of sub-clause 10</w:t>
      </w:r>
      <w:r w:rsidR="004B5147" w:rsidRPr="004B5147">
        <w:rPr>
          <w:rFonts w:ascii="Arial Narrow" w:hAnsi="Arial Narrow" w:cs="Arial"/>
          <w:b w:val="0"/>
          <w:szCs w:val="24"/>
          <w:u w:val="none"/>
        </w:rPr>
        <w:t>.6.2 (hereinafter collectively referred to as the “Actual Loss”) and the Vendor shall be entitled to set-off the Actual Loss from the balance of the monies retained by the Vendor on account of the Lease Premium and any shortfall in satisfaction of the Actual Loss shall forthwith become payable by the Purchaser to the Vendor and shall represent an agreed liquidated debt lawfully due and payable by the Purchaser to the Vendor;</w:t>
      </w:r>
    </w:p>
    <w:p w14:paraId="72E12533" w14:textId="07B9D31F" w:rsidR="004B5147" w:rsidRPr="004B5147" w:rsidRDefault="00304C3E" w:rsidP="004B5147">
      <w:pPr>
        <w:pStyle w:val="head2"/>
        <w:ind w:left="720" w:hanging="360"/>
        <w:rPr>
          <w:rFonts w:ascii="Arial Narrow" w:hAnsi="Arial Narrow" w:cs="Arial"/>
          <w:b w:val="0"/>
          <w:szCs w:val="24"/>
          <w:u w:val="none"/>
        </w:rPr>
      </w:pPr>
      <w:r>
        <w:rPr>
          <w:rFonts w:ascii="Arial Narrow" w:hAnsi="Arial Narrow" w:cs="Arial"/>
          <w:b w:val="0"/>
          <w:szCs w:val="24"/>
          <w:u w:val="none"/>
        </w:rPr>
        <w:t>10</w:t>
      </w:r>
      <w:r w:rsidR="004B5147" w:rsidRPr="004B5147">
        <w:rPr>
          <w:rFonts w:ascii="Arial Narrow" w:hAnsi="Arial Narrow" w:cs="Arial"/>
          <w:b w:val="0"/>
          <w:szCs w:val="24"/>
          <w:u w:val="none"/>
        </w:rPr>
        <w:t>.6.4</w:t>
      </w:r>
      <w:r w:rsidR="004B5147" w:rsidRPr="004B5147">
        <w:rPr>
          <w:rFonts w:ascii="Arial Narrow" w:hAnsi="Arial Narrow" w:cs="Arial"/>
          <w:b w:val="0"/>
          <w:szCs w:val="24"/>
          <w:u w:val="none"/>
        </w:rPr>
        <w:tab/>
        <w:t>if the New Agreement realizes a profit this shall be retained by the Vendor;  and</w:t>
      </w:r>
    </w:p>
    <w:p w14:paraId="139E2A18" w14:textId="619D47A4" w:rsidR="004B5147" w:rsidRPr="004B5147" w:rsidRDefault="00304C3E" w:rsidP="004B5147">
      <w:pPr>
        <w:pStyle w:val="head2"/>
        <w:spacing w:after="0" w:line="240" w:lineRule="auto"/>
        <w:ind w:left="720" w:hanging="360"/>
        <w:rPr>
          <w:rFonts w:ascii="Arial Narrow" w:hAnsi="Arial Narrow" w:cs="Arial"/>
          <w:b w:val="0"/>
          <w:szCs w:val="24"/>
          <w:u w:val="none"/>
        </w:rPr>
      </w:pPr>
      <w:r>
        <w:rPr>
          <w:rFonts w:ascii="Arial Narrow" w:hAnsi="Arial Narrow" w:cs="Arial"/>
          <w:b w:val="0"/>
          <w:szCs w:val="24"/>
          <w:u w:val="none"/>
        </w:rPr>
        <w:t>10</w:t>
      </w:r>
      <w:r w:rsidR="004B5147" w:rsidRPr="004B5147">
        <w:rPr>
          <w:rFonts w:ascii="Arial Narrow" w:hAnsi="Arial Narrow" w:cs="Arial"/>
          <w:b w:val="0"/>
          <w:szCs w:val="24"/>
          <w:u w:val="none"/>
        </w:rPr>
        <w:t xml:space="preserve">.6.5 </w:t>
      </w:r>
      <w:r w:rsidR="004B5147" w:rsidRPr="004B5147">
        <w:rPr>
          <w:rFonts w:ascii="Arial Narrow" w:hAnsi="Arial Narrow" w:cs="Arial"/>
          <w:b w:val="0"/>
          <w:szCs w:val="24"/>
          <w:u w:val="none"/>
        </w:rPr>
        <w:tab/>
        <w:t>without prejudice to the Ve</w:t>
      </w:r>
      <w:r>
        <w:rPr>
          <w:rFonts w:ascii="Arial Narrow" w:hAnsi="Arial Narrow" w:cs="Arial"/>
          <w:b w:val="0"/>
          <w:szCs w:val="24"/>
          <w:u w:val="none"/>
        </w:rPr>
        <w:t>ndor’s rights under sub-clause 10</w:t>
      </w:r>
      <w:r w:rsidR="004B5147" w:rsidRPr="004B5147">
        <w:rPr>
          <w:rFonts w:ascii="Arial Narrow" w:hAnsi="Arial Narrow" w:cs="Arial"/>
          <w:b w:val="0"/>
          <w:szCs w:val="24"/>
          <w:u w:val="none"/>
        </w:rPr>
        <w:t>.6.3, the Vendor shall be entitled to recover by action any amounts found to be due to the Vendor in the event of there being any deficiency.</w:t>
      </w:r>
    </w:p>
    <w:p w14:paraId="3245CC5B" w14:textId="77777777" w:rsidR="00B36538" w:rsidRPr="004B5147" w:rsidRDefault="00B36538" w:rsidP="00B36538">
      <w:pPr>
        <w:ind w:left="1800"/>
        <w:jc w:val="both"/>
        <w:rPr>
          <w:rFonts w:ascii="Arial Narrow" w:hAnsi="Arial Narrow" w:cs="Arial"/>
          <w:sz w:val="24"/>
          <w:szCs w:val="24"/>
        </w:rPr>
      </w:pPr>
    </w:p>
    <w:p w14:paraId="33A6ED9A" w14:textId="77777777" w:rsidR="00B36538" w:rsidRPr="004B5147" w:rsidRDefault="00B36538" w:rsidP="00B36538">
      <w:pPr>
        <w:jc w:val="both"/>
        <w:rPr>
          <w:rFonts w:ascii="Arial Narrow" w:hAnsi="Arial Narrow" w:cs="Arial"/>
          <w:sz w:val="24"/>
          <w:szCs w:val="24"/>
        </w:rPr>
      </w:pPr>
    </w:p>
    <w:p w14:paraId="69D2374A" w14:textId="77777777" w:rsidR="00304C3E" w:rsidRDefault="00304C3E" w:rsidP="00B36538">
      <w:pPr>
        <w:ind w:left="360"/>
        <w:jc w:val="both"/>
        <w:rPr>
          <w:rFonts w:ascii="Arial Narrow" w:hAnsi="Arial Narrow" w:cs="Arial"/>
          <w:sz w:val="24"/>
          <w:szCs w:val="24"/>
        </w:rPr>
      </w:pPr>
    </w:p>
    <w:p w14:paraId="011ACC86" w14:textId="77777777" w:rsidR="00304C3E" w:rsidRDefault="00304C3E" w:rsidP="00B36538">
      <w:pPr>
        <w:ind w:left="360"/>
        <w:jc w:val="both"/>
        <w:rPr>
          <w:rFonts w:ascii="Arial Narrow" w:hAnsi="Arial Narrow" w:cs="Arial"/>
          <w:sz w:val="24"/>
          <w:szCs w:val="24"/>
        </w:rPr>
      </w:pPr>
    </w:p>
    <w:p w14:paraId="7C24D877" w14:textId="77777777" w:rsidR="00304C3E" w:rsidRDefault="00304C3E" w:rsidP="00B36538">
      <w:pPr>
        <w:ind w:left="360"/>
        <w:jc w:val="both"/>
        <w:rPr>
          <w:rFonts w:ascii="Arial Narrow" w:hAnsi="Arial Narrow" w:cs="Arial"/>
          <w:sz w:val="24"/>
          <w:szCs w:val="24"/>
        </w:rPr>
      </w:pPr>
    </w:p>
    <w:p w14:paraId="2C913861" w14:textId="77777777" w:rsidR="00304C3E" w:rsidRDefault="00304C3E" w:rsidP="00B36538">
      <w:pPr>
        <w:ind w:left="360"/>
        <w:jc w:val="both"/>
        <w:rPr>
          <w:rFonts w:ascii="Arial Narrow" w:hAnsi="Arial Narrow" w:cs="Arial"/>
          <w:sz w:val="24"/>
          <w:szCs w:val="24"/>
        </w:rPr>
      </w:pPr>
    </w:p>
    <w:p w14:paraId="40A0147C" w14:textId="77777777" w:rsidR="00304C3E" w:rsidRDefault="00304C3E" w:rsidP="00B36538">
      <w:pPr>
        <w:ind w:left="360"/>
        <w:jc w:val="both"/>
        <w:rPr>
          <w:rFonts w:ascii="Arial Narrow" w:hAnsi="Arial Narrow" w:cs="Arial"/>
          <w:sz w:val="24"/>
          <w:szCs w:val="24"/>
        </w:rPr>
      </w:pPr>
    </w:p>
    <w:p w14:paraId="50EC1D70" w14:textId="32028E1C" w:rsidR="27DFEAA6" w:rsidRDefault="27DFEAA6" w:rsidP="27DFEAA6">
      <w:pPr>
        <w:ind w:left="360"/>
        <w:jc w:val="both"/>
      </w:pPr>
    </w:p>
    <w:p w14:paraId="220601B3" w14:textId="2571E377" w:rsidR="27DFEAA6" w:rsidRDefault="27DFEAA6" w:rsidP="27DFEAA6">
      <w:pPr>
        <w:ind w:left="360"/>
        <w:jc w:val="both"/>
      </w:pPr>
    </w:p>
    <w:p w14:paraId="6F9B3500" w14:textId="11FF53D2" w:rsidR="27DFEAA6" w:rsidRDefault="27DFEAA6" w:rsidP="27DFEAA6">
      <w:pPr>
        <w:ind w:left="360"/>
        <w:jc w:val="both"/>
      </w:pPr>
    </w:p>
    <w:p w14:paraId="583EA386" w14:textId="77777777" w:rsidR="00304C3E" w:rsidRDefault="00304C3E" w:rsidP="00B36538">
      <w:pPr>
        <w:ind w:left="360"/>
        <w:jc w:val="both"/>
        <w:rPr>
          <w:rFonts w:ascii="Arial Narrow" w:hAnsi="Arial Narrow" w:cs="Arial"/>
          <w:sz w:val="24"/>
          <w:szCs w:val="24"/>
        </w:rPr>
      </w:pPr>
    </w:p>
    <w:p w14:paraId="76143AA5" w14:textId="77777777" w:rsidR="00304C3E" w:rsidRPr="00A50BF8" w:rsidRDefault="00304C3E" w:rsidP="00B36538">
      <w:pPr>
        <w:ind w:left="360"/>
        <w:jc w:val="both"/>
        <w:rPr>
          <w:rFonts w:ascii="Arial Narrow" w:hAnsi="Arial Narrow" w:cs="Arial"/>
          <w:sz w:val="24"/>
          <w:szCs w:val="24"/>
        </w:rPr>
      </w:pPr>
    </w:p>
    <w:p w14:paraId="7829E97C" w14:textId="77777777" w:rsidR="00B36538" w:rsidRPr="00A50BF8" w:rsidRDefault="00B36538" w:rsidP="00B36538">
      <w:pPr>
        <w:ind w:left="360"/>
        <w:jc w:val="both"/>
        <w:rPr>
          <w:rFonts w:ascii="Arial Narrow" w:hAnsi="Arial Narrow" w:cs="Arial"/>
          <w:sz w:val="24"/>
          <w:szCs w:val="24"/>
        </w:rPr>
      </w:pPr>
    </w:p>
    <w:p w14:paraId="7AEF3C6B" w14:textId="77777777" w:rsidR="00B36538" w:rsidRPr="00A50BF8" w:rsidRDefault="00B36538" w:rsidP="00B36538">
      <w:pPr>
        <w:pStyle w:val="head2"/>
        <w:numPr>
          <w:ilvl w:val="0"/>
          <w:numId w:val="4"/>
        </w:numPr>
        <w:spacing w:after="0" w:line="240" w:lineRule="auto"/>
        <w:rPr>
          <w:rFonts w:ascii="Arial Narrow" w:hAnsi="Arial Narrow" w:cs="Arial"/>
          <w:b w:val="0"/>
          <w:szCs w:val="24"/>
          <w:u w:val="none"/>
        </w:rPr>
      </w:pPr>
      <w:bookmarkStart w:id="45" w:name="_Toc27997821"/>
      <w:bookmarkStart w:id="46" w:name="_Toc27999710"/>
      <w:bookmarkStart w:id="47" w:name="_Toc38164004"/>
      <w:bookmarkStart w:id="48" w:name="_Toc38273552"/>
      <w:bookmarkStart w:id="49" w:name="_Toc88567938"/>
      <w:bookmarkStart w:id="50" w:name="_Toc170644194"/>
      <w:bookmarkStart w:id="51" w:name="_Toc206813453"/>
      <w:bookmarkStart w:id="52" w:name="_Toc473796932"/>
      <w:r w:rsidRPr="00A50BF8">
        <w:rPr>
          <w:rFonts w:ascii="Arial Narrow" w:hAnsi="Arial Narrow" w:cs="Arial"/>
          <w:szCs w:val="24"/>
        </w:rPr>
        <w:t xml:space="preserve">Condition of </w:t>
      </w:r>
      <w:bookmarkEnd w:id="45"/>
      <w:bookmarkEnd w:id="46"/>
      <w:bookmarkEnd w:id="47"/>
      <w:bookmarkEnd w:id="48"/>
      <w:bookmarkEnd w:id="49"/>
      <w:bookmarkEnd w:id="50"/>
      <w:bookmarkEnd w:id="51"/>
      <w:r w:rsidRPr="00A50BF8">
        <w:rPr>
          <w:rFonts w:ascii="Arial Narrow" w:hAnsi="Arial Narrow" w:cs="Arial"/>
          <w:szCs w:val="24"/>
        </w:rPr>
        <w:t>the Property</w:t>
      </w:r>
      <w:bookmarkEnd w:id="52"/>
    </w:p>
    <w:p w14:paraId="46EDD72C" w14:textId="77777777" w:rsidR="00B36538" w:rsidRPr="00A50BF8" w:rsidRDefault="00B36538" w:rsidP="00492799">
      <w:pPr>
        <w:tabs>
          <w:tab w:val="left" w:pos="720"/>
        </w:tabs>
        <w:jc w:val="both"/>
        <w:rPr>
          <w:rFonts w:ascii="Arial Narrow" w:hAnsi="Arial Narrow" w:cs="Arial"/>
          <w:sz w:val="24"/>
          <w:szCs w:val="24"/>
        </w:rPr>
      </w:pPr>
    </w:p>
    <w:p w14:paraId="04C3549B" w14:textId="2910CC04" w:rsidR="00B36538" w:rsidRPr="00A50BF8" w:rsidRDefault="00492799" w:rsidP="00701ECA">
      <w:pPr>
        <w:tabs>
          <w:tab w:val="left" w:pos="360"/>
        </w:tabs>
        <w:jc w:val="both"/>
        <w:rPr>
          <w:rFonts w:ascii="Arial Narrow" w:hAnsi="Arial Narrow" w:cs="Arial"/>
          <w:sz w:val="24"/>
          <w:szCs w:val="24"/>
        </w:rPr>
      </w:pPr>
      <w:r w:rsidRPr="00A50BF8">
        <w:rPr>
          <w:rFonts w:ascii="Arial Narrow" w:hAnsi="Arial Narrow" w:cs="Arial"/>
          <w:sz w:val="24"/>
          <w:szCs w:val="24"/>
        </w:rPr>
        <w:tab/>
      </w:r>
      <w:r w:rsidR="00B36538" w:rsidRPr="00A50BF8">
        <w:rPr>
          <w:rFonts w:ascii="Arial Narrow" w:hAnsi="Arial Narrow" w:cs="Arial"/>
          <w:sz w:val="24"/>
          <w:szCs w:val="24"/>
        </w:rPr>
        <w:t>The Purchaser having been afforded the opportunity of viewing and inspecting the Property prior to the date of this Agreement, purchases it in the same condition it is in now and shall not require the Vendor to repair, renovate, decorate or improve the same in any manner.</w:t>
      </w:r>
    </w:p>
    <w:p w14:paraId="54916C8A" w14:textId="77777777" w:rsidR="00B36538" w:rsidRPr="00A50BF8" w:rsidRDefault="00B36538" w:rsidP="00B36538">
      <w:pPr>
        <w:pStyle w:val="head2"/>
        <w:spacing w:after="0" w:line="240" w:lineRule="auto"/>
        <w:ind w:left="360"/>
        <w:rPr>
          <w:rFonts w:ascii="Arial Narrow" w:hAnsi="Arial Narrow" w:cs="Arial"/>
          <w:b w:val="0"/>
          <w:szCs w:val="24"/>
          <w:u w:val="none"/>
        </w:rPr>
      </w:pPr>
      <w:bookmarkStart w:id="53" w:name="_Toc170644199"/>
      <w:bookmarkStart w:id="54" w:name="_Toc206813457"/>
    </w:p>
    <w:p w14:paraId="69FDC6BE" w14:textId="77777777" w:rsidR="00B36538" w:rsidRPr="00A50BF8" w:rsidRDefault="27DFEAA6" w:rsidP="27DFEAA6">
      <w:pPr>
        <w:pStyle w:val="head2"/>
        <w:numPr>
          <w:ilvl w:val="0"/>
          <w:numId w:val="4"/>
        </w:numPr>
        <w:spacing w:after="0" w:line="240" w:lineRule="auto"/>
        <w:rPr>
          <w:rFonts w:ascii="Arial Narrow" w:hAnsi="Arial Narrow" w:cs="Arial"/>
          <w:b w:val="0"/>
          <w:u w:val="none"/>
        </w:rPr>
      </w:pPr>
      <w:bookmarkStart w:id="55" w:name="_Toc473796933"/>
      <w:r w:rsidRPr="27DFEAA6">
        <w:rPr>
          <w:rFonts w:ascii="Arial Narrow" w:hAnsi="Arial Narrow" w:cs="Arial"/>
          <w:u w:val="none"/>
        </w:rPr>
        <w:t>Costs</w:t>
      </w:r>
      <w:bookmarkEnd w:id="53"/>
      <w:bookmarkEnd w:id="54"/>
      <w:bookmarkEnd w:id="55"/>
    </w:p>
    <w:p w14:paraId="47BE5458" w14:textId="77777777" w:rsidR="00B36538" w:rsidRPr="00A50BF8" w:rsidRDefault="00B36538" w:rsidP="27DFEAA6">
      <w:pPr>
        <w:pStyle w:val="head2"/>
        <w:spacing w:after="0" w:line="240" w:lineRule="auto"/>
        <w:ind w:left="360"/>
        <w:rPr>
          <w:rFonts w:ascii="Arial Narrow" w:hAnsi="Arial Narrow" w:cs="Arial"/>
          <w:b w:val="0"/>
          <w:u w:val="none"/>
        </w:rPr>
      </w:pPr>
    </w:p>
    <w:p w14:paraId="0DC775B1" w14:textId="1EC455BE" w:rsidR="00AC16B6" w:rsidRDefault="26D60402" w:rsidP="27DFEAA6">
      <w:pPr>
        <w:pStyle w:val="head2"/>
        <w:numPr>
          <w:ilvl w:val="1"/>
          <w:numId w:val="4"/>
        </w:numPr>
        <w:rPr>
          <w:rFonts w:ascii="Arial Narrow" w:hAnsi="Arial Narrow"/>
          <w:b w:val="0"/>
          <w:u w:val="none"/>
        </w:rPr>
      </w:pPr>
      <w:bookmarkStart w:id="56" w:name="_Toc58678122"/>
      <w:bookmarkStart w:id="57" w:name="_Toc170644201"/>
      <w:bookmarkStart w:id="58" w:name="_Toc206813458"/>
      <w:r w:rsidRPr="26D60402">
        <w:rPr>
          <w:rFonts w:ascii="Arial Narrow" w:hAnsi="Arial Narrow"/>
          <w:b w:val="0"/>
          <w:u w:val="none"/>
        </w:rPr>
        <w:t xml:space="preserve">All legal fees of the Vendor’s and Developers Advocates for </w:t>
      </w:r>
      <w:proofErr w:type="gramStart"/>
      <w:r w:rsidRPr="26D60402">
        <w:rPr>
          <w:rFonts w:ascii="Arial Narrow" w:hAnsi="Arial Narrow"/>
          <w:b w:val="0"/>
          <w:u w:val="none"/>
        </w:rPr>
        <w:t>drawing  the</w:t>
      </w:r>
      <w:proofErr w:type="gramEnd"/>
      <w:r w:rsidRPr="26D60402">
        <w:rPr>
          <w:rFonts w:ascii="Arial Narrow" w:hAnsi="Arial Narrow"/>
          <w:b w:val="0"/>
          <w:u w:val="none"/>
        </w:rPr>
        <w:t xml:space="preserve"> agreement for Lease, Lease and all stamp duties and registration costs in connection with the Lease and all other applicable disbursements in connection with the creation and registration of the Lease shall be paid in full by the Purchaser to the Vendor’s and Developers Advocate. The Vendor’s and Developers Advocate shall undertake the registration of the Lease.</w:t>
      </w:r>
    </w:p>
    <w:p w14:paraId="43E18A3D" w14:textId="77777777" w:rsidR="004B5147" w:rsidRDefault="00AC16B6" w:rsidP="00AC16B6">
      <w:pPr>
        <w:pStyle w:val="head2"/>
        <w:numPr>
          <w:ilvl w:val="1"/>
          <w:numId w:val="4"/>
        </w:numPr>
        <w:rPr>
          <w:rFonts w:ascii="Arial Narrow" w:hAnsi="Arial Narrow"/>
          <w:b w:val="0"/>
          <w:szCs w:val="24"/>
          <w:u w:val="none"/>
        </w:rPr>
      </w:pPr>
      <w:r w:rsidRPr="00AC16B6">
        <w:rPr>
          <w:rFonts w:ascii="Arial Narrow" w:hAnsi="Arial Narrow"/>
          <w:b w:val="0"/>
          <w:szCs w:val="24"/>
          <w:u w:val="none"/>
        </w:rPr>
        <w:t>The Purchaser shall also pay to the Vendor on or before completion, Service charge for One year, together with the costs for water and electricity connection.</w:t>
      </w:r>
    </w:p>
    <w:p w14:paraId="409C01EF" w14:textId="77777777" w:rsidR="004B5147" w:rsidRDefault="00AC16B6" w:rsidP="00AC16B6">
      <w:pPr>
        <w:pStyle w:val="head2"/>
        <w:numPr>
          <w:ilvl w:val="1"/>
          <w:numId w:val="4"/>
        </w:numPr>
        <w:rPr>
          <w:rFonts w:ascii="Arial Narrow" w:hAnsi="Arial Narrow"/>
          <w:b w:val="0"/>
          <w:szCs w:val="24"/>
          <w:u w:val="none"/>
        </w:rPr>
      </w:pPr>
      <w:r w:rsidRPr="004B5147">
        <w:rPr>
          <w:rFonts w:ascii="Arial Narrow" w:hAnsi="Arial Narrow"/>
          <w:b w:val="0"/>
          <w:szCs w:val="24"/>
          <w:u w:val="none"/>
        </w:rPr>
        <w:t>The Purchaser acknowledges and agrees that he will occupy the Apartment subject to all restrictions as at the Agreed Occupation Date and that the Apartment will be sold subject to all Restrictions as at the Lease Completion Date.</w:t>
      </w:r>
    </w:p>
    <w:p w14:paraId="09A6DFC8" w14:textId="24E121F8" w:rsidR="00AC16B6" w:rsidRPr="004B5147" w:rsidRDefault="00AC16B6" w:rsidP="00AC16B6">
      <w:pPr>
        <w:pStyle w:val="head2"/>
        <w:numPr>
          <w:ilvl w:val="1"/>
          <w:numId w:val="4"/>
        </w:numPr>
        <w:rPr>
          <w:rFonts w:ascii="Arial Narrow" w:hAnsi="Arial Narrow"/>
          <w:b w:val="0"/>
          <w:szCs w:val="24"/>
          <w:u w:val="none"/>
        </w:rPr>
      </w:pPr>
      <w:r w:rsidRPr="004B5147">
        <w:rPr>
          <w:rFonts w:ascii="Arial Narrow" w:hAnsi="Arial Narrow"/>
          <w:b w:val="0"/>
          <w:szCs w:val="24"/>
          <w:u w:val="none"/>
        </w:rPr>
        <w:t>Notwithstanding any other provision in this Agreement, completion of the Lease</w:t>
      </w:r>
      <w:r w:rsidR="004B5147">
        <w:rPr>
          <w:rFonts w:ascii="Arial Narrow" w:hAnsi="Arial Narrow"/>
          <w:b w:val="0"/>
          <w:szCs w:val="24"/>
          <w:u w:val="none"/>
        </w:rPr>
        <w:t xml:space="preserve"> </w:t>
      </w:r>
      <w:r w:rsidRPr="004B5147">
        <w:rPr>
          <w:rFonts w:ascii="Arial Narrow" w:hAnsi="Arial Narrow"/>
          <w:b w:val="0"/>
          <w:szCs w:val="24"/>
          <w:u w:val="none"/>
        </w:rPr>
        <w:t>shall not occur unless and until all the payment obligations of the Purchaser as set out in this Agreement have been satisfied in full.</w:t>
      </w:r>
    </w:p>
    <w:p w14:paraId="557F2EF7" w14:textId="77777777" w:rsidR="00054E13" w:rsidRPr="00A50BF8" w:rsidRDefault="00054E13" w:rsidP="00B36538">
      <w:pPr>
        <w:pStyle w:val="head2"/>
        <w:spacing w:after="0" w:line="240" w:lineRule="auto"/>
        <w:rPr>
          <w:rFonts w:ascii="Arial Narrow" w:hAnsi="Arial Narrow"/>
          <w:b w:val="0"/>
          <w:szCs w:val="24"/>
          <w:u w:val="none"/>
        </w:rPr>
      </w:pPr>
    </w:p>
    <w:p w14:paraId="0B399CB7" w14:textId="77777777" w:rsidR="00B36538" w:rsidRPr="00A50BF8" w:rsidRDefault="00B36538" w:rsidP="00B36538">
      <w:pPr>
        <w:numPr>
          <w:ilvl w:val="0"/>
          <w:numId w:val="4"/>
        </w:numPr>
        <w:jc w:val="both"/>
        <w:rPr>
          <w:rFonts w:ascii="Arial Narrow" w:hAnsi="Arial Narrow"/>
          <w:sz w:val="24"/>
          <w:szCs w:val="24"/>
        </w:rPr>
      </w:pPr>
      <w:bookmarkStart w:id="59" w:name="_Toc58678123"/>
      <w:bookmarkStart w:id="60" w:name="_Toc170644202"/>
      <w:bookmarkStart w:id="61" w:name="_Toc206813459"/>
      <w:bookmarkEnd w:id="56"/>
      <w:bookmarkEnd w:id="57"/>
      <w:bookmarkEnd w:id="58"/>
      <w:r w:rsidRPr="00A50BF8">
        <w:rPr>
          <w:rFonts w:ascii="Arial Narrow" w:hAnsi="Arial Narrow" w:cs="Arial"/>
          <w:b/>
          <w:sz w:val="24"/>
          <w:szCs w:val="24"/>
          <w:u w:val="single"/>
        </w:rPr>
        <w:t>Notice</w:t>
      </w:r>
      <w:bookmarkEnd w:id="59"/>
      <w:bookmarkEnd w:id="60"/>
      <w:bookmarkEnd w:id="61"/>
    </w:p>
    <w:p w14:paraId="3C3DC9EF" w14:textId="77777777" w:rsidR="00B36538" w:rsidRPr="00A50BF8" w:rsidRDefault="00B36538" w:rsidP="00B36538">
      <w:pPr>
        <w:ind w:left="360"/>
        <w:jc w:val="both"/>
        <w:rPr>
          <w:rFonts w:ascii="Arial Narrow" w:hAnsi="Arial Narrow" w:cs="Arial"/>
          <w:sz w:val="24"/>
          <w:szCs w:val="24"/>
        </w:rPr>
      </w:pPr>
    </w:p>
    <w:p w14:paraId="2978AB2B" w14:textId="77777777" w:rsidR="00E16DE9" w:rsidRPr="00A50BF8" w:rsidRDefault="00E16DE9" w:rsidP="00E16DE9">
      <w:pPr>
        <w:pStyle w:val="ListParagraph"/>
        <w:widowControl w:val="0"/>
        <w:numPr>
          <w:ilvl w:val="1"/>
          <w:numId w:val="4"/>
        </w:numPr>
        <w:wordWrap w:val="0"/>
        <w:autoSpaceDE w:val="0"/>
        <w:autoSpaceDN w:val="0"/>
        <w:rPr>
          <w:rFonts w:ascii="Arial Narrow" w:hAnsi="Arial Narrow"/>
          <w:sz w:val="24"/>
          <w:szCs w:val="24"/>
        </w:rPr>
      </w:pPr>
      <w:bookmarkStart w:id="62" w:name="_Toc170644203"/>
      <w:bookmarkStart w:id="63" w:name="_Toc206813460"/>
      <w:r w:rsidRPr="00A50BF8">
        <w:rPr>
          <w:rFonts w:ascii="Arial Narrow" w:hAnsi="Arial Narrow"/>
          <w:sz w:val="24"/>
          <w:szCs w:val="24"/>
        </w:rPr>
        <w:t xml:space="preserve">Any notice or communication under or in connection with this Agreement to be given to any party to this Agreement shall be in writing and </w:t>
      </w:r>
    </w:p>
    <w:p w14:paraId="154B6631" w14:textId="77777777" w:rsidR="00E16DE9" w:rsidRPr="00A50BF8" w:rsidRDefault="00E16DE9" w:rsidP="00E16DE9">
      <w:pPr>
        <w:pStyle w:val="ListParagraph"/>
        <w:widowControl w:val="0"/>
        <w:wordWrap w:val="0"/>
        <w:autoSpaceDE w:val="0"/>
        <w:autoSpaceDN w:val="0"/>
        <w:rPr>
          <w:rFonts w:ascii="Arial Narrow" w:hAnsi="Arial Narrow"/>
          <w:sz w:val="24"/>
          <w:szCs w:val="24"/>
        </w:rPr>
      </w:pPr>
    </w:p>
    <w:p w14:paraId="089C29EA" w14:textId="77777777" w:rsidR="00E16DE9" w:rsidRPr="00A50BF8" w:rsidRDefault="00E16DE9" w:rsidP="00E16DE9">
      <w:pPr>
        <w:pStyle w:val="ListParagraph"/>
        <w:widowControl w:val="0"/>
        <w:numPr>
          <w:ilvl w:val="2"/>
          <w:numId w:val="4"/>
        </w:numPr>
        <w:wordWrap w:val="0"/>
        <w:autoSpaceDE w:val="0"/>
        <w:autoSpaceDN w:val="0"/>
        <w:rPr>
          <w:rFonts w:ascii="Arial Narrow" w:hAnsi="Arial Narrow"/>
          <w:sz w:val="24"/>
          <w:szCs w:val="24"/>
        </w:rPr>
      </w:pPr>
      <w:r w:rsidRPr="00A50BF8">
        <w:rPr>
          <w:rFonts w:ascii="Arial Narrow" w:hAnsi="Arial Narrow"/>
          <w:sz w:val="24"/>
          <w:szCs w:val="24"/>
        </w:rPr>
        <w:t xml:space="preserve">may (in addition to any other effective mode of service) be sent by registered or recorded delivery post; </w:t>
      </w:r>
    </w:p>
    <w:p w14:paraId="6A00ADC1" w14:textId="77777777" w:rsidR="00E16DE9" w:rsidRPr="00A50BF8" w:rsidRDefault="00E16DE9" w:rsidP="00E16DE9">
      <w:pPr>
        <w:pStyle w:val="ListParagraph"/>
        <w:widowControl w:val="0"/>
        <w:wordWrap w:val="0"/>
        <w:autoSpaceDE w:val="0"/>
        <w:autoSpaceDN w:val="0"/>
        <w:rPr>
          <w:rFonts w:ascii="Arial Narrow" w:hAnsi="Arial Narrow"/>
          <w:sz w:val="24"/>
          <w:szCs w:val="24"/>
        </w:rPr>
      </w:pPr>
    </w:p>
    <w:p w14:paraId="3716A459" w14:textId="77777777" w:rsidR="00E16DE9" w:rsidRPr="00A50BF8" w:rsidRDefault="00E16DE9" w:rsidP="00E16DE9">
      <w:pPr>
        <w:pStyle w:val="ListParagraph"/>
        <w:widowControl w:val="0"/>
        <w:numPr>
          <w:ilvl w:val="2"/>
          <w:numId w:val="4"/>
        </w:numPr>
        <w:wordWrap w:val="0"/>
        <w:autoSpaceDE w:val="0"/>
        <w:autoSpaceDN w:val="0"/>
        <w:rPr>
          <w:rFonts w:ascii="Arial Narrow" w:hAnsi="Arial Narrow"/>
          <w:sz w:val="24"/>
          <w:szCs w:val="24"/>
        </w:rPr>
      </w:pPr>
      <w:r w:rsidRPr="00A50BF8">
        <w:rPr>
          <w:rFonts w:ascii="Arial Narrow" w:hAnsi="Arial Narrow"/>
          <w:sz w:val="24"/>
          <w:szCs w:val="24"/>
        </w:rPr>
        <w:lastRenderedPageBreak/>
        <w:t>shall in the case of a notice or other communication to the Vendor be served on the Vendor’s Advocates with a copy to the Vendor’s address; and</w:t>
      </w:r>
    </w:p>
    <w:p w14:paraId="7AABBEFF" w14:textId="77777777" w:rsidR="00E16DE9" w:rsidRPr="00A50BF8" w:rsidRDefault="00E16DE9" w:rsidP="00E16DE9">
      <w:pPr>
        <w:pStyle w:val="ListParagraph"/>
        <w:widowControl w:val="0"/>
        <w:wordWrap w:val="0"/>
        <w:autoSpaceDE w:val="0"/>
        <w:autoSpaceDN w:val="0"/>
        <w:rPr>
          <w:rFonts w:ascii="Arial Narrow" w:hAnsi="Arial Narrow"/>
          <w:sz w:val="24"/>
          <w:szCs w:val="24"/>
        </w:rPr>
      </w:pPr>
    </w:p>
    <w:p w14:paraId="29CB4695" w14:textId="77777777" w:rsidR="00E16DE9" w:rsidRPr="00A50BF8" w:rsidRDefault="00E16DE9" w:rsidP="00E16DE9">
      <w:pPr>
        <w:pStyle w:val="ListParagraph"/>
        <w:widowControl w:val="0"/>
        <w:numPr>
          <w:ilvl w:val="2"/>
          <w:numId w:val="4"/>
        </w:numPr>
        <w:wordWrap w:val="0"/>
        <w:autoSpaceDE w:val="0"/>
        <w:autoSpaceDN w:val="0"/>
        <w:rPr>
          <w:rFonts w:ascii="Arial Narrow" w:hAnsi="Arial Narrow"/>
          <w:sz w:val="24"/>
          <w:szCs w:val="24"/>
        </w:rPr>
      </w:pPr>
      <w:r w:rsidRPr="00A50BF8">
        <w:rPr>
          <w:rFonts w:ascii="Arial Narrow" w:hAnsi="Arial Narrow"/>
          <w:sz w:val="24"/>
          <w:szCs w:val="24"/>
        </w:rPr>
        <w:t>shall in the case of a notice or other communication to the Purchaser be served on the Purchaser at the Purchaser's Address with a copy to the Purchaser's Advocates address.</w:t>
      </w:r>
    </w:p>
    <w:p w14:paraId="765F8509" w14:textId="77777777" w:rsidR="00E16DE9" w:rsidRPr="00A50BF8" w:rsidRDefault="00E16DE9" w:rsidP="00E16DE9">
      <w:pPr>
        <w:pStyle w:val="ListParagraph"/>
        <w:widowControl w:val="0"/>
        <w:wordWrap w:val="0"/>
        <w:autoSpaceDE w:val="0"/>
        <w:autoSpaceDN w:val="0"/>
        <w:rPr>
          <w:rFonts w:ascii="Arial Narrow" w:hAnsi="Arial Narrow"/>
          <w:sz w:val="24"/>
          <w:szCs w:val="24"/>
        </w:rPr>
      </w:pPr>
    </w:p>
    <w:p w14:paraId="497FB257" w14:textId="77777777" w:rsidR="00E16DE9" w:rsidRPr="00A50BF8" w:rsidRDefault="00E16DE9" w:rsidP="00E16DE9">
      <w:pPr>
        <w:pStyle w:val="ListParagraph"/>
        <w:widowControl w:val="0"/>
        <w:numPr>
          <w:ilvl w:val="1"/>
          <w:numId w:val="4"/>
        </w:numPr>
        <w:wordWrap w:val="0"/>
        <w:autoSpaceDE w:val="0"/>
        <w:autoSpaceDN w:val="0"/>
        <w:rPr>
          <w:rFonts w:ascii="Arial Narrow" w:hAnsi="Arial Narrow"/>
          <w:sz w:val="24"/>
          <w:szCs w:val="24"/>
        </w:rPr>
      </w:pPr>
      <w:r w:rsidRPr="00A50BF8">
        <w:rPr>
          <w:rFonts w:ascii="Arial Narrow" w:hAnsi="Arial Narrow"/>
          <w:sz w:val="24"/>
          <w:szCs w:val="24"/>
        </w:rPr>
        <w:t>Save as otherwise expressly provided in this Agreement, any notice, demand or document to be given or made by one party to this Agreement to the other shall be deemed made:</w:t>
      </w:r>
    </w:p>
    <w:p w14:paraId="42E9880D" w14:textId="77777777" w:rsidR="00E16DE9" w:rsidRPr="00A50BF8" w:rsidRDefault="00E16DE9" w:rsidP="00E16DE9">
      <w:pPr>
        <w:pStyle w:val="ListParagraph"/>
        <w:widowControl w:val="0"/>
        <w:wordWrap w:val="0"/>
        <w:autoSpaceDE w:val="0"/>
        <w:autoSpaceDN w:val="0"/>
        <w:rPr>
          <w:rFonts w:ascii="Arial Narrow" w:hAnsi="Arial Narrow"/>
          <w:sz w:val="24"/>
          <w:szCs w:val="24"/>
        </w:rPr>
      </w:pPr>
    </w:p>
    <w:p w14:paraId="14152966" w14:textId="77777777" w:rsidR="00E16DE9" w:rsidRPr="00A50BF8" w:rsidRDefault="00E16DE9" w:rsidP="00E16DE9">
      <w:pPr>
        <w:pStyle w:val="ListParagraph"/>
        <w:widowControl w:val="0"/>
        <w:numPr>
          <w:ilvl w:val="2"/>
          <w:numId w:val="4"/>
        </w:numPr>
        <w:wordWrap w:val="0"/>
        <w:autoSpaceDE w:val="0"/>
        <w:autoSpaceDN w:val="0"/>
        <w:rPr>
          <w:rFonts w:ascii="Arial Narrow" w:hAnsi="Arial Narrow"/>
          <w:sz w:val="24"/>
          <w:szCs w:val="24"/>
        </w:rPr>
      </w:pPr>
      <w:r w:rsidRPr="00A50BF8">
        <w:rPr>
          <w:rFonts w:ascii="Arial Narrow" w:hAnsi="Arial Narrow"/>
          <w:sz w:val="24"/>
          <w:szCs w:val="24"/>
        </w:rPr>
        <w:t>when left during normal working hours on a Business Day at the principal office of either party; or</w:t>
      </w:r>
    </w:p>
    <w:p w14:paraId="0AE1FD42" w14:textId="77777777" w:rsidR="00E16DE9" w:rsidRPr="00A50BF8" w:rsidRDefault="00E16DE9" w:rsidP="00E16DE9">
      <w:pPr>
        <w:pStyle w:val="ListParagraph"/>
        <w:widowControl w:val="0"/>
        <w:tabs>
          <w:tab w:val="num" w:pos="2160"/>
        </w:tabs>
        <w:wordWrap w:val="0"/>
        <w:autoSpaceDE w:val="0"/>
        <w:autoSpaceDN w:val="0"/>
        <w:rPr>
          <w:rFonts w:ascii="Arial Narrow" w:hAnsi="Arial Narrow"/>
          <w:sz w:val="24"/>
          <w:szCs w:val="24"/>
        </w:rPr>
      </w:pPr>
    </w:p>
    <w:p w14:paraId="1ABD803B" w14:textId="77777777" w:rsidR="00492799" w:rsidRPr="00A50BF8" w:rsidRDefault="00E16DE9" w:rsidP="00E16DE9">
      <w:pPr>
        <w:pStyle w:val="ListParagraph"/>
        <w:widowControl w:val="0"/>
        <w:numPr>
          <w:ilvl w:val="2"/>
          <w:numId w:val="4"/>
        </w:numPr>
        <w:wordWrap w:val="0"/>
        <w:autoSpaceDE w:val="0"/>
        <w:autoSpaceDN w:val="0"/>
        <w:rPr>
          <w:rFonts w:ascii="Arial Narrow" w:hAnsi="Arial Narrow"/>
          <w:sz w:val="24"/>
          <w:szCs w:val="24"/>
        </w:rPr>
      </w:pPr>
      <w:r w:rsidRPr="00A50BF8">
        <w:rPr>
          <w:rFonts w:ascii="Arial Narrow" w:hAnsi="Arial Narrow"/>
          <w:sz w:val="24"/>
          <w:szCs w:val="24"/>
        </w:rPr>
        <w:t>three (3) Business Days after posting by registered post provided that proof is given that the notice, demand or document was properly addressed adequately stamped and put into the post by registered post.</w:t>
      </w:r>
    </w:p>
    <w:p w14:paraId="72ED1433" w14:textId="77777777" w:rsidR="00492799" w:rsidRPr="00A50BF8" w:rsidRDefault="00492799" w:rsidP="00492799">
      <w:pPr>
        <w:pStyle w:val="ListParagraph"/>
        <w:widowControl w:val="0"/>
        <w:wordWrap w:val="0"/>
        <w:autoSpaceDE w:val="0"/>
        <w:autoSpaceDN w:val="0"/>
        <w:jc w:val="both"/>
        <w:rPr>
          <w:rFonts w:ascii="Arial Narrow" w:hAnsi="Arial Narrow"/>
          <w:color w:val="000000"/>
          <w:kern w:val="2"/>
          <w:sz w:val="24"/>
          <w:szCs w:val="24"/>
          <w:lang w:eastAsia="ko-KR"/>
        </w:rPr>
      </w:pPr>
    </w:p>
    <w:p w14:paraId="0C2CCE49" w14:textId="77777777" w:rsidR="00B36538" w:rsidRPr="00A50BF8" w:rsidRDefault="00B36538" w:rsidP="00B36538">
      <w:pPr>
        <w:pStyle w:val="head2"/>
        <w:numPr>
          <w:ilvl w:val="0"/>
          <w:numId w:val="4"/>
        </w:numPr>
        <w:spacing w:after="0" w:line="240" w:lineRule="auto"/>
        <w:rPr>
          <w:rFonts w:ascii="Arial Narrow" w:hAnsi="Arial Narrow" w:cs="Arial"/>
          <w:b w:val="0"/>
          <w:szCs w:val="24"/>
          <w:u w:val="none"/>
        </w:rPr>
      </w:pPr>
      <w:bookmarkStart w:id="64" w:name="_Toc473796934"/>
      <w:r w:rsidRPr="00A50BF8">
        <w:rPr>
          <w:rFonts w:ascii="Arial Narrow" w:hAnsi="Arial Narrow" w:cs="Arial"/>
          <w:szCs w:val="24"/>
        </w:rPr>
        <w:t>Survival</w:t>
      </w:r>
      <w:bookmarkEnd w:id="62"/>
      <w:bookmarkEnd w:id="63"/>
      <w:bookmarkEnd w:id="64"/>
    </w:p>
    <w:p w14:paraId="2DF26D69" w14:textId="77777777" w:rsidR="00B36538" w:rsidRPr="00A50BF8" w:rsidRDefault="00B36538" w:rsidP="00B36538">
      <w:pPr>
        <w:ind w:left="360"/>
        <w:jc w:val="both"/>
        <w:rPr>
          <w:rFonts w:ascii="Arial Narrow" w:hAnsi="Arial Narrow" w:cs="Arial"/>
          <w:sz w:val="24"/>
          <w:szCs w:val="24"/>
        </w:rPr>
      </w:pPr>
    </w:p>
    <w:p w14:paraId="485C1309" w14:textId="77777777" w:rsidR="00B36538" w:rsidRPr="00A50BF8" w:rsidRDefault="00B36538" w:rsidP="00B36538">
      <w:pPr>
        <w:ind w:left="360"/>
        <w:jc w:val="both"/>
        <w:rPr>
          <w:rFonts w:ascii="Arial Narrow" w:hAnsi="Arial Narrow" w:cs="Arial"/>
          <w:sz w:val="24"/>
          <w:szCs w:val="24"/>
        </w:rPr>
      </w:pPr>
      <w:r w:rsidRPr="00A50BF8">
        <w:rPr>
          <w:rFonts w:ascii="Arial Narrow" w:hAnsi="Arial Narrow" w:cs="Arial"/>
          <w:sz w:val="24"/>
          <w:szCs w:val="24"/>
        </w:rPr>
        <w:t>Save with regard to matters which require to be fulfilled and are in fact fulfilled prior to or at the Completion Date, this Agreement shall continue to be in full force and effect.</w:t>
      </w:r>
    </w:p>
    <w:p w14:paraId="0F531B76" w14:textId="77777777" w:rsidR="00B36538" w:rsidRPr="00A50BF8" w:rsidRDefault="00B36538" w:rsidP="00B36538">
      <w:pPr>
        <w:ind w:left="360"/>
        <w:jc w:val="both"/>
        <w:rPr>
          <w:rFonts w:ascii="Arial Narrow" w:hAnsi="Arial Narrow" w:cs="Arial"/>
          <w:sz w:val="24"/>
          <w:szCs w:val="24"/>
        </w:rPr>
      </w:pPr>
    </w:p>
    <w:p w14:paraId="02513385" w14:textId="77777777" w:rsidR="00B36538" w:rsidRPr="00A50BF8" w:rsidRDefault="00B36538" w:rsidP="00B36538">
      <w:pPr>
        <w:pStyle w:val="head2"/>
        <w:numPr>
          <w:ilvl w:val="0"/>
          <w:numId w:val="4"/>
        </w:numPr>
        <w:spacing w:after="0" w:line="240" w:lineRule="auto"/>
        <w:rPr>
          <w:rFonts w:ascii="Arial Narrow" w:hAnsi="Arial Narrow" w:cs="Arial"/>
          <w:b w:val="0"/>
          <w:szCs w:val="24"/>
          <w:u w:val="none"/>
        </w:rPr>
      </w:pPr>
      <w:bookmarkStart w:id="65" w:name="_Toc27997826"/>
      <w:bookmarkStart w:id="66" w:name="_Toc27999715"/>
      <w:bookmarkStart w:id="67" w:name="_Toc38164009"/>
      <w:bookmarkStart w:id="68" w:name="_Toc38273557"/>
      <w:bookmarkStart w:id="69" w:name="_Toc170644204"/>
      <w:bookmarkStart w:id="70" w:name="_Toc206813461"/>
      <w:bookmarkStart w:id="71" w:name="_Toc473796935"/>
      <w:r w:rsidRPr="00A50BF8">
        <w:rPr>
          <w:rFonts w:ascii="Arial Narrow" w:hAnsi="Arial Narrow" w:cs="Arial"/>
          <w:szCs w:val="24"/>
        </w:rPr>
        <w:t>Waiver</w:t>
      </w:r>
      <w:bookmarkEnd w:id="65"/>
      <w:bookmarkEnd w:id="66"/>
      <w:bookmarkEnd w:id="67"/>
      <w:bookmarkEnd w:id="68"/>
      <w:bookmarkEnd w:id="69"/>
      <w:bookmarkEnd w:id="70"/>
      <w:bookmarkEnd w:id="71"/>
    </w:p>
    <w:p w14:paraId="00322AE5" w14:textId="77777777" w:rsidR="00B36538" w:rsidRPr="00A50BF8" w:rsidRDefault="00B36538" w:rsidP="00B36538">
      <w:pPr>
        <w:ind w:left="360"/>
        <w:jc w:val="both"/>
        <w:rPr>
          <w:rFonts w:ascii="Arial Narrow" w:hAnsi="Arial Narrow" w:cs="Arial"/>
          <w:sz w:val="24"/>
          <w:szCs w:val="24"/>
        </w:rPr>
      </w:pPr>
    </w:p>
    <w:p w14:paraId="1FA441CD" w14:textId="77777777" w:rsidR="00B36538" w:rsidRPr="00A50BF8" w:rsidRDefault="00B36538" w:rsidP="00B36538">
      <w:pPr>
        <w:ind w:left="360"/>
        <w:jc w:val="both"/>
        <w:rPr>
          <w:rFonts w:ascii="Arial Narrow" w:hAnsi="Arial Narrow" w:cs="Arial"/>
          <w:sz w:val="24"/>
          <w:szCs w:val="24"/>
        </w:rPr>
      </w:pPr>
      <w:r w:rsidRPr="00A50BF8">
        <w:rPr>
          <w:rFonts w:ascii="Arial Narrow" w:hAnsi="Arial Narrow" w:cs="Arial"/>
          <w:sz w:val="24"/>
          <w:szCs w:val="24"/>
        </w:rPr>
        <w:t>No failure or delay by the Vendor or the Purchaser in exercising any claim, remedy, right, power or privilege under this Agreement shall operate as a waiver nor shall any single or partial exercise of any claim, remedy, right, power or privilege preclude any further exercise thereof or the exercise of any other claim, right or power.</w:t>
      </w:r>
    </w:p>
    <w:p w14:paraId="7B7D1F31" w14:textId="77777777" w:rsidR="00B36538" w:rsidRPr="00A50BF8" w:rsidRDefault="00B36538" w:rsidP="00B36538">
      <w:pPr>
        <w:ind w:left="360"/>
        <w:jc w:val="both"/>
        <w:rPr>
          <w:rFonts w:ascii="Arial Narrow" w:hAnsi="Arial Narrow" w:cs="Arial"/>
          <w:sz w:val="24"/>
          <w:szCs w:val="24"/>
        </w:rPr>
      </w:pPr>
    </w:p>
    <w:p w14:paraId="0A22A6EC" w14:textId="77777777" w:rsidR="00B36538" w:rsidRPr="00A50BF8" w:rsidRDefault="00B36538" w:rsidP="00B36538">
      <w:pPr>
        <w:pStyle w:val="head2"/>
        <w:numPr>
          <w:ilvl w:val="0"/>
          <w:numId w:val="4"/>
        </w:numPr>
        <w:spacing w:after="0" w:line="240" w:lineRule="auto"/>
        <w:rPr>
          <w:rFonts w:ascii="Arial Narrow" w:hAnsi="Arial Narrow" w:cs="Arial"/>
          <w:b w:val="0"/>
          <w:szCs w:val="24"/>
          <w:u w:val="none"/>
        </w:rPr>
      </w:pPr>
      <w:bookmarkStart w:id="72" w:name="_Toc27997827"/>
      <w:bookmarkStart w:id="73" w:name="_Toc27999716"/>
      <w:bookmarkStart w:id="74" w:name="_Toc38164010"/>
      <w:bookmarkStart w:id="75" w:name="_Toc38273558"/>
      <w:bookmarkStart w:id="76" w:name="_Toc170644205"/>
      <w:bookmarkStart w:id="77" w:name="_Toc206813462"/>
      <w:bookmarkStart w:id="78" w:name="_Toc473796936"/>
      <w:r w:rsidRPr="00A50BF8">
        <w:rPr>
          <w:rFonts w:ascii="Arial Narrow" w:hAnsi="Arial Narrow" w:cs="Arial"/>
          <w:szCs w:val="24"/>
        </w:rPr>
        <w:t>Remedies Cumulative</w:t>
      </w:r>
      <w:bookmarkEnd w:id="72"/>
      <w:bookmarkEnd w:id="73"/>
      <w:bookmarkEnd w:id="74"/>
      <w:bookmarkEnd w:id="75"/>
      <w:bookmarkEnd w:id="76"/>
      <w:bookmarkEnd w:id="77"/>
      <w:bookmarkEnd w:id="78"/>
      <w:r w:rsidRPr="00A50BF8">
        <w:rPr>
          <w:rFonts w:ascii="Arial Narrow" w:hAnsi="Arial Narrow" w:cs="Arial"/>
          <w:szCs w:val="24"/>
        </w:rPr>
        <w:t xml:space="preserve"> </w:t>
      </w:r>
    </w:p>
    <w:p w14:paraId="6E6A529F" w14:textId="77777777" w:rsidR="00B36538" w:rsidRPr="00A50BF8" w:rsidRDefault="00B36538" w:rsidP="00B36538">
      <w:pPr>
        <w:ind w:left="360"/>
        <w:jc w:val="both"/>
        <w:rPr>
          <w:rFonts w:ascii="Arial Narrow" w:hAnsi="Arial Narrow" w:cs="Arial"/>
          <w:sz w:val="24"/>
          <w:szCs w:val="24"/>
        </w:rPr>
      </w:pPr>
    </w:p>
    <w:p w14:paraId="7FF08203" w14:textId="77777777" w:rsidR="00B36538" w:rsidRPr="00A50BF8" w:rsidRDefault="00B36538" w:rsidP="00B36538">
      <w:pPr>
        <w:ind w:left="360"/>
        <w:jc w:val="both"/>
        <w:rPr>
          <w:rFonts w:ascii="Arial Narrow" w:hAnsi="Arial Narrow" w:cs="Arial"/>
          <w:sz w:val="24"/>
          <w:szCs w:val="24"/>
        </w:rPr>
      </w:pPr>
      <w:r w:rsidRPr="00A50BF8">
        <w:rPr>
          <w:rFonts w:ascii="Arial Narrow" w:hAnsi="Arial Narrow" w:cs="Arial"/>
          <w:sz w:val="24"/>
          <w:szCs w:val="24"/>
        </w:rPr>
        <w:t>Any remedy or right conferred upon the Vendor or the Purchaser for breach of this Agreement including the right of rescission shall be in addition to and without prejudice to all other rights and remedies available to them under law.</w:t>
      </w:r>
    </w:p>
    <w:p w14:paraId="48B8AECA" w14:textId="77777777" w:rsidR="00B36538" w:rsidRPr="00A50BF8" w:rsidRDefault="00B36538" w:rsidP="00B36538">
      <w:pPr>
        <w:ind w:left="360"/>
        <w:jc w:val="both"/>
        <w:rPr>
          <w:rFonts w:ascii="Arial Narrow" w:hAnsi="Arial Narrow" w:cs="Arial"/>
          <w:sz w:val="24"/>
          <w:szCs w:val="24"/>
        </w:rPr>
      </w:pPr>
    </w:p>
    <w:p w14:paraId="70166567" w14:textId="77777777" w:rsidR="00B36538" w:rsidRPr="00A50BF8" w:rsidRDefault="00B36538" w:rsidP="00B36538">
      <w:pPr>
        <w:pStyle w:val="head2"/>
        <w:numPr>
          <w:ilvl w:val="0"/>
          <w:numId w:val="4"/>
        </w:numPr>
        <w:spacing w:after="0" w:line="240" w:lineRule="auto"/>
        <w:rPr>
          <w:rFonts w:ascii="Arial Narrow" w:hAnsi="Arial Narrow" w:cs="Arial"/>
          <w:szCs w:val="24"/>
        </w:rPr>
      </w:pPr>
      <w:bookmarkStart w:id="79" w:name="_Toc473796937"/>
      <w:bookmarkStart w:id="80" w:name="_Toc206813464"/>
      <w:bookmarkStart w:id="81" w:name="_Toc89518351"/>
      <w:bookmarkStart w:id="82" w:name="_Toc92689747"/>
      <w:bookmarkStart w:id="83" w:name="_Toc94335306"/>
      <w:bookmarkStart w:id="84" w:name="_Toc170644207"/>
      <w:r w:rsidRPr="00A50BF8">
        <w:rPr>
          <w:rFonts w:ascii="Arial Narrow" w:hAnsi="Arial Narrow" w:cs="Arial"/>
          <w:szCs w:val="24"/>
        </w:rPr>
        <w:t>Amendment</w:t>
      </w:r>
      <w:bookmarkEnd w:id="79"/>
    </w:p>
    <w:p w14:paraId="263D2172" w14:textId="77777777" w:rsidR="00B36538" w:rsidRPr="00A50BF8" w:rsidRDefault="00B36538" w:rsidP="00B36538">
      <w:pPr>
        <w:pStyle w:val="head2"/>
        <w:spacing w:after="0" w:line="240" w:lineRule="auto"/>
        <w:ind w:left="360"/>
        <w:rPr>
          <w:rFonts w:ascii="Arial Narrow" w:hAnsi="Arial Narrow" w:cs="Arial"/>
          <w:b w:val="0"/>
          <w:szCs w:val="24"/>
          <w:u w:val="none"/>
        </w:rPr>
      </w:pPr>
    </w:p>
    <w:p w14:paraId="1238E42A" w14:textId="77777777" w:rsidR="00B36538" w:rsidRPr="00A50BF8" w:rsidRDefault="00B36538" w:rsidP="00B36538">
      <w:pPr>
        <w:pStyle w:val="head2"/>
        <w:spacing w:after="0" w:line="240" w:lineRule="auto"/>
        <w:ind w:left="360"/>
        <w:rPr>
          <w:rFonts w:ascii="Arial Narrow" w:hAnsi="Arial Narrow" w:cs="Arial"/>
          <w:b w:val="0"/>
          <w:szCs w:val="24"/>
          <w:u w:val="none"/>
        </w:rPr>
      </w:pPr>
      <w:bookmarkStart w:id="85" w:name="_Toc472936682"/>
      <w:bookmarkStart w:id="86" w:name="_Toc473796830"/>
      <w:bookmarkStart w:id="87" w:name="_Toc473796938"/>
      <w:r w:rsidRPr="00A50BF8">
        <w:rPr>
          <w:rFonts w:ascii="Arial Narrow" w:hAnsi="Arial Narrow" w:cs="Arial"/>
          <w:b w:val="0"/>
          <w:szCs w:val="24"/>
          <w:u w:val="none"/>
        </w:rPr>
        <w:t>No amendment to this Agreement shall be effective unless signed in the same manner as this Agreement.</w:t>
      </w:r>
      <w:bookmarkEnd w:id="85"/>
      <w:bookmarkEnd w:id="86"/>
      <w:bookmarkEnd w:id="87"/>
    </w:p>
    <w:p w14:paraId="2B95D941" w14:textId="77777777" w:rsidR="00B36538" w:rsidRPr="00A50BF8" w:rsidRDefault="00B36538" w:rsidP="00B36538">
      <w:pPr>
        <w:pStyle w:val="head2"/>
        <w:spacing w:after="0" w:line="240" w:lineRule="auto"/>
        <w:ind w:left="360"/>
        <w:rPr>
          <w:rFonts w:ascii="Arial Narrow" w:hAnsi="Arial Narrow" w:cs="Arial"/>
          <w:b w:val="0"/>
          <w:szCs w:val="24"/>
          <w:u w:val="none"/>
        </w:rPr>
      </w:pPr>
    </w:p>
    <w:p w14:paraId="2EBC5CB8" w14:textId="77777777" w:rsidR="00B36538" w:rsidRPr="00A50BF8" w:rsidRDefault="00B36538" w:rsidP="00B36538">
      <w:pPr>
        <w:pStyle w:val="head2"/>
        <w:numPr>
          <w:ilvl w:val="0"/>
          <w:numId w:val="4"/>
        </w:numPr>
        <w:spacing w:after="0" w:line="240" w:lineRule="auto"/>
        <w:rPr>
          <w:rFonts w:ascii="Arial Narrow" w:hAnsi="Arial Narrow" w:cs="Arial"/>
          <w:b w:val="0"/>
          <w:szCs w:val="24"/>
          <w:u w:val="none"/>
        </w:rPr>
      </w:pPr>
      <w:bookmarkStart w:id="88" w:name="_Toc473796939"/>
      <w:r w:rsidRPr="00A50BF8">
        <w:rPr>
          <w:rFonts w:ascii="Arial Narrow" w:hAnsi="Arial Narrow" w:cs="Arial"/>
          <w:szCs w:val="24"/>
        </w:rPr>
        <w:t>Intention to be Bound</w:t>
      </w:r>
      <w:bookmarkEnd w:id="80"/>
      <w:bookmarkEnd w:id="88"/>
    </w:p>
    <w:p w14:paraId="0B3DCAF9" w14:textId="77777777" w:rsidR="00B36538" w:rsidRPr="00A50BF8" w:rsidRDefault="00B36538" w:rsidP="00B36538">
      <w:pPr>
        <w:pStyle w:val="head2"/>
        <w:spacing w:after="0" w:line="240" w:lineRule="auto"/>
        <w:ind w:left="360"/>
        <w:rPr>
          <w:rFonts w:ascii="Arial Narrow" w:hAnsi="Arial Narrow" w:cs="Arial"/>
          <w:b w:val="0"/>
          <w:szCs w:val="24"/>
          <w:u w:val="none"/>
        </w:rPr>
      </w:pPr>
    </w:p>
    <w:p w14:paraId="5CA07AE9" w14:textId="77777777" w:rsidR="00B36538" w:rsidRPr="00A50BF8" w:rsidRDefault="00B36538" w:rsidP="00492799">
      <w:pPr>
        <w:pStyle w:val="head2"/>
        <w:numPr>
          <w:ilvl w:val="1"/>
          <w:numId w:val="4"/>
        </w:numPr>
        <w:tabs>
          <w:tab w:val="clear" w:pos="540"/>
          <w:tab w:val="num" w:pos="360"/>
          <w:tab w:val="num" w:pos="720"/>
        </w:tabs>
        <w:spacing w:after="0" w:line="240" w:lineRule="auto"/>
        <w:ind w:left="360"/>
        <w:rPr>
          <w:rFonts w:ascii="Arial Narrow" w:hAnsi="Arial Narrow"/>
          <w:b w:val="0"/>
          <w:szCs w:val="24"/>
          <w:u w:val="none"/>
        </w:rPr>
      </w:pPr>
      <w:bookmarkStart w:id="89" w:name="_Toc472936684"/>
      <w:bookmarkStart w:id="90" w:name="_Toc473796832"/>
      <w:bookmarkStart w:id="91" w:name="_Toc473796940"/>
      <w:r w:rsidRPr="00A50BF8">
        <w:rPr>
          <w:rFonts w:ascii="Arial Narrow" w:hAnsi="Arial Narrow"/>
          <w:b w:val="0"/>
          <w:szCs w:val="24"/>
          <w:u w:val="none"/>
        </w:rPr>
        <w:t>Each of the Party hereby agrees and confirms for the purposes of the Law of Contract Act (Chapter 23,</w:t>
      </w:r>
      <w:bookmarkEnd w:id="89"/>
      <w:bookmarkEnd w:id="90"/>
      <w:bookmarkEnd w:id="91"/>
      <w:r w:rsidRPr="00A50BF8">
        <w:rPr>
          <w:rFonts w:ascii="Arial Narrow" w:hAnsi="Arial Narrow"/>
          <w:b w:val="0"/>
          <w:szCs w:val="24"/>
          <w:u w:val="none"/>
        </w:rPr>
        <w:t xml:space="preserve"> </w:t>
      </w:r>
    </w:p>
    <w:p w14:paraId="13982F4A" w14:textId="77777777" w:rsidR="00B36538" w:rsidRPr="00A50BF8" w:rsidRDefault="00B36538" w:rsidP="00B36538">
      <w:pPr>
        <w:pStyle w:val="head2"/>
        <w:spacing w:after="0" w:line="240" w:lineRule="auto"/>
        <w:ind w:left="720"/>
        <w:rPr>
          <w:rFonts w:ascii="Arial Narrow" w:hAnsi="Arial Narrow"/>
          <w:b w:val="0"/>
          <w:szCs w:val="24"/>
          <w:u w:val="none"/>
        </w:rPr>
      </w:pPr>
      <w:bookmarkStart w:id="92" w:name="_Toc472936685"/>
      <w:bookmarkStart w:id="93" w:name="_Toc473796833"/>
      <w:bookmarkStart w:id="94" w:name="_Toc473796941"/>
      <w:r w:rsidRPr="00A50BF8">
        <w:rPr>
          <w:rFonts w:ascii="Arial Narrow" w:hAnsi="Arial Narrow"/>
          <w:b w:val="0"/>
          <w:szCs w:val="24"/>
          <w:u w:val="none"/>
        </w:rPr>
        <w:t xml:space="preserve">Laws of Kenya) that it has executed this </w:t>
      </w:r>
      <w:r w:rsidR="00492799" w:rsidRPr="00A50BF8">
        <w:rPr>
          <w:rFonts w:ascii="Arial Narrow" w:hAnsi="Arial Narrow"/>
          <w:b w:val="0"/>
          <w:szCs w:val="24"/>
          <w:u w:val="none"/>
        </w:rPr>
        <w:t>Agreement with</w:t>
      </w:r>
      <w:r w:rsidRPr="00A50BF8">
        <w:rPr>
          <w:rFonts w:ascii="Arial Narrow" w:hAnsi="Arial Narrow"/>
          <w:b w:val="0"/>
          <w:szCs w:val="24"/>
          <w:u w:val="none"/>
        </w:rPr>
        <w:t xml:space="preserve"> the intention of binding itself fully to the contents hereof.</w:t>
      </w:r>
      <w:bookmarkEnd w:id="92"/>
      <w:bookmarkEnd w:id="93"/>
      <w:bookmarkEnd w:id="94"/>
    </w:p>
    <w:p w14:paraId="505AD9E9" w14:textId="77777777" w:rsidR="00B36538" w:rsidRPr="00A50BF8" w:rsidRDefault="00B36538" w:rsidP="00B36538">
      <w:pPr>
        <w:pStyle w:val="head2"/>
        <w:spacing w:after="0" w:line="240" w:lineRule="auto"/>
        <w:rPr>
          <w:rFonts w:ascii="Arial Narrow" w:hAnsi="Arial Narrow"/>
          <w:b w:val="0"/>
          <w:szCs w:val="24"/>
          <w:u w:val="none"/>
        </w:rPr>
      </w:pPr>
    </w:p>
    <w:p w14:paraId="4866AA0B" w14:textId="77777777" w:rsidR="00B36538" w:rsidRPr="00A50BF8" w:rsidRDefault="00B36538" w:rsidP="00492799">
      <w:pPr>
        <w:pStyle w:val="head2"/>
        <w:numPr>
          <w:ilvl w:val="1"/>
          <w:numId w:val="4"/>
        </w:numPr>
        <w:tabs>
          <w:tab w:val="clear" w:pos="540"/>
          <w:tab w:val="num" w:pos="360"/>
          <w:tab w:val="num" w:pos="720"/>
        </w:tabs>
        <w:spacing w:after="0" w:line="240" w:lineRule="auto"/>
        <w:ind w:left="360"/>
        <w:rPr>
          <w:rFonts w:ascii="Arial Narrow" w:hAnsi="Arial Narrow"/>
          <w:b w:val="0"/>
          <w:szCs w:val="24"/>
          <w:u w:val="none"/>
        </w:rPr>
      </w:pPr>
      <w:bookmarkStart w:id="95" w:name="_Toc472936686"/>
      <w:bookmarkStart w:id="96" w:name="_Toc473796834"/>
      <w:bookmarkStart w:id="97" w:name="_Toc473796942"/>
      <w:r w:rsidRPr="00A50BF8">
        <w:rPr>
          <w:rFonts w:ascii="Arial Narrow" w:hAnsi="Arial Narrow" w:cs="Arial"/>
          <w:b w:val="0"/>
          <w:szCs w:val="24"/>
          <w:u w:val="none"/>
        </w:rPr>
        <w:t>No person who is not a party to this Agreement shall be made a party to this Agreement or shall have</w:t>
      </w:r>
      <w:bookmarkEnd w:id="95"/>
      <w:bookmarkEnd w:id="96"/>
      <w:bookmarkEnd w:id="97"/>
      <w:r w:rsidRPr="00A50BF8">
        <w:rPr>
          <w:rFonts w:ascii="Arial Narrow" w:hAnsi="Arial Narrow" w:cs="Arial"/>
          <w:b w:val="0"/>
          <w:szCs w:val="24"/>
          <w:u w:val="none"/>
        </w:rPr>
        <w:t xml:space="preserve"> </w:t>
      </w:r>
    </w:p>
    <w:p w14:paraId="122C57D6" w14:textId="1716175E" w:rsidR="00C95941" w:rsidRPr="00701ECA" w:rsidRDefault="00B36538" w:rsidP="00701ECA">
      <w:pPr>
        <w:pStyle w:val="head2"/>
        <w:spacing w:after="0" w:line="240" w:lineRule="auto"/>
        <w:ind w:left="360" w:firstLine="360"/>
        <w:rPr>
          <w:rFonts w:ascii="Arial Narrow" w:hAnsi="Arial Narrow" w:cs="Arial"/>
          <w:b w:val="0"/>
          <w:szCs w:val="24"/>
          <w:u w:val="none"/>
        </w:rPr>
      </w:pPr>
      <w:bookmarkStart w:id="98" w:name="_Toc472936687"/>
      <w:bookmarkStart w:id="99" w:name="_Toc473796835"/>
      <w:bookmarkStart w:id="100" w:name="_Toc473796943"/>
      <w:r w:rsidRPr="00A50BF8">
        <w:rPr>
          <w:rFonts w:ascii="Arial Narrow" w:hAnsi="Arial Narrow" w:cs="Arial"/>
          <w:b w:val="0"/>
          <w:szCs w:val="24"/>
          <w:u w:val="none"/>
        </w:rPr>
        <w:t>any right   to rely on or enforce any term of this Agreement.</w:t>
      </w:r>
      <w:bookmarkEnd w:id="98"/>
      <w:bookmarkEnd w:id="99"/>
      <w:bookmarkEnd w:id="100"/>
    </w:p>
    <w:p w14:paraId="4A326D7B" w14:textId="77777777" w:rsidR="00054E13" w:rsidRDefault="00054E13" w:rsidP="00B36538">
      <w:pPr>
        <w:pStyle w:val="head2"/>
        <w:spacing w:after="0" w:line="240" w:lineRule="auto"/>
        <w:rPr>
          <w:rFonts w:ascii="Arial Narrow" w:hAnsi="Arial Narrow"/>
          <w:b w:val="0"/>
          <w:szCs w:val="24"/>
          <w:u w:val="none"/>
        </w:rPr>
      </w:pPr>
    </w:p>
    <w:p w14:paraId="7C455B7C" w14:textId="77777777" w:rsidR="003337D2" w:rsidRDefault="003337D2" w:rsidP="00B36538">
      <w:pPr>
        <w:pStyle w:val="head2"/>
        <w:spacing w:after="0" w:line="240" w:lineRule="auto"/>
        <w:rPr>
          <w:rFonts w:ascii="Arial Narrow" w:hAnsi="Arial Narrow"/>
          <w:b w:val="0"/>
          <w:szCs w:val="24"/>
          <w:u w:val="none"/>
        </w:rPr>
      </w:pPr>
    </w:p>
    <w:p w14:paraId="0BD3AAB2" w14:textId="77777777" w:rsidR="003337D2" w:rsidRDefault="003337D2" w:rsidP="00B36538">
      <w:pPr>
        <w:pStyle w:val="head2"/>
        <w:spacing w:after="0" w:line="240" w:lineRule="auto"/>
        <w:rPr>
          <w:rFonts w:ascii="Arial Narrow" w:hAnsi="Arial Narrow"/>
          <w:b w:val="0"/>
          <w:szCs w:val="24"/>
          <w:u w:val="none"/>
        </w:rPr>
      </w:pPr>
    </w:p>
    <w:p w14:paraId="524831E0" w14:textId="77777777" w:rsidR="003337D2" w:rsidRPr="00A50BF8" w:rsidRDefault="003337D2" w:rsidP="00B36538">
      <w:pPr>
        <w:pStyle w:val="head2"/>
        <w:spacing w:after="0" w:line="240" w:lineRule="auto"/>
        <w:rPr>
          <w:rFonts w:ascii="Arial Narrow" w:hAnsi="Arial Narrow"/>
          <w:b w:val="0"/>
          <w:szCs w:val="24"/>
          <w:u w:val="none"/>
        </w:rPr>
      </w:pPr>
    </w:p>
    <w:p w14:paraId="0B9EDF21" w14:textId="77777777" w:rsidR="00B36538" w:rsidRPr="00A50BF8" w:rsidRDefault="00B36538" w:rsidP="00B36538">
      <w:pPr>
        <w:pStyle w:val="head2"/>
        <w:numPr>
          <w:ilvl w:val="0"/>
          <w:numId w:val="4"/>
        </w:numPr>
        <w:spacing w:after="0" w:line="240" w:lineRule="auto"/>
        <w:rPr>
          <w:rFonts w:ascii="Arial Narrow" w:hAnsi="Arial Narrow" w:cs="Arial"/>
          <w:b w:val="0"/>
          <w:szCs w:val="24"/>
          <w:u w:val="none"/>
        </w:rPr>
      </w:pPr>
      <w:bookmarkStart w:id="101" w:name="_Toc206813465"/>
      <w:bookmarkStart w:id="102" w:name="_Toc473796944"/>
      <w:r w:rsidRPr="00A50BF8">
        <w:rPr>
          <w:rFonts w:ascii="Arial Narrow" w:hAnsi="Arial Narrow" w:cs="Arial"/>
          <w:szCs w:val="24"/>
        </w:rPr>
        <w:t>Governing Law and Jurisdiction</w:t>
      </w:r>
      <w:bookmarkEnd w:id="101"/>
      <w:bookmarkEnd w:id="102"/>
    </w:p>
    <w:p w14:paraId="68E2A77D" w14:textId="77777777" w:rsidR="00B36538" w:rsidRPr="00A50BF8" w:rsidRDefault="00B36538" w:rsidP="00B36538">
      <w:pPr>
        <w:tabs>
          <w:tab w:val="left" w:pos="180"/>
          <w:tab w:val="left" w:pos="360"/>
        </w:tabs>
        <w:ind w:left="360"/>
        <w:jc w:val="both"/>
        <w:rPr>
          <w:rFonts w:ascii="Arial Narrow" w:hAnsi="Arial Narrow"/>
          <w:sz w:val="24"/>
          <w:szCs w:val="24"/>
        </w:rPr>
      </w:pPr>
    </w:p>
    <w:p w14:paraId="5A405095" w14:textId="77777777" w:rsidR="00B36538" w:rsidRPr="00A50BF8" w:rsidRDefault="00B36538" w:rsidP="00B36538">
      <w:pPr>
        <w:tabs>
          <w:tab w:val="left" w:pos="180"/>
          <w:tab w:val="left" w:pos="360"/>
        </w:tabs>
        <w:ind w:left="360"/>
        <w:jc w:val="both"/>
        <w:rPr>
          <w:rFonts w:ascii="Arial Narrow" w:hAnsi="Arial Narrow"/>
          <w:sz w:val="24"/>
          <w:szCs w:val="24"/>
        </w:rPr>
      </w:pPr>
      <w:r w:rsidRPr="00A50BF8">
        <w:rPr>
          <w:rFonts w:ascii="Arial Narrow" w:hAnsi="Arial Narrow"/>
          <w:sz w:val="24"/>
          <w:szCs w:val="24"/>
        </w:rPr>
        <w:t>This Agreement shall be governed by and construed in accordance with Kenyan law and the parties submit to the exclusive jurisdiction of Kenyan courts.</w:t>
      </w:r>
    </w:p>
    <w:p w14:paraId="70604CBA" w14:textId="77777777" w:rsidR="00B36538" w:rsidRPr="00A50BF8" w:rsidRDefault="00B36538" w:rsidP="00B36538">
      <w:pPr>
        <w:tabs>
          <w:tab w:val="left" w:pos="180"/>
          <w:tab w:val="left" w:pos="360"/>
        </w:tabs>
        <w:ind w:left="360"/>
        <w:jc w:val="both"/>
        <w:rPr>
          <w:rFonts w:ascii="Arial Narrow" w:hAnsi="Arial Narrow"/>
          <w:sz w:val="24"/>
          <w:szCs w:val="24"/>
        </w:rPr>
      </w:pPr>
    </w:p>
    <w:p w14:paraId="396C6B4A" w14:textId="77777777" w:rsidR="00B36538" w:rsidRPr="00A50BF8" w:rsidRDefault="00B36538" w:rsidP="00B36538">
      <w:pPr>
        <w:pStyle w:val="Style"/>
        <w:numPr>
          <w:ilvl w:val="0"/>
          <w:numId w:val="4"/>
        </w:numPr>
        <w:tabs>
          <w:tab w:val="left" w:pos="1080"/>
        </w:tabs>
        <w:jc w:val="both"/>
        <w:rPr>
          <w:rFonts w:ascii="Arial Narrow" w:hAnsi="Arial Narrow"/>
          <w:b/>
          <w:u w:val="single"/>
          <w:lang w:val="en-GB"/>
        </w:rPr>
      </w:pPr>
      <w:bookmarkStart w:id="103" w:name="_Toc467540959"/>
      <w:bookmarkStart w:id="104" w:name="_Toc206813466"/>
      <w:r w:rsidRPr="00A50BF8">
        <w:rPr>
          <w:rFonts w:ascii="Arial Narrow" w:eastAsia="MS Mincho" w:hAnsi="Arial Narrow"/>
          <w:b/>
          <w:u w:val="single"/>
        </w:rPr>
        <w:t>Force Majeure</w:t>
      </w:r>
      <w:bookmarkEnd w:id="103"/>
    </w:p>
    <w:p w14:paraId="0F5CC922" w14:textId="77777777" w:rsidR="00B36538" w:rsidRPr="00A50BF8" w:rsidRDefault="00B36538" w:rsidP="00B36538">
      <w:pPr>
        <w:pStyle w:val="Style"/>
        <w:tabs>
          <w:tab w:val="left" w:pos="360"/>
          <w:tab w:val="left" w:pos="1080"/>
        </w:tabs>
        <w:ind w:left="720"/>
        <w:jc w:val="both"/>
        <w:rPr>
          <w:rFonts w:ascii="Arial Narrow" w:hAnsi="Arial Narrow"/>
          <w:b/>
          <w:lang w:val="en-GB"/>
        </w:rPr>
      </w:pPr>
    </w:p>
    <w:p w14:paraId="759CC942" w14:textId="77777777" w:rsidR="00B36538" w:rsidRPr="00A50BF8" w:rsidRDefault="00B36538" w:rsidP="00492799">
      <w:pPr>
        <w:pStyle w:val="Style"/>
        <w:numPr>
          <w:ilvl w:val="1"/>
          <w:numId w:val="4"/>
        </w:numPr>
        <w:tabs>
          <w:tab w:val="clear" w:pos="540"/>
          <w:tab w:val="left" w:pos="360"/>
          <w:tab w:val="num" w:pos="720"/>
        </w:tabs>
        <w:ind w:left="360"/>
        <w:jc w:val="both"/>
        <w:rPr>
          <w:rFonts w:ascii="Arial Narrow" w:hAnsi="Arial Narrow"/>
          <w:b/>
          <w:lang w:val="en-GB"/>
        </w:rPr>
      </w:pPr>
      <w:r w:rsidRPr="00A50BF8">
        <w:rPr>
          <w:rFonts w:ascii="Arial Narrow" w:eastAsia="MS Mincho" w:hAnsi="Arial Narrow"/>
        </w:rPr>
        <w:t xml:space="preserve">Neither the Vendor nor the Purchaser shall be liable in respect of any delay in performing, failure to </w:t>
      </w:r>
    </w:p>
    <w:p w14:paraId="1AE1D3C1" w14:textId="77777777" w:rsidR="00B36538" w:rsidRPr="00A50BF8" w:rsidRDefault="00B36538" w:rsidP="00B36538">
      <w:pPr>
        <w:pStyle w:val="Style"/>
        <w:tabs>
          <w:tab w:val="left" w:pos="360"/>
        </w:tabs>
        <w:ind w:left="720"/>
        <w:jc w:val="both"/>
        <w:rPr>
          <w:rFonts w:ascii="Arial Narrow" w:hAnsi="Arial Narrow"/>
          <w:b/>
          <w:lang w:val="en-GB"/>
        </w:rPr>
      </w:pPr>
      <w:r w:rsidRPr="00A50BF8">
        <w:rPr>
          <w:rFonts w:ascii="Arial Narrow" w:eastAsia="MS Mincho" w:hAnsi="Arial Narrow"/>
        </w:rPr>
        <w:t>perform any of its obligations hereunder (other than the obligations of the parties to make payment to each other in accordance with this Agreement) in consequence of any act, cause or event which (</w:t>
      </w:r>
      <w:proofErr w:type="spellStart"/>
      <w:r w:rsidRPr="00A50BF8">
        <w:rPr>
          <w:rFonts w:ascii="Arial Narrow" w:eastAsia="MS Mincho" w:hAnsi="Arial Narrow"/>
        </w:rPr>
        <w:t>i</w:t>
      </w:r>
      <w:proofErr w:type="spellEnd"/>
      <w:r w:rsidRPr="00A50BF8">
        <w:rPr>
          <w:rFonts w:ascii="Arial Narrow" w:eastAsia="MS Mincho" w:hAnsi="Arial Narrow"/>
        </w:rPr>
        <w:t>) was not within the reasonable control of the affected party, (ii) was not caused or precipitated by such party’s negligence, and (iii) could not have been prevented by the affected party’s reasonable diligence including without limitation:</w:t>
      </w:r>
    </w:p>
    <w:p w14:paraId="64854071" w14:textId="77777777" w:rsidR="00B36538" w:rsidRPr="00A50BF8" w:rsidRDefault="00B36538" w:rsidP="00B36538">
      <w:pPr>
        <w:pStyle w:val="Style"/>
        <w:tabs>
          <w:tab w:val="left" w:pos="360"/>
          <w:tab w:val="left" w:pos="1080"/>
        </w:tabs>
        <w:ind w:left="1080"/>
        <w:jc w:val="both"/>
        <w:rPr>
          <w:rFonts w:ascii="Arial Narrow" w:hAnsi="Arial Narrow"/>
          <w:b/>
          <w:lang w:val="en-GB"/>
        </w:rPr>
      </w:pPr>
      <w:r w:rsidRPr="00A50BF8">
        <w:rPr>
          <w:rFonts w:ascii="Arial Narrow" w:eastAsia="MS Mincho" w:hAnsi="Arial Narrow"/>
        </w:rPr>
        <w:tab/>
      </w:r>
    </w:p>
    <w:p w14:paraId="67062B21" w14:textId="77777777" w:rsidR="00B36538" w:rsidRPr="00A50BF8" w:rsidRDefault="00B36538" w:rsidP="00B36538">
      <w:pPr>
        <w:pStyle w:val="Style"/>
        <w:numPr>
          <w:ilvl w:val="2"/>
          <w:numId w:val="4"/>
        </w:numPr>
        <w:ind w:left="1530"/>
        <w:jc w:val="both"/>
        <w:rPr>
          <w:rFonts w:ascii="Arial Narrow" w:hAnsi="Arial Narrow"/>
          <w:b/>
        </w:rPr>
      </w:pPr>
      <w:r w:rsidRPr="00A50BF8">
        <w:rPr>
          <w:rFonts w:ascii="Arial Narrow" w:eastAsia="MS Mincho" w:hAnsi="Arial Narrow"/>
        </w:rPr>
        <w:t>any act of God;</w:t>
      </w:r>
    </w:p>
    <w:p w14:paraId="72B18965" w14:textId="77777777" w:rsidR="00B36538" w:rsidRPr="00A50BF8" w:rsidRDefault="00B36538" w:rsidP="00B36538">
      <w:pPr>
        <w:pStyle w:val="ListParagraph"/>
        <w:tabs>
          <w:tab w:val="num" w:pos="1440"/>
        </w:tabs>
        <w:ind w:left="1530" w:hanging="708"/>
        <w:jc w:val="both"/>
        <w:rPr>
          <w:rFonts w:ascii="Arial Narrow" w:eastAsia="MS Mincho" w:hAnsi="Arial Narrow"/>
          <w:sz w:val="24"/>
          <w:szCs w:val="24"/>
        </w:rPr>
      </w:pPr>
    </w:p>
    <w:p w14:paraId="1FF0E3ED" w14:textId="77777777" w:rsidR="00B36538" w:rsidRPr="00A50BF8" w:rsidRDefault="00B36538" w:rsidP="00B36538">
      <w:pPr>
        <w:numPr>
          <w:ilvl w:val="2"/>
          <w:numId w:val="4"/>
        </w:numPr>
        <w:ind w:left="1530"/>
        <w:jc w:val="both"/>
        <w:rPr>
          <w:rFonts w:ascii="Arial Narrow" w:eastAsia="MS Mincho" w:hAnsi="Arial Narrow"/>
          <w:sz w:val="24"/>
          <w:szCs w:val="24"/>
        </w:rPr>
      </w:pPr>
      <w:r w:rsidRPr="00A50BF8">
        <w:rPr>
          <w:rFonts w:ascii="Arial Narrow" w:eastAsia="MS Mincho" w:hAnsi="Arial Narrow"/>
          <w:sz w:val="24"/>
          <w:szCs w:val="24"/>
        </w:rPr>
        <w:t>any war or hostilities (whether war be declared or not)</w:t>
      </w:r>
      <w:r w:rsidRPr="00A50BF8">
        <w:rPr>
          <w:rFonts w:ascii="Arial Narrow" w:hAnsi="Arial Narrow" w:cs="Calibri"/>
          <w:spacing w:val="-3"/>
          <w:sz w:val="24"/>
          <w:szCs w:val="24"/>
        </w:rPr>
        <w:t xml:space="preserve"> </w:t>
      </w:r>
      <w:r w:rsidRPr="00A50BF8">
        <w:rPr>
          <w:rFonts w:ascii="Arial Narrow" w:eastAsia="MS Mincho" w:hAnsi="Arial Narrow"/>
          <w:sz w:val="24"/>
          <w:szCs w:val="24"/>
        </w:rPr>
        <w:t>invasion, armed conflict or act of foreign enemy, blockade, embargo, revolution, riot, insurrection, civil commotion, acts of terrorism or piracy, or sabotage;</w:t>
      </w:r>
    </w:p>
    <w:p w14:paraId="7764B4DD" w14:textId="77777777" w:rsidR="00B36538" w:rsidRPr="00A50BF8" w:rsidRDefault="00B36538" w:rsidP="00B36538">
      <w:pPr>
        <w:pStyle w:val="ListParagraph"/>
        <w:tabs>
          <w:tab w:val="num" w:pos="1440"/>
        </w:tabs>
        <w:ind w:left="1530" w:hanging="708"/>
        <w:jc w:val="both"/>
        <w:rPr>
          <w:rFonts w:ascii="Arial Narrow" w:eastAsia="MS Mincho" w:hAnsi="Arial Narrow"/>
          <w:sz w:val="24"/>
          <w:szCs w:val="24"/>
        </w:rPr>
      </w:pPr>
    </w:p>
    <w:p w14:paraId="6D7B8435" w14:textId="77777777" w:rsidR="00B36538" w:rsidRPr="00A50BF8" w:rsidRDefault="00B36538" w:rsidP="00B36538">
      <w:pPr>
        <w:numPr>
          <w:ilvl w:val="2"/>
          <w:numId w:val="4"/>
        </w:numPr>
        <w:ind w:left="1530"/>
        <w:jc w:val="both"/>
        <w:rPr>
          <w:rFonts w:ascii="Arial Narrow" w:eastAsia="MS Mincho" w:hAnsi="Arial Narrow"/>
          <w:sz w:val="24"/>
          <w:szCs w:val="24"/>
        </w:rPr>
      </w:pPr>
      <w:r w:rsidRPr="00A50BF8">
        <w:rPr>
          <w:rFonts w:ascii="Arial Narrow" w:eastAsia="MS Mincho" w:hAnsi="Arial Narrow"/>
          <w:sz w:val="24"/>
          <w:szCs w:val="24"/>
        </w:rPr>
        <w:t>any sabotage, riots or other act of civil disobedience, civil commotion, rebellion, act of a public enemy or invasions;</w:t>
      </w:r>
    </w:p>
    <w:p w14:paraId="368BE442" w14:textId="77777777" w:rsidR="00B36538" w:rsidRPr="00A50BF8" w:rsidRDefault="00B36538" w:rsidP="00B36538">
      <w:pPr>
        <w:pStyle w:val="ListParagraph"/>
        <w:tabs>
          <w:tab w:val="num" w:pos="1440"/>
        </w:tabs>
        <w:ind w:left="1530" w:hanging="708"/>
        <w:jc w:val="both"/>
        <w:rPr>
          <w:rFonts w:ascii="Arial Narrow" w:eastAsia="MS Mincho" w:hAnsi="Arial Narrow"/>
          <w:sz w:val="24"/>
          <w:szCs w:val="24"/>
        </w:rPr>
      </w:pPr>
    </w:p>
    <w:p w14:paraId="2FC08D52" w14:textId="77777777" w:rsidR="00B36538" w:rsidRPr="00A50BF8" w:rsidRDefault="00B36538" w:rsidP="00B36538">
      <w:pPr>
        <w:numPr>
          <w:ilvl w:val="2"/>
          <w:numId w:val="4"/>
        </w:numPr>
        <w:ind w:left="1530"/>
        <w:jc w:val="both"/>
        <w:rPr>
          <w:rFonts w:ascii="Arial Narrow" w:eastAsia="MS Mincho" w:hAnsi="Arial Narrow"/>
          <w:sz w:val="24"/>
          <w:szCs w:val="24"/>
        </w:rPr>
      </w:pPr>
      <w:r w:rsidRPr="00A50BF8">
        <w:rPr>
          <w:rFonts w:ascii="Arial Narrow" w:eastAsia="MS Mincho" w:hAnsi="Arial Narrow"/>
          <w:sz w:val="24"/>
          <w:szCs w:val="24"/>
        </w:rPr>
        <w:t>any actions or inactions of any Competent Authority;</w:t>
      </w:r>
    </w:p>
    <w:p w14:paraId="08FA585C" w14:textId="77777777" w:rsidR="00B36538" w:rsidRPr="00A50BF8" w:rsidRDefault="00B36538" w:rsidP="00B36538">
      <w:pPr>
        <w:pStyle w:val="ListParagraph"/>
        <w:tabs>
          <w:tab w:val="num" w:pos="1440"/>
        </w:tabs>
        <w:ind w:left="1530" w:hanging="708"/>
        <w:jc w:val="both"/>
        <w:rPr>
          <w:rFonts w:ascii="Arial Narrow" w:eastAsia="MS Mincho" w:hAnsi="Arial Narrow"/>
          <w:sz w:val="24"/>
          <w:szCs w:val="24"/>
        </w:rPr>
      </w:pPr>
    </w:p>
    <w:p w14:paraId="071C8589" w14:textId="77777777" w:rsidR="00B36538" w:rsidRPr="00A50BF8" w:rsidRDefault="00B36538" w:rsidP="00B36538">
      <w:pPr>
        <w:numPr>
          <w:ilvl w:val="2"/>
          <w:numId w:val="4"/>
        </w:numPr>
        <w:ind w:left="1530"/>
        <w:jc w:val="both"/>
        <w:rPr>
          <w:rFonts w:ascii="Arial Narrow" w:eastAsia="MS Mincho" w:hAnsi="Arial Narrow"/>
          <w:sz w:val="24"/>
          <w:szCs w:val="24"/>
        </w:rPr>
      </w:pPr>
      <w:r w:rsidRPr="00A50BF8">
        <w:rPr>
          <w:rFonts w:ascii="Arial Narrow" w:eastAsia="MS Mincho" w:hAnsi="Arial Narrow"/>
          <w:sz w:val="24"/>
          <w:szCs w:val="24"/>
        </w:rPr>
        <w:t>any act of terror;</w:t>
      </w:r>
    </w:p>
    <w:p w14:paraId="6C3B9084" w14:textId="77777777" w:rsidR="00B36538" w:rsidRPr="00A50BF8" w:rsidRDefault="00B36538" w:rsidP="00B36538">
      <w:pPr>
        <w:pStyle w:val="ListParagraph"/>
        <w:rPr>
          <w:rFonts w:ascii="Arial Narrow" w:eastAsia="MS Mincho" w:hAnsi="Arial Narrow"/>
          <w:sz w:val="24"/>
          <w:szCs w:val="24"/>
        </w:rPr>
      </w:pPr>
    </w:p>
    <w:p w14:paraId="4423F730" w14:textId="77777777" w:rsidR="00B36538" w:rsidRPr="00A50BF8" w:rsidRDefault="00B36538" w:rsidP="00B36538">
      <w:pPr>
        <w:numPr>
          <w:ilvl w:val="2"/>
          <w:numId w:val="4"/>
        </w:numPr>
        <w:ind w:left="1530"/>
        <w:jc w:val="both"/>
        <w:rPr>
          <w:rFonts w:ascii="Arial Narrow" w:eastAsia="MS Mincho" w:hAnsi="Arial Narrow"/>
          <w:sz w:val="24"/>
          <w:szCs w:val="24"/>
        </w:rPr>
      </w:pPr>
      <w:r w:rsidRPr="00A50BF8">
        <w:rPr>
          <w:rFonts w:ascii="Arial Narrow" w:eastAsia="MS Mincho" w:hAnsi="Arial Narrow"/>
          <w:sz w:val="24"/>
          <w:szCs w:val="24"/>
        </w:rPr>
        <w:t>epidemics or plagues;</w:t>
      </w:r>
    </w:p>
    <w:p w14:paraId="32CEC12F" w14:textId="77777777" w:rsidR="00B36538" w:rsidRPr="00A50BF8" w:rsidRDefault="00B36538" w:rsidP="00B36538">
      <w:pPr>
        <w:pStyle w:val="ListParagraph"/>
        <w:tabs>
          <w:tab w:val="num" w:pos="1440"/>
        </w:tabs>
        <w:ind w:left="1530" w:hanging="708"/>
        <w:jc w:val="both"/>
        <w:rPr>
          <w:rFonts w:ascii="Arial Narrow" w:eastAsia="MS Mincho" w:hAnsi="Arial Narrow"/>
          <w:sz w:val="24"/>
          <w:szCs w:val="24"/>
        </w:rPr>
      </w:pPr>
    </w:p>
    <w:p w14:paraId="40D5EC42" w14:textId="77777777" w:rsidR="00B36538" w:rsidRPr="00A50BF8" w:rsidRDefault="00B36538" w:rsidP="00B36538">
      <w:pPr>
        <w:numPr>
          <w:ilvl w:val="2"/>
          <w:numId w:val="4"/>
        </w:numPr>
        <w:ind w:left="1530"/>
        <w:jc w:val="both"/>
        <w:rPr>
          <w:rFonts w:ascii="Arial Narrow" w:eastAsia="MS Mincho" w:hAnsi="Arial Narrow"/>
          <w:sz w:val="24"/>
          <w:szCs w:val="24"/>
        </w:rPr>
      </w:pPr>
      <w:r w:rsidRPr="00A50BF8">
        <w:rPr>
          <w:rFonts w:ascii="Arial Narrow" w:eastAsia="MS Mincho" w:hAnsi="Arial Narrow"/>
          <w:sz w:val="24"/>
          <w:szCs w:val="24"/>
        </w:rPr>
        <w:t>explosions or chemical contamination (other than resulting from an act of war);</w:t>
      </w:r>
    </w:p>
    <w:p w14:paraId="69D5850D" w14:textId="77777777" w:rsidR="00B36538" w:rsidRPr="00A50BF8" w:rsidRDefault="00B36538" w:rsidP="00B36538">
      <w:pPr>
        <w:pStyle w:val="ListParagraph"/>
        <w:rPr>
          <w:rFonts w:ascii="Arial Narrow" w:eastAsia="MS Mincho" w:hAnsi="Arial Narrow"/>
          <w:sz w:val="24"/>
          <w:szCs w:val="24"/>
        </w:rPr>
      </w:pPr>
    </w:p>
    <w:p w14:paraId="3F5E4533" w14:textId="77777777" w:rsidR="00B36538" w:rsidRPr="00A50BF8" w:rsidRDefault="00B36538" w:rsidP="00B36538">
      <w:pPr>
        <w:numPr>
          <w:ilvl w:val="2"/>
          <w:numId w:val="4"/>
        </w:numPr>
        <w:ind w:left="1530"/>
        <w:jc w:val="both"/>
        <w:rPr>
          <w:rFonts w:ascii="Arial Narrow" w:eastAsia="MS Mincho" w:hAnsi="Arial Narrow"/>
          <w:sz w:val="24"/>
          <w:szCs w:val="24"/>
          <w:lang w:val="en-GB"/>
        </w:rPr>
      </w:pPr>
      <w:r w:rsidRPr="00A50BF8">
        <w:rPr>
          <w:rFonts w:ascii="Arial Narrow" w:eastAsia="MS Mincho" w:hAnsi="Arial Narrow"/>
          <w:sz w:val="24"/>
          <w:szCs w:val="24"/>
          <w:lang w:val="en-GB"/>
        </w:rPr>
        <w:t xml:space="preserve">labour disputes including strikes, works to rule or go-slows, industrial disputes or lockouts are widespread or nationwide; </w:t>
      </w:r>
    </w:p>
    <w:p w14:paraId="1E918A93" w14:textId="77777777" w:rsidR="00B36538" w:rsidRPr="00A50BF8" w:rsidRDefault="00B36538" w:rsidP="00B36538">
      <w:pPr>
        <w:pStyle w:val="ListParagraph"/>
        <w:rPr>
          <w:rFonts w:ascii="Arial Narrow" w:eastAsia="MS Mincho" w:hAnsi="Arial Narrow"/>
          <w:sz w:val="24"/>
          <w:szCs w:val="24"/>
        </w:rPr>
      </w:pPr>
    </w:p>
    <w:p w14:paraId="507DE319" w14:textId="77777777" w:rsidR="00B36538" w:rsidRPr="00A50BF8" w:rsidRDefault="00B36538" w:rsidP="00B36538">
      <w:pPr>
        <w:numPr>
          <w:ilvl w:val="2"/>
          <w:numId w:val="4"/>
        </w:numPr>
        <w:ind w:left="1530"/>
        <w:jc w:val="both"/>
        <w:rPr>
          <w:rFonts w:ascii="Arial Narrow" w:eastAsia="MS Mincho" w:hAnsi="Arial Narrow"/>
          <w:sz w:val="24"/>
          <w:szCs w:val="24"/>
        </w:rPr>
      </w:pPr>
      <w:r w:rsidRPr="00A50BF8">
        <w:rPr>
          <w:rFonts w:ascii="Arial Narrow" w:eastAsia="MS Mincho" w:hAnsi="Arial Narrow"/>
          <w:sz w:val="24"/>
          <w:szCs w:val="24"/>
        </w:rPr>
        <w:t>any storms, floods or other inclement weather, earthquakes, subsidence, epidemics or other natural physical disasters;</w:t>
      </w:r>
    </w:p>
    <w:p w14:paraId="087E0AAE" w14:textId="77777777" w:rsidR="00B36538" w:rsidRPr="00A50BF8" w:rsidRDefault="00B36538" w:rsidP="00B36538">
      <w:pPr>
        <w:pStyle w:val="ListParagraph"/>
        <w:tabs>
          <w:tab w:val="num" w:pos="1440"/>
        </w:tabs>
        <w:ind w:left="1530" w:hanging="708"/>
        <w:jc w:val="both"/>
        <w:rPr>
          <w:rFonts w:ascii="Arial Narrow" w:eastAsia="MS Mincho" w:hAnsi="Arial Narrow"/>
          <w:sz w:val="24"/>
          <w:szCs w:val="24"/>
        </w:rPr>
      </w:pPr>
    </w:p>
    <w:p w14:paraId="666C6B75" w14:textId="77777777" w:rsidR="00B36538" w:rsidRPr="00A50BF8" w:rsidRDefault="00B36538" w:rsidP="00B36538">
      <w:pPr>
        <w:numPr>
          <w:ilvl w:val="2"/>
          <w:numId w:val="4"/>
        </w:numPr>
        <w:ind w:left="1530"/>
        <w:jc w:val="both"/>
        <w:rPr>
          <w:rFonts w:ascii="Arial Narrow" w:eastAsia="MS Mincho" w:hAnsi="Arial Narrow"/>
          <w:sz w:val="24"/>
          <w:szCs w:val="24"/>
        </w:rPr>
      </w:pPr>
      <w:r w:rsidRPr="00A50BF8">
        <w:rPr>
          <w:rFonts w:ascii="Arial Narrow" w:eastAsia="MS Mincho" w:hAnsi="Arial Narrow"/>
          <w:sz w:val="24"/>
          <w:szCs w:val="24"/>
        </w:rPr>
        <w:t>the discovery of geological conditions, toxic contamination or archaeological remains on the Land and/or Property that could not reasonably have been expected to be discovered through an inspection; and</w:t>
      </w:r>
    </w:p>
    <w:p w14:paraId="686354D2" w14:textId="77777777" w:rsidR="00B36538" w:rsidRPr="00A50BF8" w:rsidRDefault="00B36538" w:rsidP="00B36538">
      <w:pPr>
        <w:pStyle w:val="ListParagraph"/>
        <w:rPr>
          <w:rFonts w:ascii="Arial Narrow" w:eastAsia="MS Mincho" w:hAnsi="Arial Narrow"/>
          <w:sz w:val="24"/>
          <w:szCs w:val="24"/>
        </w:rPr>
      </w:pPr>
    </w:p>
    <w:p w14:paraId="45B9FD04" w14:textId="77777777" w:rsidR="00B36538" w:rsidRPr="00A50BF8" w:rsidRDefault="00B36538" w:rsidP="00B36538">
      <w:pPr>
        <w:numPr>
          <w:ilvl w:val="2"/>
          <w:numId w:val="4"/>
        </w:numPr>
        <w:ind w:left="1530"/>
        <w:jc w:val="both"/>
        <w:rPr>
          <w:rFonts w:ascii="Arial Narrow" w:eastAsia="MS Mincho" w:hAnsi="Arial Narrow"/>
          <w:sz w:val="24"/>
          <w:szCs w:val="24"/>
        </w:rPr>
      </w:pPr>
      <w:r w:rsidRPr="00A50BF8">
        <w:rPr>
          <w:rFonts w:ascii="Arial Narrow" w:eastAsia="MS Mincho" w:hAnsi="Arial Narrow"/>
          <w:sz w:val="24"/>
          <w:szCs w:val="24"/>
        </w:rPr>
        <w:t>fire, accident, or explosion.</w:t>
      </w:r>
    </w:p>
    <w:p w14:paraId="0B2C5E8B" w14:textId="77777777" w:rsidR="00B36538" w:rsidRPr="00A50BF8" w:rsidRDefault="00B36538" w:rsidP="00B36538">
      <w:pPr>
        <w:jc w:val="both"/>
        <w:rPr>
          <w:rFonts w:ascii="Arial Narrow" w:eastAsia="MS Mincho" w:hAnsi="Arial Narrow"/>
          <w:sz w:val="24"/>
          <w:szCs w:val="24"/>
        </w:rPr>
      </w:pPr>
    </w:p>
    <w:p w14:paraId="4033B70A" w14:textId="77777777" w:rsidR="00B36538" w:rsidRPr="00A50BF8" w:rsidRDefault="00B36538" w:rsidP="00492799">
      <w:pPr>
        <w:pStyle w:val="ListParagraph"/>
        <w:numPr>
          <w:ilvl w:val="1"/>
          <w:numId w:val="4"/>
        </w:numPr>
        <w:tabs>
          <w:tab w:val="clear" w:pos="540"/>
          <w:tab w:val="num" w:pos="720"/>
        </w:tabs>
        <w:ind w:left="360"/>
        <w:jc w:val="both"/>
        <w:rPr>
          <w:rFonts w:ascii="Arial Narrow" w:eastAsia="MS Mincho" w:hAnsi="Arial Narrow"/>
          <w:sz w:val="24"/>
          <w:szCs w:val="24"/>
          <w:lang w:eastAsia="ja-JP"/>
        </w:rPr>
      </w:pPr>
      <w:r w:rsidRPr="00A50BF8">
        <w:rPr>
          <w:rFonts w:ascii="Arial Narrow" w:eastAsia="MS Mincho" w:hAnsi="Arial Narrow"/>
          <w:sz w:val="24"/>
          <w:szCs w:val="24"/>
        </w:rPr>
        <w:t>The party affected by any of the circumstances referred to in this clause (the “</w:t>
      </w:r>
      <w:r w:rsidRPr="00A50BF8">
        <w:rPr>
          <w:rFonts w:ascii="Arial Narrow" w:eastAsia="MS Mincho" w:hAnsi="Arial Narrow"/>
          <w:b/>
          <w:sz w:val="24"/>
          <w:szCs w:val="24"/>
        </w:rPr>
        <w:t>Force Majeure Event(s)</w:t>
      </w:r>
      <w:r w:rsidRPr="00A50BF8">
        <w:rPr>
          <w:rFonts w:ascii="Arial Narrow" w:eastAsia="MS Mincho" w:hAnsi="Arial Narrow"/>
          <w:sz w:val="24"/>
          <w:szCs w:val="24"/>
        </w:rPr>
        <w:t xml:space="preserve">”) </w:t>
      </w:r>
    </w:p>
    <w:p w14:paraId="1B01CB7C" w14:textId="77777777" w:rsidR="00B36538" w:rsidRPr="00A50BF8" w:rsidRDefault="00B36538" w:rsidP="00B36538">
      <w:pPr>
        <w:pStyle w:val="ListParagraph"/>
        <w:jc w:val="both"/>
        <w:rPr>
          <w:rFonts w:ascii="Arial Narrow" w:eastAsia="MS Mincho" w:hAnsi="Arial Narrow"/>
          <w:sz w:val="24"/>
          <w:szCs w:val="24"/>
          <w:lang w:eastAsia="ja-JP"/>
        </w:rPr>
      </w:pPr>
      <w:r w:rsidRPr="00A50BF8">
        <w:rPr>
          <w:rFonts w:ascii="Arial Narrow" w:eastAsia="MS Mincho" w:hAnsi="Arial Narrow"/>
          <w:sz w:val="24"/>
          <w:szCs w:val="24"/>
        </w:rPr>
        <w:lastRenderedPageBreak/>
        <w:t>shall use all commercially reasonable endeavors to bring the Force Majeure Event to an end and shall promptly notify the other party (the “</w:t>
      </w:r>
      <w:r w:rsidRPr="00A50BF8">
        <w:rPr>
          <w:rFonts w:ascii="Arial Narrow" w:eastAsia="MS Mincho" w:hAnsi="Arial Narrow"/>
          <w:b/>
          <w:sz w:val="24"/>
          <w:szCs w:val="24"/>
        </w:rPr>
        <w:t>Force Majeure Notice</w:t>
      </w:r>
      <w:r w:rsidRPr="00A50BF8">
        <w:rPr>
          <w:rFonts w:ascii="Arial Narrow" w:eastAsia="MS Mincho" w:hAnsi="Arial Narrow"/>
          <w:sz w:val="24"/>
          <w:szCs w:val="24"/>
        </w:rPr>
        <w:t>”) when such circumstances cause a delay in performance or failure in performance and when they cease to do</w:t>
      </w:r>
      <w:r w:rsidRPr="00A50BF8">
        <w:rPr>
          <w:rFonts w:ascii="Arial Narrow" w:eastAsia="MS Mincho" w:hAnsi="Arial Narrow"/>
          <w:sz w:val="24"/>
          <w:szCs w:val="24"/>
          <w:lang w:eastAsia="ja-JP"/>
        </w:rPr>
        <w:t xml:space="preserve"> so. </w:t>
      </w:r>
    </w:p>
    <w:p w14:paraId="2EE80726" w14:textId="77777777" w:rsidR="00B36538" w:rsidRPr="00A50BF8" w:rsidRDefault="00B36538" w:rsidP="00B36538">
      <w:pPr>
        <w:jc w:val="both"/>
        <w:rPr>
          <w:rFonts w:ascii="Arial Narrow" w:eastAsia="MS Mincho" w:hAnsi="Arial Narrow"/>
          <w:sz w:val="24"/>
          <w:szCs w:val="24"/>
          <w:lang w:eastAsia="ja-JP"/>
        </w:rPr>
      </w:pPr>
    </w:p>
    <w:p w14:paraId="16671200" w14:textId="77777777" w:rsidR="00B36538" w:rsidRPr="00A50BF8" w:rsidRDefault="00B36538" w:rsidP="00492799">
      <w:pPr>
        <w:pStyle w:val="ListParagraph"/>
        <w:numPr>
          <w:ilvl w:val="1"/>
          <w:numId w:val="4"/>
        </w:numPr>
        <w:tabs>
          <w:tab w:val="clear" w:pos="540"/>
          <w:tab w:val="num" w:pos="720"/>
        </w:tabs>
        <w:ind w:left="360"/>
        <w:jc w:val="both"/>
        <w:rPr>
          <w:rFonts w:ascii="Arial Narrow" w:eastAsia="MS Mincho" w:hAnsi="Arial Narrow"/>
          <w:sz w:val="24"/>
          <w:szCs w:val="24"/>
          <w:lang w:eastAsia="ja-JP"/>
        </w:rPr>
      </w:pPr>
      <w:r w:rsidRPr="00A50BF8">
        <w:rPr>
          <w:rFonts w:ascii="Arial Narrow" w:eastAsia="MS Mincho" w:hAnsi="Arial Narrow"/>
          <w:sz w:val="24"/>
          <w:szCs w:val="24"/>
        </w:rPr>
        <w:t xml:space="preserve">If such circumstances continue for more than six (6) months after the date of the Force Majeure Notice, </w:t>
      </w:r>
    </w:p>
    <w:p w14:paraId="0B2A51A3" w14:textId="5A2CBCE0" w:rsidR="00B36538" w:rsidRPr="00A50BF8" w:rsidRDefault="00B36538" w:rsidP="00B36538">
      <w:pPr>
        <w:pStyle w:val="ListParagraph"/>
        <w:jc w:val="both"/>
        <w:rPr>
          <w:rFonts w:ascii="Arial Narrow" w:eastAsia="MS Mincho" w:hAnsi="Arial Narrow"/>
          <w:sz w:val="24"/>
          <w:szCs w:val="24"/>
          <w:lang w:eastAsia="ja-JP"/>
        </w:rPr>
      </w:pPr>
      <w:r w:rsidRPr="00A50BF8">
        <w:rPr>
          <w:rFonts w:ascii="Arial Narrow" w:eastAsia="MS Mincho" w:hAnsi="Arial Narrow"/>
          <w:sz w:val="24"/>
          <w:szCs w:val="24"/>
        </w:rPr>
        <w:t xml:space="preserve">either party may terminate this </w:t>
      </w:r>
      <w:r w:rsidRPr="00A50BF8">
        <w:rPr>
          <w:rFonts w:ascii="Arial Narrow" w:eastAsia="MS Mincho" w:hAnsi="Arial Narrow"/>
          <w:sz w:val="24"/>
          <w:szCs w:val="24"/>
          <w:lang w:eastAsia="ja-JP"/>
        </w:rPr>
        <w:t>Agreement</w:t>
      </w:r>
      <w:r w:rsidRPr="00A50BF8">
        <w:rPr>
          <w:rFonts w:ascii="Arial Narrow" w:eastAsia="MS Mincho" w:hAnsi="Arial Narrow"/>
          <w:sz w:val="24"/>
          <w:szCs w:val="24"/>
        </w:rPr>
        <w:t xml:space="preserve"> by notice in writing to the other, whereupon the </w:t>
      </w:r>
      <w:r w:rsidRPr="00A50BF8">
        <w:rPr>
          <w:rFonts w:ascii="Arial Narrow" w:hAnsi="Arial Narrow"/>
          <w:sz w:val="24"/>
          <w:szCs w:val="24"/>
        </w:rPr>
        <w:t>Vendor</w:t>
      </w:r>
      <w:r w:rsidRPr="00A50BF8">
        <w:rPr>
          <w:rFonts w:ascii="Arial Narrow" w:eastAsia="MS Mincho" w:hAnsi="Arial Narrow"/>
          <w:sz w:val="24"/>
          <w:szCs w:val="24"/>
        </w:rPr>
        <w:t xml:space="preserve"> shall immediately repay to the Purchaser</w:t>
      </w:r>
      <w:r w:rsidR="00304C3E">
        <w:rPr>
          <w:rFonts w:ascii="Arial Narrow" w:eastAsia="MS Mincho" w:hAnsi="Arial Narrow"/>
          <w:sz w:val="24"/>
          <w:szCs w:val="24"/>
        </w:rPr>
        <w:t>s</w:t>
      </w:r>
      <w:r w:rsidRPr="00A50BF8">
        <w:rPr>
          <w:rFonts w:ascii="Arial Narrow" w:eastAsia="MS Mincho" w:hAnsi="Arial Narrow"/>
          <w:sz w:val="24"/>
          <w:szCs w:val="24"/>
        </w:rPr>
        <w:t xml:space="preserve"> any payments made on account of the Purchase Price less ten (10%) percent of the Purchase Price without interest and the Purchaser shall return to the Vendor all papers belonging to the Vendor (if any), but without prejudice to any accrued rights either party may have against the other</w:t>
      </w:r>
      <w:r w:rsidRPr="00A50BF8">
        <w:rPr>
          <w:rFonts w:ascii="Arial Narrow" w:eastAsia="MS Mincho" w:hAnsi="Arial Narrow"/>
          <w:sz w:val="24"/>
          <w:szCs w:val="24"/>
          <w:lang w:eastAsia="ja-JP"/>
        </w:rPr>
        <w:t>.</w:t>
      </w:r>
    </w:p>
    <w:p w14:paraId="718A8033" w14:textId="77777777" w:rsidR="00B36538" w:rsidRPr="00A50BF8" w:rsidRDefault="00B36538" w:rsidP="00B36538">
      <w:pPr>
        <w:pStyle w:val="ListParagraph"/>
        <w:jc w:val="both"/>
        <w:rPr>
          <w:rFonts w:ascii="Arial Narrow" w:eastAsia="MS Mincho" w:hAnsi="Arial Narrow"/>
          <w:sz w:val="24"/>
          <w:szCs w:val="24"/>
          <w:lang w:eastAsia="ja-JP"/>
        </w:rPr>
      </w:pPr>
    </w:p>
    <w:p w14:paraId="69652840" w14:textId="77777777" w:rsidR="00B36538" w:rsidRPr="00A50BF8" w:rsidRDefault="00B36538" w:rsidP="00676C87">
      <w:pPr>
        <w:pStyle w:val="ListParagraph"/>
        <w:numPr>
          <w:ilvl w:val="1"/>
          <w:numId w:val="4"/>
        </w:numPr>
        <w:tabs>
          <w:tab w:val="clear" w:pos="540"/>
          <w:tab w:val="num" w:pos="720"/>
        </w:tabs>
        <w:ind w:left="360"/>
        <w:jc w:val="both"/>
        <w:rPr>
          <w:rFonts w:ascii="Arial Narrow" w:eastAsia="MS Mincho" w:hAnsi="Arial Narrow"/>
          <w:sz w:val="24"/>
          <w:szCs w:val="24"/>
          <w:lang w:eastAsia="ja-JP"/>
        </w:rPr>
      </w:pPr>
      <w:r w:rsidRPr="00A50BF8">
        <w:rPr>
          <w:rFonts w:ascii="Arial Narrow" w:eastAsia="MS Mincho" w:hAnsi="Arial Narrow"/>
          <w:sz w:val="24"/>
          <w:szCs w:val="24"/>
          <w:lang w:eastAsia="ja-JP"/>
        </w:rPr>
        <w:t xml:space="preserve">The affected party undertakes to continue with its performance of obligations under this Agreement </w:t>
      </w:r>
    </w:p>
    <w:p w14:paraId="68C605AD" w14:textId="77777777" w:rsidR="00B36538" w:rsidRPr="00A50BF8" w:rsidRDefault="00B36538" w:rsidP="00B36538">
      <w:pPr>
        <w:pStyle w:val="ListParagraph"/>
        <w:ind w:left="360" w:firstLine="360"/>
        <w:jc w:val="both"/>
        <w:rPr>
          <w:rFonts w:ascii="Arial Narrow" w:eastAsia="MS Mincho" w:hAnsi="Arial Narrow"/>
          <w:sz w:val="24"/>
          <w:szCs w:val="24"/>
          <w:lang w:eastAsia="ja-JP"/>
        </w:rPr>
      </w:pPr>
      <w:r w:rsidRPr="00A50BF8">
        <w:rPr>
          <w:rFonts w:ascii="Arial Narrow" w:eastAsia="MS Mincho" w:hAnsi="Arial Narrow"/>
          <w:sz w:val="24"/>
          <w:szCs w:val="24"/>
          <w:lang w:eastAsia="ja-JP"/>
        </w:rPr>
        <w:t xml:space="preserve">immediately the Force Majeure Event ceases. </w:t>
      </w:r>
    </w:p>
    <w:p w14:paraId="0FD4A34E" w14:textId="77777777" w:rsidR="00B36538" w:rsidRPr="00A50BF8" w:rsidRDefault="00B36538" w:rsidP="00B36538">
      <w:pPr>
        <w:pStyle w:val="head2"/>
        <w:spacing w:after="0" w:line="240" w:lineRule="auto"/>
        <w:ind w:left="360"/>
        <w:rPr>
          <w:rFonts w:ascii="Arial Narrow" w:hAnsi="Arial Narrow" w:cs="Arial"/>
          <w:b w:val="0"/>
          <w:szCs w:val="24"/>
          <w:u w:val="none"/>
        </w:rPr>
      </w:pPr>
    </w:p>
    <w:p w14:paraId="6B899890" w14:textId="77777777" w:rsidR="00B36538" w:rsidRPr="00A50BF8" w:rsidRDefault="00B36538" w:rsidP="00B36538">
      <w:pPr>
        <w:pStyle w:val="head2"/>
        <w:numPr>
          <w:ilvl w:val="0"/>
          <w:numId w:val="4"/>
        </w:numPr>
        <w:spacing w:after="0" w:line="240" w:lineRule="auto"/>
        <w:rPr>
          <w:rFonts w:ascii="Arial Narrow" w:hAnsi="Arial Narrow" w:cs="Arial"/>
          <w:b w:val="0"/>
          <w:szCs w:val="24"/>
          <w:u w:val="none"/>
        </w:rPr>
      </w:pPr>
      <w:bookmarkStart w:id="105" w:name="_Toc473796945"/>
      <w:r w:rsidRPr="00A50BF8">
        <w:rPr>
          <w:rFonts w:ascii="Arial Narrow" w:hAnsi="Arial Narrow" w:cs="Arial"/>
          <w:szCs w:val="24"/>
        </w:rPr>
        <w:t>Dispute Resolution</w:t>
      </w:r>
      <w:bookmarkEnd w:id="81"/>
      <w:bookmarkEnd w:id="82"/>
      <w:bookmarkEnd w:id="83"/>
      <w:bookmarkEnd w:id="84"/>
      <w:bookmarkEnd w:id="104"/>
      <w:bookmarkEnd w:id="105"/>
    </w:p>
    <w:p w14:paraId="18AEB31E" w14:textId="77777777" w:rsidR="00B36538" w:rsidRPr="00A50BF8" w:rsidRDefault="00B36538" w:rsidP="00B36538">
      <w:pPr>
        <w:pStyle w:val="head2"/>
        <w:spacing w:after="0" w:line="240" w:lineRule="auto"/>
        <w:ind w:left="360"/>
        <w:rPr>
          <w:rFonts w:ascii="Arial Narrow" w:hAnsi="Arial Narrow" w:cs="Arial"/>
          <w:b w:val="0"/>
          <w:szCs w:val="24"/>
          <w:u w:val="none"/>
        </w:rPr>
      </w:pPr>
    </w:p>
    <w:p w14:paraId="011A4178" w14:textId="77777777" w:rsidR="00B36538" w:rsidRPr="00A50BF8" w:rsidRDefault="00B36538" w:rsidP="00B36538">
      <w:pPr>
        <w:pStyle w:val="head2"/>
        <w:numPr>
          <w:ilvl w:val="1"/>
          <w:numId w:val="4"/>
        </w:numPr>
        <w:tabs>
          <w:tab w:val="num" w:pos="720"/>
        </w:tabs>
        <w:spacing w:after="0" w:line="240" w:lineRule="auto"/>
        <w:ind w:left="360"/>
        <w:rPr>
          <w:rFonts w:ascii="Arial Narrow" w:hAnsi="Arial Narrow" w:cs="Arial"/>
          <w:b w:val="0"/>
          <w:szCs w:val="24"/>
          <w:u w:val="none"/>
        </w:rPr>
      </w:pPr>
      <w:bookmarkStart w:id="106" w:name="_Toc472936690"/>
      <w:bookmarkStart w:id="107" w:name="_Toc473796838"/>
      <w:bookmarkStart w:id="108" w:name="_Toc473796946"/>
      <w:r w:rsidRPr="00A50BF8">
        <w:rPr>
          <w:rFonts w:ascii="Arial Narrow" w:hAnsi="Arial Narrow"/>
          <w:szCs w:val="24"/>
        </w:rPr>
        <w:t>Amicable Resolution</w:t>
      </w:r>
      <w:bookmarkEnd w:id="106"/>
      <w:bookmarkEnd w:id="107"/>
      <w:bookmarkEnd w:id="108"/>
    </w:p>
    <w:p w14:paraId="674E5B94" w14:textId="77777777" w:rsidR="00B36538" w:rsidRPr="00A50BF8" w:rsidRDefault="00B36538" w:rsidP="00B36538">
      <w:pPr>
        <w:pStyle w:val="head2"/>
        <w:spacing w:after="0" w:line="240" w:lineRule="auto"/>
        <w:ind w:left="360"/>
        <w:rPr>
          <w:rFonts w:ascii="Arial Narrow" w:hAnsi="Arial Narrow" w:cs="Arial"/>
          <w:b w:val="0"/>
          <w:szCs w:val="24"/>
          <w:u w:val="none"/>
        </w:rPr>
      </w:pPr>
    </w:p>
    <w:p w14:paraId="441C2571" w14:textId="77777777" w:rsidR="00B36538" w:rsidRPr="00A50BF8" w:rsidRDefault="00B36538" w:rsidP="00676C87">
      <w:pPr>
        <w:pStyle w:val="head2"/>
        <w:spacing w:after="0" w:line="240" w:lineRule="auto"/>
        <w:ind w:left="540"/>
        <w:rPr>
          <w:rFonts w:ascii="Arial Narrow" w:hAnsi="Arial Narrow" w:cs="Arial"/>
          <w:b w:val="0"/>
          <w:szCs w:val="24"/>
          <w:u w:val="none"/>
        </w:rPr>
      </w:pPr>
      <w:bookmarkStart w:id="109" w:name="_Toc472936691"/>
      <w:bookmarkStart w:id="110" w:name="_Toc473796839"/>
      <w:bookmarkStart w:id="111" w:name="_Toc473796947"/>
      <w:r w:rsidRPr="00A50BF8">
        <w:rPr>
          <w:rFonts w:ascii="Arial Narrow" w:hAnsi="Arial Narrow" w:cs="Arial"/>
          <w:b w:val="0"/>
          <w:szCs w:val="24"/>
          <w:u w:val="none"/>
        </w:rPr>
        <w:t>In the event of any dispute between the Parties relating to this Agreement, the Parties shall seek to initially resolve the dispute by good faith negotiations between them. In the event of the dispute not being resolved within (14 days) of the dispute arising (being the date a Party shall have notified the other in writing of the occurrence of a dispute) (“Dispute Date”), the Parties shall immediately seek settlement of the matter as set out below.</w:t>
      </w:r>
      <w:bookmarkEnd w:id="109"/>
      <w:bookmarkEnd w:id="110"/>
      <w:bookmarkEnd w:id="111"/>
    </w:p>
    <w:p w14:paraId="06D53BD7" w14:textId="77777777" w:rsidR="00B36538" w:rsidRPr="00A50BF8" w:rsidRDefault="00B36538" w:rsidP="00AD7D12">
      <w:pPr>
        <w:pStyle w:val="head2"/>
        <w:spacing w:after="0" w:line="240" w:lineRule="auto"/>
        <w:rPr>
          <w:rFonts w:ascii="Arial Narrow" w:hAnsi="Arial Narrow"/>
          <w:b w:val="0"/>
          <w:szCs w:val="24"/>
          <w:u w:val="none"/>
        </w:rPr>
      </w:pPr>
    </w:p>
    <w:p w14:paraId="3D656E23" w14:textId="77777777" w:rsidR="00B36538" w:rsidRPr="00A50BF8" w:rsidRDefault="00B36538" w:rsidP="00B36538">
      <w:pPr>
        <w:pStyle w:val="head2"/>
        <w:numPr>
          <w:ilvl w:val="1"/>
          <w:numId w:val="4"/>
        </w:numPr>
        <w:tabs>
          <w:tab w:val="num" w:pos="720"/>
        </w:tabs>
        <w:spacing w:after="0" w:line="240" w:lineRule="auto"/>
        <w:ind w:left="360"/>
        <w:rPr>
          <w:rFonts w:ascii="Arial Narrow" w:hAnsi="Arial Narrow" w:cs="Arial"/>
          <w:b w:val="0"/>
          <w:szCs w:val="24"/>
          <w:u w:val="none"/>
        </w:rPr>
      </w:pPr>
      <w:bookmarkStart w:id="112" w:name="_Toc472936694"/>
      <w:bookmarkStart w:id="113" w:name="_Toc473796842"/>
      <w:bookmarkStart w:id="114" w:name="_Toc473796950"/>
      <w:r w:rsidRPr="00A50BF8">
        <w:rPr>
          <w:rFonts w:ascii="Arial Narrow" w:hAnsi="Arial Narrow"/>
          <w:szCs w:val="24"/>
        </w:rPr>
        <w:t>Arbitration</w:t>
      </w:r>
      <w:bookmarkEnd w:id="112"/>
      <w:bookmarkEnd w:id="113"/>
      <w:bookmarkEnd w:id="114"/>
      <w:r w:rsidRPr="00A50BF8">
        <w:rPr>
          <w:rFonts w:ascii="Arial Narrow" w:hAnsi="Arial Narrow"/>
          <w:szCs w:val="24"/>
        </w:rPr>
        <w:t xml:space="preserve"> </w:t>
      </w:r>
    </w:p>
    <w:p w14:paraId="773F160B" w14:textId="77777777" w:rsidR="00B36538" w:rsidRPr="00A50BF8" w:rsidRDefault="00B36538" w:rsidP="00BB4A6D">
      <w:pPr>
        <w:rPr>
          <w:rFonts w:ascii="Arial Narrow" w:hAnsi="Arial Narrow"/>
          <w:sz w:val="24"/>
          <w:szCs w:val="24"/>
        </w:rPr>
      </w:pPr>
    </w:p>
    <w:p w14:paraId="4A3DA253" w14:textId="77777777" w:rsidR="00B36538" w:rsidRPr="00A50BF8" w:rsidRDefault="00B36538" w:rsidP="00B36538">
      <w:pPr>
        <w:pStyle w:val="ListParagraph"/>
        <w:numPr>
          <w:ilvl w:val="2"/>
          <w:numId w:val="4"/>
        </w:numPr>
        <w:ind w:left="720"/>
        <w:contextualSpacing w:val="0"/>
        <w:jc w:val="both"/>
        <w:rPr>
          <w:rFonts w:ascii="Arial Narrow" w:hAnsi="Arial Narrow"/>
          <w:sz w:val="24"/>
          <w:szCs w:val="24"/>
        </w:rPr>
      </w:pPr>
      <w:r w:rsidRPr="00A50BF8">
        <w:rPr>
          <w:rFonts w:ascii="Arial Narrow" w:hAnsi="Arial Narrow"/>
          <w:sz w:val="24"/>
          <w:szCs w:val="24"/>
        </w:rPr>
        <w:t>If the dispute has not been settled pursuant to the mediation as contemplated in Clause 2</w:t>
      </w:r>
      <w:r w:rsidR="00BB4A6D" w:rsidRPr="00A50BF8">
        <w:rPr>
          <w:rFonts w:ascii="Arial Narrow" w:hAnsi="Arial Narrow"/>
          <w:sz w:val="24"/>
          <w:szCs w:val="24"/>
        </w:rPr>
        <w:t>2</w:t>
      </w:r>
      <w:r w:rsidRPr="00A50BF8">
        <w:rPr>
          <w:rFonts w:ascii="Arial Narrow" w:hAnsi="Arial Narrow"/>
          <w:sz w:val="24"/>
          <w:szCs w:val="24"/>
        </w:rPr>
        <w:t>.</w:t>
      </w:r>
      <w:r w:rsidR="00BB4A6D" w:rsidRPr="00A50BF8">
        <w:rPr>
          <w:rFonts w:ascii="Arial Narrow" w:hAnsi="Arial Narrow"/>
          <w:sz w:val="24"/>
          <w:szCs w:val="24"/>
        </w:rPr>
        <w:t>1</w:t>
      </w:r>
      <w:r w:rsidRPr="00A50BF8">
        <w:rPr>
          <w:rFonts w:ascii="Arial Narrow" w:hAnsi="Arial Narrow"/>
          <w:sz w:val="24"/>
          <w:szCs w:val="24"/>
        </w:rPr>
        <w:t xml:space="preserve"> (</w:t>
      </w:r>
      <w:r w:rsidR="00BB4A6D" w:rsidRPr="00A50BF8">
        <w:rPr>
          <w:rFonts w:ascii="Arial Narrow" w:hAnsi="Arial Narrow"/>
          <w:i/>
          <w:sz w:val="24"/>
          <w:szCs w:val="24"/>
        </w:rPr>
        <w:t>Amicable Resolution</w:t>
      </w:r>
      <w:r w:rsidRPr="00A50BF8">
        <w:rPr>
          <w:rFonts w:ascii="Arial Narrow" w:hAnsi="Arial Narrow"/>
          <w:sz w:val="24"/>
          <w:szCs w:val="24"/>
        </w:rPr>
        <w:t xml:space="preserve">) within twenty-five (25) </w:t>
      </w:r>
      <w:r w:rsidR="00BB4A6D" w:rsidRPr="00A50BF8">
        <w:rPr>
          <w:rFonts w:ascii="Arial Narrow" w:hAnsi="Arial Narrow"/>
          <w:sz w:val="24"/>
          <w:szCs w:val="24"/>
        </w:rPr>
        <w:t xml:space="preserve">days from the Dispute Date, or </w:t>
      </w:r>
      <w:r w:rsidRPr="00A50BF8">
        <w:rPr>
          <w:rFonts w:ascii="Arial Narrow" w:hAnsi="Arial Narrow"/>
          <w:sz w:val="24"/>
          <w:szCs w:val="24"/>
        </w:rPr>
        <w:t>such dispute shall be referred to and finally resolved by arbitration in accordance with the provisions of the sub-clauses below;</w:t>
      </w:r>
    </w:p>
    <w:p w14:paraId="39892D95" w14:textId="77777777" w:rsidR="00B36538" w:rsidRPr="00A50BF8" w:rsidRDefault="00B36538" w:rsidP="00B36538">
      <w:pPr>
        <w:pStyle w:val="ListParagraph"/>
        <w:tabs>
          <w:tab w:val="num" w:pos="1440"/>
        </w:tabs>
        <w:jc w:val="both"/>
        <w:rPr>
          <w:rFonts w:ascii="Arial Narrow" w:hAnsi="Arial Narrow"/>
          <w:sz w:val="24"/>
          <w:szCs w:val="24"/>
        </w:rPr>
      </w:pPr>
    </w:p>
    <w:p w14:paraId="5EA68864" w14:textId="77777777" w:rsidR="00B36538" w:rsidRPr="00A50BF8" w:rsidRDefault="00B36538" w:rsidP="00B36538">
      <w:pPr>
        <w:pStyle w:val="ListParagraph"/>
        <w:numPr>
          <w:ilvl w:val="2"/>
          <w:numId w:val="4"/>
        </w:numPr>
        <w:ind w:left="720"/>
        <w:contextualSpacing w:val="0"/>
        <w:jc w:val="both"/>
        <w:rPr>
          <w:rFonts w:ascii="Arial Narrow" w:hAnsi="Arial Narrow"/>
          <w:sz w:val="24"/>
          <w:szCs w:val="24"/>
        </w:rPr>
      </w:pPr>
      <w:r w:rsidRPr="00A50BF8">
        <w:rPr>
          <w:rFonts w:ascii="Arial Narrow" w:hAnsi="Arial Narrow"/>
          <w:sz w:val="24"/>
          <w:szCs w:val="24"/>
        </w:rPr>
        <w:t xml:space="preserve">The dispute shall be referred to one arbitrator mutually agreed upon by the Parties or if the Parties are unable to agree upon the person to be appointed as arbitrator within Twenty-One (21) days from the date of notice requesting arbitration, the arbitrator shall, at the request of any Party to the dispute, be appointed by the Chairman of the Kenya Branch of the Chartered Institute of Arbitrators; </w:t>
      </w:r>
    </w:p>
    <w:p w14:paraId="35CB474F" w14:textId="77777777" w:rsidR="00B36538" w:rsidRPr="00A50BF8" w:rsidRDefault="00B36538" w:rsidP="00B36538">
      <w:pPr>
        <w:pStyle w:val="ListParagraph"/>
        <w:tabs>
          <w:tab w:val="num" w:pos="1440"/>
        </w:tabs>
        <w:jc w:val="both"/>
        <w:rPr>
          <w:rFonts w:ascii="Arial Narrow" w:hAnsi="Arial Narrow"/>
          <w:sz w:val="24"/>
          <w:szCs w:val="24"/>
        </w:rPr>
      </w:pPr>
    </w:p>
    <w:p w14:paraId="527B7984" w14:textId="77777777" w:rsidR="00B36538" w:rsidRPr="00A50BF8" w:rsidRDefault="00B36538" w:rsidP="00B36538">
      <w:pPr>
        <w:pStyle w:val="ListParagraph"/>
        <w:numPr>
          <w:ilvl w:val="2"/>
          <w:numId w:val="4"/>
        </w:numPr>
        <w:ind w:left="720"/>
        <w:contextualSpacing w:val="0"/>
        <w:jc w:val="both"/>
        <w:rPr>
          <w:rFonts w:ascii="Arial Narrow" w:hAnsi="Arial Narrow"/>
          <w:sz w:val="24"/>
          <w:szCs w:val="24"/>
        </w:rPr>
      </w:pPr>
      <w:r w:rsidRPr="00A50BF8">
        <w:rPr>
          <w:rFonts w:ascii="Arial Narrow" w:hAnsi="Arial Narrow"/>
          <w:sz w:val="24"/>
          <w:szCs w:val="24"/>
        </w:rPr>
        <w:t xml:space="preserve">Except as stated herein, arbitration proceedings shall be conducted in accordance with the provisions of the Kenyan Arbitration Act, 1995; </w:t>
      </w:r>
    </w:p>
    <w:p w14:paraId="65F1924B" w14:textId="77777777" w:rsidR="00B36538" w:rsidRPr="00A50BF8" w:rsidRDefault="00B36538" w:rsidP="00B36538">
      <w:pPr>
        <w:pStyle w:val="ListParagraph"/>
        <w:tabs>
          <w:tab w:val="num" w:pos="1440"/>
        </w:tabs>
        <w:jc w:val="both"/>
        <w:rPr>
          <w:rFonts w:ascii="Arial Narrow" w:hAnsi="Arial Narrow"/>
          <w:sz w:val="24"/>
          <w:szCs w:val="24"/>
        </w:rPr>
      </w:pPr>
    </w:p>
    <w:p w14:paraId="7F86432D" w14:textId="77777777" w:rsidR="00B36538" w:rsidRPr="00A50BF8" w:rsidRDefault="00B36538" w:rsidP="00B36538">
      <w:pPr>
        <w:pStyle w:val="ListParagraph"/>
        <w:numPr>
          <w:ilvl w:val="2"/>
          <w:numId w:val="4"/>
        </w:numPr>
        <w:ind w:left="720"/>
        <w:contextualSpacing w:val="0"/>
        <w:jc w:val="both"/>
        <w:rPr>
          <w:rFonts w:ascii="Arial Narrow" w:hAnsi="Arial Narrow"/>
          <w:sz w:val="24"/>
          <w:szCs w:val="24"/>
        </w:rPr>
      </w:pPr>
      <w:r w:rsidRPr="00A50BF8">
        <w:rPr>
          <w:rFonts w:ascii="Arial Narrow" w:hAnsi="Arial Narrow"/>
          <w:sz w:val="24"/>
          <w:szCs w:val="24"/>
        </w:rPr>
        <w:t>If for any reason the arbitrator is unable to perform his function, a substitute shall be appointed in same manner as the Original Arbitrator;</w:t>
      </w:r>
    </w:p>
    <w:p w14:paraId="5CCBFFD2" w14:textId="77777777" w:rsidR="00B36538" w:rsidRPr="00A50BF8" w:rsidRDefault="00B36538" w:rsidP="00B36538">
      <w:pPr>
        <w:pStyle w:val="ListParagraph"/>
        <w:tabs>
          <w:tab w:val="num" w:pos="1440"/>
        </w:tabs>
        <w:jc w:val="both"/>
        <w:rPr>
          <w:rFonts w:ascii="Arial Narrow" w:hAnsi="Arial Narrow"/>
          <w:sz w:val="24"/>
          <w:szCs w:val="24"/>
        </w:rPr>
      </w:pPr>
    </w:p>
    <w:p w14:paraId="1921F97A" w14:textId="77777777" w:rsidR="00B36538" w:rsidRPr="00A50BF8" w:rsidRDefault="00B36538" w:rsidP="00B36538">
      <w:pPr>
        <w:pStyle w:val="ListParagraph"/>
        <w:numPr>
          <w:ilvl w:val="2"/>
          <w:numId w:val="4"/>
        </w:numPr>
        <w:ind w:left="720"/>
        <w:contextualSpacing w:val="0"/>
        <w:jc w:val="both"/>
        <w:rPr>
          <w:rFonts w:ascii="Arial Narrow" w:hAnsi="Arial Narrow"/>
          <w:sz w:val="24"/>
          <w:szCs w:val="24"/>
        </w:rPr>
      </w:pPr>
      <w:r w:rsidRPr="00A50BF8">
        <w:rPr>
          <w:rFonts w:ascii="Arial Narrow" w:hAnsi="Arial Narrow"/>
          <w:sz w:val="24"/>
          <w:szCs w:val="24"/>
        </w:rPr>
        <w:t>The decision of the Arbitrator shall be final and binding on the Parties to the extent permitted by the law;</w:t>
      </w:r>
    </w:p>
    <w:p w14:paraId="476C7D29" w14:textId="77777777" w:rsidR="00B36538" w:rsidRPr="00A50BF8" w:rsidRDefault="00B36538" w:rsidP="00B36538">
      <w:pPr>
        <w:pStyle w:val="ListParagraph"/>
        <w:tabs>
          <w:tab w:val="num" w:pos="1440"/>
        </w:tabs>
        <w:jc w:val="both"/>
        <w:rPr>
          <w:rFonts w:ascii="Arial Narrow" w:hAnsi="Arial Narrow"/>
          <w:sz w:val="24"/>
          <w:szCs w:val="24"/>
        </w:rPr>
      </w:pPr>
    </w:p>
    <w:p w14:paraId="280A5E72" w14:textId="77777777" w:rsidR="00B36538" w:rsidRPr="00A50BF8" w:rsidRDefault="00B36538" w:rsidP="00B36538">
      <w:pPr>
        <w:pStyle w:val="ListParagraph"/>
        <w:numPr>
          <w:ilvl w:val="2"/>
          <w:numId w:val="4"/>
        </w:numPr>
        <w:ind w:left="720"/>
        <w:contextualSpacing w:val="0"/>
        <w:jc w:val="both"/>
        <w:rPr>
          <w:rFonts w:ascii="Arial Narrow" w:hAnsi="Arial Narrow"/>
          <w:sz w:val="24"/>
          <w:szCs w:val="24"/>
        </w:rPr>
      </w:pPr>
      <w:r w:rsidRPr="00A50BF8">
        <w:rPr>
          <w:rFonts w:ascii="Arial Narrow" w:hAnsi="Arial Narrow"/>
          <w:sz w:val="24"/>
          <w:szCs w:val="24"/>
        </w:rPr>
        <w:t>The seat of arbitration shall be in Nairobi, Kenya or such place as the Parties may agree in writing;</w:t>
      </w:r>
    </w:p>
    <w:p w14:paraId="30D5F902" w14:textId="77777777" w:rsidR="00B36538" w:rsidRPr="00A50BF8" w:rsidRDefault="00B36538" w:rsidP="00B36538">
      <w:pPr>
        <w:pStyle w:val="ListParagraph"/>
        <w:tabs>
          <w:tab w:val="num" w:pos="1440"/>
        </w:tabs>
        <w:jc w:val="both"/>
        <w:rPr>
          <w:rFonts w:ascii="Arial Narrow" w:hAnsi="Arial Narrow"/>
          <w:sz w:val="24"/>
          <w:szCs w:val="24"/>
        </w:rPr>
      </w:pPr>
    </w:p>
    <w:p w14:paraId="1BBE810B" w14:textId="77777777" w:rsidR="00B36538" w:rsidRPr="00A50BF8" w:rsidRDefault="00B36538" w:rsidP="00B36538">
      <w:pPr>
        <w:pStyle w:val="ListParagraph"/>
        <w:numPr>
          <w:ilvl w:val="2"/>
          <w:numId w:val="4"/>
        </w:numPr>
        <w:ind w:left="720"/>
        <w:contextualSpacing w:val="0"/>
        <w:jc w:val="both"/>
        <w:rPr>
          <w:rFonts w:ascii="Arial Narrow" w:hAnsi="Arial Narrow"/>
          <w:sz w:val="24"/>
          <w:szCs w:val="24"/>
        </w:rPr>
      </w:pPr>
      <w:r w:rsidRPr="00A50BF8">
        <w:rPr>
          <w:rFonts w:ascii="Arial Narrow" w:hAnsi="Arial Narrow"/>
          <w:sz w:val="24"/>
          <w:szCs w:val="24"/>
        </w:rPr>
        <w:t>Any arbitration in terms of this clause (including any appeal proceedings) shall be conducted in camera and the Parties shall treat as confidential details of the dispute submitted to arbitration, the conduct of the arbitration proceedings and the outcome of the arbitration ; and</w:t>
      </w:r>
    </w:p>
    <w:p w14:paraId="76694920" w14:textId="77777777" w:rsidR="00B36538" w:rsidRPr="00A50BF8" w:rsidRDefault="00B36538" w:rsidP="00B36538">
      <w:pPr>
        <w:tabs>
          <w:tab w:val="num" w:pos="1440"/>
        </w:tabs>
        <w:ind w:left="720"/>
        <w:jc w:val="both"/>
        <w:rPr>
          <w:rFonts w:ascii="Arial Narrow" w:hAnsi="Arial Narrow"/>
          <w:sz w:val="24"/>
          <w:szCs w:val="24"/>
        </w:rPr>
      </w:pPr>
    </w:p>
    <w:p w14:paraId="4027516D" w14:textId="77777777" w:rsidR="00B36538" w:rsidRPr="00A50BF8" w:rsidRDefault="00B36538" w:rsidP="00B36538">
      <w:pPr>
        <w:pStyle w:val="ListParagraph"/>
        <w:numPr>
          <w:ilvl w:val="2"/>
          <w:numId w:val="4"/>
        </w:numPr>
        <w:ind w:left="720"/>
        <w:contextualSpacing w:val="0"/>
        <w:jc w:val="both"/>
        <w:rPr>
          <w:rFonts w:ascii="Arial Narrow" w:hAnsi="Arial Narrow"/>
          <w:sz w:val="24"/>
          <w:szCs w:val="24"/>
        </w:rPr>
      </w:pPr>
      <w:r w:rsidRPr="00A50BF8">
        <w:rPr>
          <w:rFonts w:ascii="Arial Narrow" w:hAnsi="Arial Narrow"/>
          <w:sz w:val="24"/>
          <w:szCs w:val="24"/>
        </w:rPr>
        <w:t xml:space="preserve">Notwithstanding the above provisions of this clause, a Party shall be entitled to seek preliminary injunctive relief or interim or conservatory measures from any court of competent jurisdiction pending the final decision or award of the arbitrator. </w:t>
      </w:r>
    </w:p>
    <w:p w14:paraId="3F6BA5BA" w14:textId="77777777" w:rsidR="00B36538" w:rsidRDefault="00B36538" w:rsidP="00B36538">
      <w:pPr>
        <w:pStyle w:val="head2"/>
        <w:spacing w:after="0" w:line="240" w:lineRule="auto"/>
        <w:ind w:left="360"/>
        <w:rPr>
          <w:rFonts w:ascii="Arial Narrow" w:hAnsi="Arial Narrow" w:cs="Arial"/>
          <w:b w:val="0"/>
          <w:szCs w:val="24"/>
          <w:u w:val="none"/>
        </w:rPr>
      </w:pPr>
    </w:p>
    <w:p w14:paraId="4B4E54EE" w14:textId="77777777" w:rsidR="00AC16B6" w:rsidRPr="00A50BF8" w:rsidRDefault="00AC16B6" w:rsidP="00B36538">
      <w:pPr>
        <w:pStyle w:val="head2"/>
        <w:spacing w:after="0" w:line="240" w:lineRule="auto"/>
        <w:ind w:left="360"/>
        <w:rPr>
          <w:rFonts w:ascii="Arial Narrow" w:hAnsi="Arial Narrow" w:cs="Arial"/>
          <w:b w:val="0"/>
          <w:szCs w:val="24"/>
          <w:u w:val="none"/>
        </w:rPr>
      </w:pPr>
    </w:p>
    <w:p w14:paraId="1FC1B653" w14:textId="77777777" w:rsidR="00B36538" w:rsidRPr="00A50BF8" w:rsidRDefault="00B36538" w:rsidP="00B36538">
      <w:pPr>
        <w:pStyle w:val="head2"/>
        <w:numPr>
          <w:ilvl w:val="0"/>
          <w:numId w:val="4"/>
        </w:numPr>
        <w:spacing w:after="0" w:line="240" w:lineRule="auto"/>
        <w:rPr>
          <w:rFonts w:ascii="Arial Narrow" w:hAnsi="Arial Narrow" w:cs="Arial"/>
          <w:b w:val="0"/>
          <w:szCs w:val="24"/>
          <w:u w:val="none"/>
        </w:rPr>
      </w:pPr>
      <w:bookmarkStart w:id="115" w:name="_Toc27997829"/>
      <w:bookmarkStart w:id="116" w:name="_Toc27999718"/>
      <w:bookmarkStart w:id="117" w:name="_Toc38164012"/>
      <w:bookmarkStart w:id="118" w:name="_Toc38273560"/>
      <w:bookmarkStart w:id="119" w:name="_Toc170644208"/>
      <w:bookmarkStart w:id="120" w:name="_Toc206813467"/>
      <w:bookmarkStart w:id="121" w:name="_Toc473796951"/>
      <w:r w:rsidRPr="00A50BF8">
        <w:rPr>
          <w:rFonts w:ascii="Arial Narrow" w:hAnsi="Arial Narrow" w:cs="Arial"/>
          <w:szCs w:val="24"/>
        </w:rPr>
        <w:t>Entire Agreement</w:t>
      </w:r>
      <w:bookmarkEnd w:id="115"/>
      <w:bookmarkEnd w:id="116"/>
      <w:bookmarkEnd w:id="117"/>
      <w:bookmarkEnd w:id="118"/>
      <w:bookmarkEnd w:id="119"/>
      <w:bookmarkEnd w:id="120"/>
      <w:bookmarkEnd w:id="121"/>
    </w:p>
    <w:p w14:paraId="657C5B40" w14:textId="77777777" w:rsidR="00B36538" w:rsidRPr="00A50BF8" w:rsidRDefault="00B36538" w:rsidP="00B36538">
      <w:pPr>
        <w:ind w:left="360"/>
        <w:jc w:val="both"/>
        <w:rPr>
          <w:rFonts w:ascii="Arial Narrow" w:hAnsi="Arial Narrow" w:cs="Arial"/>
          <w:sz w:val="24"/>
          <w:szCs w:val="24"/>
        </w:rPr>
      </w:pPr>
    </w:p>
    <w:p w14:paraId="6EC5A2EE" w14:textId="77777777" w:rsidR="00B36538" w:rsidRPr="00A50BF8" w:rsidRDefault="00B36538" w:rsidP="00B36538">
      <w:pPr>
        <w:ind w:left="360"/>
        <w:jc w:val="both"/>
        <w:rPr>
          <w:rFonts w:ascii="Arial Narrow" w:hAnsi="Arial Narrow" w:cs="Arial"/>
          <w:sz w:val="24"/>
          <w:szCs w:val="24"/>
        </w:rPr>
      </w:pPr>
      <w:r w:rsidRPr="00A50BF8">
        <w:rPr>
          <w:rFonts w:ascii="Arial Narrow" w:hAnsi="Arial Narrow" w:cs="Arial"/>
          <w:sz w:val="24"/>
          <w:szCs w:val="24"/>
        </w:rPr>
        <w:t>This Agreement contains the whole agreement and understanding between the Parties relating to the transaction provided for in this Agreement and supersedes all previous agreements (if any) whether written or oral between the Parties in respect of such matters.</w:t>
      </w:r>
    </w:p>
    <w:p w14:paraId="2F0867E4" w14:textId="77777777" w:rsidR="00B36538" w:rsidRPr="00A50BF8" w:rsidRDefault="00B36538" w:rsidP="00B36538">
      <w:pPr>
        <w:keepNext/>
        <w:jc w:val="both"/>
        <w:rPr>
          <w:rFonts w:ascii="Arial Narrow" w:hAnsi="Arial Narrow" w:cs="Arial"/>
          <w:b/>
          <w:sz w:val="24"/>
          <w:szCs w:val="24"/>
          <w:u w:val="single"/>
        </w:rPr>
      </w:pPr>
    </w:p>
    <w:p w14:paraId="0CADFD16" w14:textId="77777777" w:rsidR="008D4506" w:rsidRDefault="008D4506" w:rsidP="00B36538">
      <w:pPr>
        <w:keepNext/>
        <w:jc w:val="both"/>
        <w:rPr>
          <w:rFonts w:ascii="Arial Narrow" w:hAnsi="Arial Narrow" w:cs="Arial"/>
          <w:b/>
          <w:sz w:val="24"/>
          <w:szCs w:val="24"/>
          <w:u w:val="single"/>
        </w:rPr>
      </w:pPr>
    </w:p>
    <w:p w14:paraId="7086712A" w14:textId="29D74E81" w:rsidR="00B36538" w:rsidRPr="00A50BF8" w:rsidRDefault="00B36538" w:rsidP="00B36538">
      <w:pPr>
        <w:keepNext/>
        <w:jc w:val="both"/>
        <w:rPr>
          <w:rFonts w:ascii="Arial Narrow" w:hAnsi="Arial Narrow" w:cs="Arial"/>
          <w:b/>
          <w:sz w:val="24"/>
          <w:szCs w:val="24"/>
        </w:rPr>
        <w:sectPr w:rsidR="00B36538" w:rsidRPr="00A50BF8" w:rsidSect="006E6837">
          <w:footerReference w:type="even" r:id="rId8"/>
          <w:footerReference w:type="default" r:id="rId9"/>
          <w:footerReference w:type="first" r:id="rId10"/>
          <w:pgSz w:w="12240" w:h="15840"/>
          <w:pgMar w:top="1440" w:right="1080" w:bottom="864" w:left="1440" w:header="720" w:footer="720" w:gutter="0"/>
          <w:cols w:space="720"/>
          <w:titlePg/>
          <w:docGrid w:linePitch="360"/>
        </w:sectPr>
      </w:pPr>
      <w:r w:rsidRPr="00A50BF8">
        <w:rPr>
          <w:rFonts w:ascii="Arial Narrow" w:hAnsi="Arial Narrow" w:cs="Arial"/>
          <w:b/>
          <w:sz w:val="24"/>
          <w:szCs w:val="24"/>
          <w:u w:val="single"/>
        </w:rPr>
        <w:t>IN WITNESS WHEREOF</w:t>
      </w:r>
      <w:r w:rsidRPr="00A50BF8">
        <w:rPr>
          <w:rFonts w:ascii="Arial Narrow" w:hAnsi="Arial Narrow" w:cs="Arial"/>
          <w:sz w:val="24"/>
          <w:szCs w:val="24"/>
        </w:rPr>
        <w:t xml:space="preserve"> the Vendor and the Purchaser hereto have executed this Agreement the day and year first hereinbefore written</w:t>
      </w:r>
    </w:p>
    <w:p w14:paraId="70B04234" w14:textId="2BA24E64" w:rsidR="00B36538" w:rsidRPr="00A50BF8" w:rsidRDefault="003337D2" w:rsidP="00B36538">
      <w:pPr>
        <w:widowControl w:val="0"/>
        <w:autoSpaceDE w:val="0"/>
        <w:autoSpaceDN w:val="0"/>
        <w:adjustRightInd w:val="0"/>
        <w:jc w:val="both"/>
        <w:rPr>
          <w:rFonts w:ascii="Arial Narrow" w:hAnsi="Arial Narrow"/>
          <w:b/>
          <w:bCs/>
          <w:sz w:val="24"/>
          <w:szCs w:val="24"/>
          <w:lang w:bidi="he-IL"/>
        </w:rPr>
      </w:pPr>
      <w:r>
        <w:rPr>
          <w:rFonts w:ascii="Arial Narrow" w:hAnsi="Arial Narrow"/>
          <w:b/>
          <w:bCs/>
          <w:sz w:val="24"/>
          <w:szCs w:val="24"/>
          <w:lang w:bidi="he-IL"/>
        </w:rPr>
        <w:lastRenderedPageBreak/>
        <w:t xml:space="preserve">Signed </w:t>
      </w:r>
      <w:r>
        <w:rPr>
          <w:rFonts w:ascii="Arial Narrow" w:hAnsi="Arial Narrow"/>
          <w:sz w:val="24"/>
          <w:szCs w:val="24"/>
          <w:lang w:bidi="he-IL"/>
        </w:rPr>
        <w:t>by the</w:t>
      </w:r>
      <w:r w:rsidRPr="00A50BF8">
        <w:rPr>
          <w:rFonts w:ascii="Arial Narrow" w:hAnsi="Arial Narrow"/>
          <w:sz w:val="24"/>
          <w:szCs w:val="24"/>
          <w:lang w:bidi="he-IL"/>
        </w:rPr>
        <w:t xml:space="preserve"> Vendor</w:t>
      </w:r>
    </w:p>
    <w:p w14:paraId="71B1028C" w14:textId="7CF445B2" w:rsidR="003337D2" w:rsidRPr="005A0F2F" w:rsidRDefault="27DFEAA6" w:rsidP="27DFEAA6">
      <w:pPr>
        <w:pStyle w:val="Footer"/>
        <w:ind w:left="-105"/>
        <w:rPr>
          <w:rFonts w:ascii="Arial Narrow" w:hAnsi="Arial Narrow"/>
          <w:color w:val="000000"/>
          <w:sz w:val="28"/>
          <w:szCs w:val="28"/>
          <w:lang w:val="en-US"/>
        </w:rPr>
      </w:pPr>
      <w:r w:rsidRPr="27DFEAA6">
        <w:rPr>
          <w:rFonts w:ascii="Arial Narrow" w:hAnsi="Arial Narrow"/>
          <w:color w:val="000000" w:themeColor="text1"/>
          <w:sz w:val="28"/>
          <w:szCs w:val="28"/>
          <w:lang w:val="en-US"/>
        </w:rPr>
        <w:t>ERIC OPON NYAMUNGA</w:t>
      </w:r>
      <w:r w:rsidR="003337D2">
        <w:tab/>
      </w:r>
      <w:r w:rsidRPr="27DFEAA6">
        <w:rPr>
          <w:rFonts w:ascii="Arial Narrow" w:hAnsi="Arial Narrow"/>
          <w:color w:val="000000" w:themeColor="text1"/>
          <w:sz w:val="28"/>
          <w:szCs w:val="28"/>
          <w:lang w:val="en-US"/>
        </w:rPr>
        <w:t xml:space="preserve"> )</w:t>
      </w:r>
    </w:p>
    <w:p w14:paraId="5FF805CF" w14:textId="414C2C6E" w:rsidR="00DE2B87" w:rsidRPr="00A50BF8" w:rsidRDefault="00DE2B87" w:rsidP="00DE2B87">
      <w:pPr>
        <w:widowControl w:val="0"/>
        <w:autoSpaceDE w:val="0"/>
        <w:autoSpaceDN w:val="0"/>
        <w:adjustRightInd w:val="0"/>
        <w:jc w:val="both"/>
        <w:rPr>
          <w:rFonts w:ascii="Arial Narrow" w:hAnsi="Arial Narrow"/>
          <w:sz w:val="24"/>
          <w:szCs w:val="24"/>
          <w:lang w:bidi="he-IL"/>
        </w:rPr>
      </w:pPr>
      <w:r w:rsidRPr="00A50BF8">
        <w:rPr>
          <w:rFonts w:ascii="Arial Narrow" w:hAnsi="Arial Narrow"/>
          <w:b/>
          <w:bCs/>
          <w:sz w:val="24"/>
          <w:szCs w:val="24"/>
          <w:lang w:bidi="he-IL"/>
        </w:rPr>
        <w:tab/>
      </w:r>
      <w:r w:rsidRPr="00A50BF8">
        <w:rPr>
          <w:rFonts w:ascii="Arial Narrow" w:hAnsi="Arial Narrow"/>
          <w:b/>
          <w:bCs/>
          <w:sz w:val="24"/>
          <w:szCs w:val="24"/>
          <w:lang w:bidi="he-IL"/>
        </w:rPr>
        <w:tab/>
      </w:r>
      <w:r w:rsidRPr="00A50BF8">
        <w:rPr>
          <w:rFonts w:ascii="Arial Narrow" w:hAnsi="Arial Narrow"/>
          <w:b/>
          <w:bCs/>
          <w:sz w:val="24"/>
          <w:szCs w:val="24"/>
          <w:lang w:bidi="he-IL"/>
        </w:rPr>
        <w:tab/>
      </w:r>
      <w:r w:rsidR="003337D2">
        <w:rPr>
          <w:rFonts w:ascii="Arial Narrow" w:hAnsi="Arial Narrow"/>
          <w:b/>
          <w:bCs/>
          <w:sz w:val="24"/>
          <w:szCs w:val="24"/>
          <w:lang w:bidi="he-IL"/>
        </w:rPr>
        <w:tab/>
      </w:r>
      <w:r w:rsidR="003337D2">
        <w:rPr>
          <w:rFonts w:ascii="Arial Narrow" w:hAnsi="Arial Narrow"/>
          <w:b/>
          <w:bCs/>
          <w:sz w:val="24"/>
          <w:szCs w:val="24"/>
          <w:lang w:bidi="he-IL"/>
        </w:rPr>
        <w:tab/>
      </w:r>
      <w:r w:rsidR="003337D2">
        <w:rPr>
          <w:rFonts w:ascii="Arial Narrow" w:hAnsi="Arial Narrow"/>
          <w:b/>
          <w:bCs/>
          <w:sz w:val="24"/>
          <w:szCs w:val="24"/>
          <w:lang w:bidi="he-IL"/>
        </w:rPr>
        <w:tab/>
      </w:r>
      <w:r w:rsidRPr="00A50BF8">
        <w:rPr>
          <w:rFonts w:ascii="Arial Narrow" w:hAnsi="Arial Narrow"/>
          <w:sz w:val="24"/>
          <w:szCs w:val="24"/>
          <w:lang w:bidi="he-IL"/>
        </w:rPr>
        <w:t xml:space="preserve">) </w:t>
      </w:r>
    </w:p>
    <w:p w14:paraId="4903CD56" w14:textId="22513E9F" w:rsidR="00DE2B87" w:rsidRPr="00A50BF8" w:rsidRDefault="00DE2B87" w:rsidP="00DE2B87">
      <w:pPr>
        <w:widowControl w:val="0"/>
        <w:autoSpaceDE w:val="0"/>
        <w:autoSpaceDN w:val="0"/>
        <w:adjustRightInd w:val="0"/>
        <w:jc w:val="both"/>
        <w:rPr>
          <w:rFonts w:ascii="Arial Narrow" w:hAnsi="Arial Narrow"/>
          <w:sz w:val="24"/>
          <w:szCs w:val="24"/>
          <w:lang w:bidi="he-IL"/>
        </w:rPr>
      </w:pPr>
      <w:r w:rsidRPr="00A50BF8">
        <w:rPr>
          <w:rFonts w:ascii="Arial Narrow" w:hAnsi="Arial Narrow"/>
          <w:sz w:val="24"/>
          <w:szCs w:val="24"/>
          <w:lang w:bidi="he-IL"/>
        </w:rPr>
        <w:t xml:space="preserve">in the presence of: </w:t>
      </w:r>
      <w:r w:rsidRPr="00A50BF8">
        <w:rPr>
          <w:rFonts w:ascii="Arial Narrow" w:hAnsi="Arial Narrow"/>
          <w:sz w:val="24"/>
          <w:szCs w:val="24"/>
          <w:lang w:bidi="he-IL"/>
        </w:rPr>
        <w:tab/>
      </w:r>
      <w:r w:rsidRPr="00A50BF8">
        <w:rPr>
          <w:rFonts w:ascii="Arial Narrow" w:hAnsi="Arial Narrow"/>
          <w:sz w:val="24"/>
          <w:szCs w:val="24"/>
          <w:lang w:bidi="he-IL"/>
        </w:rPr>
        <w:tab/>
      </w:r>
      <w:r w:rsidRPr="00A50BF8">
        <w:rPr>
          <w:rFonts w:ascii="Arial Narrow" w:hAnsi="Arial Narrow"/>
          <w:sz w:val="24"/>
          <w:szCs w:val="24"/>
          <w:lang w:bidi="he-IL"/>
        </w:rPr>
        <w:tab/>
      </w:r>
      <w:r w:rsidR="003337D2">
        <w:rPr>
          <w:rFonts w:ascii="Arial Narrow" w:hAnsi="Arial Narrow"/>
          <w:sz w:val="24"/>
          <w:szCs w:val="24"/>
          <w:lang w:bidi="he-IL"/>
        </w:rPr>
        <w:tab/>
      </w:r>
      <w:r w:rsidRPr="00A50BF8">
        <w:rPr>
          <w:rFonts w:ascii="Arial Narrow" w:hAnsi="Arial Narrow"/>
          <w:sz w:val="24"/>
          <w:szCs w:val="24"/>
          <w:lang w:bidi="he-IL"/>
        </w:rPr>
        <w:t xml:space="preserve">) </w:t>
      </w:r>
    </w:p>
    <w:p w14:paraId="31E92EBD" w14:textId="77777777" w:rsidR="00DE2B87" w:rsidRPr="00A50BF8" w:rsidRDefault="00DE2B87" w:rsidP="00DE2B87">
      <w:pPr>
        <w:widowControl w:val="0"/>
        <w:autoSpaceDE w:val="0"/>
        <w:autoSpaceDN w:val="0"/>
        <w:adjustRightInd w:val="0"/>
        <w:ind w:left="3600" w:firstLine="720"/>
        <w:jc w:val="both"/>
        <w:rPr>
          <w:rFonts w:ascii="Arial Narrow" w:hAnsi="Arial Narrow" w:cs="Arial"/>
          <w:sz w:val="24"/>
          <w:szCs w:val="24"/>
          <w:lang w:bidi="he-IL"/>
        </w:rPr>
      </w:pPr>
      <w:r w:rsidRPr="00A50BF8">
        <w:rPr>
          <w:rFonts w:ascii="Arial Narrow" w:hAnsi="Arial Narrow" w:cs="Arial"/>
          <w:sz w:val="24"/>
          <w:szCs w:val="24"/>
          <w:lang w:bidi="he-IL"/>
        </w:rPr>
        <w:t xml:space="preserve">) </w:t>
      </w:r>
    </w:p>
    <w:p w14:paraId="59B2E1F9" w14:textId="4A11F7B1" w:rsidR="005D0491" w:rsidRDefault="005D0491" w:rsidP="00DE2B87">
      <w:pPr>
        <w:widowControl w:val="0"/>
        <w:autoSpaceDE w:val="0"/>
        <w:autoSpaceDN w:val="0"/>
        <w:adjustRightInd w:val="0"/>
        <w:jc w:val="both"/>
        <w:rPr>
          <w:rFonts w:ascii="Arial Narrow" w:hAnsi="Arial Narrow"/>
          <w:sz w:val="24"/>
          <w:szCs w:val="24"/>
          <w:lang w:bidi="he-IL"/>
        </w:rPr>
      </w:pPr>
      <w:r>
        <w:rPr>
          <w:rFonts w:ascii="Arial Narrow" w:hAnsi="Arial Narrow"/>
          <w:sz w:val="24"/>
          <w:szCs w:val="24"/>
          <w:lang w:bidi="he-IL"/>
        </w:rPr>
        <w:tab/>
      </w:r>
      <w:r>
        <w:rPr>
          <w:rFonts w:ascii="Arial Narrow" w:hAnsi="Arial Narrow"/>
          <w:sz w:val="24"/>
          <w:szCs w:val="24"/>
          <w:lang w:bidi="he-IL"/>
        </w:rPr>
        <w:tab/>
      </w:r>
      <w:r>
        <w:rPr>
          <w:rFonts w:ascii="Arial Narrow" w:hAnsi="Arial Narrow"/>
          <w:sz w:val="24"/>
          <w:szCs w:val="24"/>
          <w:lang w:bidi="he-IL"/>
        </w:rPr>
        <w:tab/>
      </w:r>
      <w:r>
        <w:rPr>
          <w:rFonts w:ascii="Arial Narrow" w:hAnsi="Arial Narrow"/>
          <w:sz w:val="24"/>
          <w:szCs w:val="24"/>
          <w:lang w:bidi="he-IL"/>
        </w:rPr>
        <w:tab/>
      </w:r>
      <w:r w:rsidR="003337D2">
        <w:rPr>
          <w:rFonts w:ascii="Arial Narrow" w:hAnsi="Arial Narrow"/>
          <w:sz w:val="24"/>
          <w:szCs w:val="24"/>
          <w:lang w:bidi="he-IL"/>
        </w:rPr>
        <w:tab/>
      </w:r>
      <w:r w:rsidR="003337D2">
        <w:rPr>
          <w:rFonts w:ascii="Arial Narrow" w:hAnsi="Arial Narrow"/>
          <w:sz w:val="24"/>
          <w:szCs w:val="24"/>
          <w:lang w:bidi="he-IL"/>
        </w:rPr>
        <w:tab/>
      </w:r>
      <w:r>
        <w:rPr>
          <w:rFonts w:ascii="Arial Narrow" w:hAnsi="Arial Narrow"/>
          <w:sz w:val="24"/>
          <w:szCs w:val="24"/>
          <w:lang w:bidi="he-IL"/>
        </w:rPr>
        <w:t>)</w:t>
      </w:r>
    </w:p>
    <w:p w14:paraId="3E93FB14" w14:textId="0851E082" w:rsidR="00DE2B87" w:rsidRPr="00A50BF8" w:rsidRDefault="00DE2B87" w:rsidP="00DE2B87">
      <w:pPr>
        <w:widowControl w:val="0"/>
        <w:autoSpaceDE w:val="0"/>
        <w:autoSpaceDN w:val="0"/>
        <w:adjustRightInd w:val="0"/>
        <w:jc w:val="both"/>
        <w:rPr>
          <w:rFonts w:ascii="Arial Narrow" w:hAnsi="Arial Narrow" w:cs="Arial"/>
          <w:sz w:val="24"/>
          <w:szCs w:val="24"/>
          <w:lang w:bidi="he-IL"/>
        </w:rPr>
      </w:pPr>
      <w:r w:rsidRPr="00A50BF8">
        <w:rPr>
          <w:rFonts w:ascii="Arial Narrow" w:hAnsi="Arial Narrow"/>
          <w:sz w:val="24"/>
          <w:szCs w:val="24"/>
          <w:lang w:bidi="he-IL"/>
        </w:rPr>
        <w:tab/>
      </w:r>
      <w:r w:rsidRPr="00A50BF8">
        <w:rPr>
          <w:rFonts w:ascii="Arial Narrow" w:hAnsi="Arial Narrow"/>
          <w:sz w:val="24"/>
          <w:szCs w:val="24"/>
          <w:lang w:bidi="he-IL"/>
        </w:rPr>
        <w:tab/>
      </w:r>
      <w:r w:rsidRPr="00A50BF8">
        <w:rPr>
          <w:rFonts w:ascii="Arial Narrow" w:hAnsi="Arial Narrow"/>
          <w:sz w:val="24"/>
          <w:szCs w:val="24"/>
          <w:lang w:bidi="he-IL"/>
        </w:rPr>
        <w:tab/>
      </w:r>
      <w:r w:rsidRPr="00A50BF8">
        <w:rPr>
          <w:rFonts w:ascii="Arial Narrow" w:hAnsi="Arial Narrow"/>
          <w:sz w:val="24"/>
          <w:szCs w:val="24"/>
          <w:lang w:bidi="he-IL"/>
        </w:rPr>
        <w:tab/>
      </w:r>
      <w:r w:rsidR="003337D2">
        <w:rPr>
          <w:rFonts w:ascii="Arial Narrow" w:hAnsi="Arial Narrow"/>
          <w:sz w:val="24"/>
          <w:szCs w:val="24"/>
          <w:lang w:bidi="he-IL"/>
        </w:rPr>
        <w:tab/>
      </w:r>
      <w:r w:rsidR="003337D2">
        <w:rPr>
          <w:rFonts w:ascii="Arial Narrow" w:hAnsi="Arial Narrow"/>
          <w:sz w:val="24"/>
          <w:szCs w:val="24"/>
          <w:lang w:bidi="he-IL"/>
        </w:rPr>
        <w:tab/>
      </w:r>
      <w:r w:rsidRPr="00A50BF8">
        <w:rPr>
          <w:rFonts w:ascii="Arial Narrow" w:hAnsi="Arial Narrow"/>
          <w:sz w:val="24"/>
          <w:szCs w:val="24"/>
          <w:lang w:bidi="he-IL"/>
        </w:rPr>
        <w:t xml:space="preserve">) </w:t>
      </w:r>
    </w:p>
    <w:p w14:paraId="4E13FE23" w14:textId="77777777" w:rsidR="00DE2B87" w:rsidRPr="005D0491" w:rsidRDefault="00DE2B87" w:rsidP="005D0491">
      <w:pPr>
        <w:widowControl w:val="0"/>
        <w:autoSpaceDE w:val="0"/>
        <w:autoSpaceDN w:val="0"/>
        <w:adjustRightInd w:val="0"/>
        <w:ind w:left="3600" w:firstLine="720"/>
        <w:jc w:val="both"/>
        <w:rPr>
          <w:rFonts w:ascii="Arial Narrow" w:hAnsi="Arial Narrow" w:cs="Arial"/>
          <w:sz w:val="24"/>
          <w:szCs w:val="24"/>
          <w:lang w:bidi="he-IL"/>
        </w:rPr>
      </w:pPr>
      <w:r w:rsidRPr="00A50BF8">
        <w:rPr>
          <w:rFonts w:ascii="Arial Narrow" w:hAnsi="Arial Narrow" w:cs="Arial"/>
          <w:sz w:val="24"/>
          <w:szCs w:val="24"/>
          <w:lang w:bidi="he-IL"/>
        </w:rPr>
        <w:t xml:space="preserve">) </w:t>
      </w:r>
    </w:p>
    <w:p w14:paraId="700976AE" w14:textId="77777777" w:rsidR="0051690A" w:rsidRDefault="0051690A" w:rsidP="00DE2B87">
      <w:pPr>
        <w:widowControl w:val="0"/>
        <w:autoSpaceDE w:val="0"/>
        <w:autoSpaceDN w:val="0"/>
        <w:adjustRightInd w:val="0"/>
        <w:ind w:right="4344"/>
        <w:jc w:val="both"/>
        <w:rPr>
          <w:rFonts w:ascii="Arial Narrow" w:hAnsi="Arial Narrow"/>
          <w:sz w:val="24"/>
          <w:szCs w:val="24"/>
          <w:lang w:bidi="he-IL"/>
        </w:rPr>
      </w:pPr>
      <w:r>
        <w:rPr>
          <w:rFonts w:ascii="Arial Narrow" w:hAnsi="Arial Narrow"/>
          <w:sz w:val="24"/>
          <w:szCs w:val="24"/>
          <w:lang w:bidi="he-IL"/>
        </w:rPr>
        <w:tab/>
      </w:r>
      <w:r>
        <w:rPr>
          <w:rFonts w:ascii="Arial Narrow" w:hAnsi="Arial Narrow"/>
          <w:sz w:val="24"/>
          <w:szCs w:val="24"/>
          <w:lang w:bidi="he-IL"/>
        </w:rPr>
        <w:tab/>
      </w:r>
      <w:r>
        <w:rPr>
          <w:rFonts w:ascii="Arial Narrow" w:hAnsi="Arial Narrow"/>
          <w:sz w:val="24"/>
          <w:szCs w:val="24"/>
          <w:lang w:bidi="he-IL"/>
        </w:rPr>
        <w:tab/>
      </w:r>
      <w:r>
        <w:rPr>
          <w:rFonts w:ascii="Arial Narrow" w:hAnsi="Arial Narrow"/>
          <w:sz w:val="24"/>
          <w:szCs w:val="24"/>
          <w:lang w:bidi="he-IL"/>
        </w:rPr>
        <w:tab/>
      </w:r>
      <w:r>
        <w:rPr>
          <w:rFonts w:ascii="Arial Narrow" w:hAnsi="Arial Narrow"/>
          <w:sz w:val="24"/>
          <w:szCs w:val="24"/>
          <w:lang w:bidi="he-IL"/>
        </w:rPr>
        <w:tab/>
      </w:r>
      <w:r>
        <w:rPr>
          <w:rFonts w:ascii="Arial Narrow" w:hAnsi="Arial Narrow"/>
          <w:sz w:val="24"/>
          <w:szCs w:val="24"/>
          <w:lang w:bidi="he-IL"/>
        </w:rPr>
        <w:tab/>
        <w:t>)</w:t>
      </w:r>
    </w:p>
    <w:p w14:paraId="361AD59E" w14:textId="34A03D5C" w:rsidR="0051690A" w:rsidRDefault="0051690A" w:rsidP="00DE2B87">
      <w:pPr>
        <w:widowControl w:val="0"/>
        <w:autoSpaceDE w:val="0"/>
        <w:autoSpaceDN w:val="0"/>
        <w:adjustRightInd w:val="0"/>
        <w:ind w:right="4344"/>
        <w:jc w:val="both"/>
        <w:rPr>
          <w:rFonts w:ascii="Arial Narrow" w:hAnsi="Arial Narrow"/>
          <w:sz w:val="24"/>
          <w:szCs w:val="24"/>
          <w:lang w:bidi="he-IL"/>
        </w:rPr>
      </w:pPr>
      <w:r>
        <w:rPr>
          <w:rFonts w:ascii="Arial Narrow" w:hAnsi="Arial Narrow"/>
          <w:sz w:val="24"/>
          <w:szCs w:val="24"/>
          <w:lang w:bidi="he-IL"/>
        </w:rPr>
        <w:tab/>
      </w:r>
      <w:r>
        <w:rPr>
          <w:rFonts w:ascii="Arial Narrow" w:hAnsi="Arial Narrow"/>
          <w:sz w:val="24"/>
          <w:szCs w:val="24"/>
          <w:lang w:bidi="he-IL"/>
        </w:rPr>
        <w:tab/>
      </w:r>
      <w:r>
        <w:rPr>
          <w:rFonts w:ascii="Arial Narrow" w:hAnsi="Arial Narrow"/>
          <w:sz w:val="24"/>
          <w:szCs w:val="24"/>
          <w:lang w:bidi="he-IL"/>
        </w:rPr>
        <w:tab/>
      </w:r>
      <w:r w:rsidR="003337D2">
        <w:rPr>
          <w:rFonts w:ascii="Arial Narrow" w:hAnsi="Arial Narrow"/>
          <w:sz w:val="24"/>
          <w:szCs w:val="24"/>
          <w:lang w:bidi="he-IL"/>
        </w:rPr>
        <w:tab/>
      </w:r>
      <w:r w:rsidR="003337D2">
        <w:rPr>
          <w:rFonts w:ascii="Arial Narrow" w:hAnsi="Arial Narrow"/>
          <w:sz w:val="24"/>
          <w:szCs w:val="24"/>
          <w:lang w:bidi="he-IL"/>
        </w:rPr>
        <w:tab/>
      </w:r>
      <w:r w:rsidR="003337D2">
        <w:rPr>
          <w:rFonts w:ascii="Arial Narrow" w:hAnsi="Arial Narrow"/>
          <w:sz w:val="24"/>
          <w:szCs w:val="24"/>
          <w:lang w:bidi="he-IL"/>
        </w:rPr>
        <w:tab/>
      </w:r>
      <w:r>
        <w:rPr>
          <w:rFonts w:ascii="Arial Narrow" w:hAnsi="Arial Narrow"/>
          <w:sz w:val="24"/>
          <w:szCs w:val="24"/>
          <w:lang w:bidi="he-IL"/>
        </w:rPr>
        <w:t>)</w:t>
      </w:r>
    </w:p>
    <w:p w14:paraId="3E81D129" w14:textId="09871B40" w:rsidR="0051690A" w:rsidRDefault="0051690A" w:rsidP="00DE2B87">
      <w:pPr>
        <w:widowControl w:val="0"/>
        <w:autoSpaceDE w:val="0"/>
        <w:autoSpaceDN w:val="0"/>
        <w:adjustRightInd w:val="0"/>
        <w:ind w:right="4344"/>
        <w:jc w:val="both"/>
        <w:rPr>
          <w:rFonts w:ascii="Arial Narrow" w:hAnsi="Arial Narrow"/>
          <w:sz w:val="24"/>
          <w:szCs w:val="24"/>
          <w:lang w:bidi="he-IL"/>
        </w:rPr>
      </w:pPr>
      <w:r>
        <w:rPr>
          <w:rFonts w:ascii="Arial Narrow" w:hAnsi="Arial Narrow"/>
          <w:sz w:val="24"/>
          <w:szCs w:val="24"/>
          <w:lang w:bidi="he-IL"/>
        </w:rPr>
        <w:tab/>
      </w:r>
      <w:r>
        <w:rPr>
          <w:rFonts w:ascii="Arial Narrow" w:hAnsi="Arial Narrow"/>
          <w:sz w:val="24"/>
          <w:szCs w:val="24"/>
          <w:lang w:bidi="he-IL"/>
        </w:rPr>
        <w:tab/>
      </w:r>
      <w:r>
        <w:rPr>
          <w:rFonts w:ascii="Arial Narrow" w:hAnsi="Arial Narrow"/>
          <w:sz w:val="24"/>
          <w:szCs w:val="24"/>
          <w:lang w:bidi="he-IL"/>
        </w:rPr>
        <w:tab/>
      </w:r>
      <w:r>
        <w:rPr>
          <w:rFonts w:ascii="Arial Narrow" w:hAnsi="Arial Narrow"/>
          <w:sz w:val="24"/>
          <w:szCs w:val="24"/>
          <w:lang w:bidi="he-IL"/>
        </w:rPr>
        <w:tab/>
      </w:r>
      <w:r w:rsidR="003337D2">
        <w:rPr>
          <w:rFonts w:ascii="Arial Narrow" w:hAnsi="Arial Narrow"/>
          <w:sz w:val="24"/>
          <w:szCs w:val="24"/>
          <w:lang w:bidi="he-IL"/>
        </w:rPr>
        <w:tab/>
      </w:r>
      <w:r w:rsidR="003337D2">
        <w:rPr>
          <w:rFonts w:ascii="Arial Narrow" w:hAnsi="Arial Narrow"/>
          <w:sz w:val="24"/>
          <w:szCs w:val="24"/>
          <w:lang w:bidi="he-IL"/>
        </w:rPr>
        <w:tab/>
      </w:r>
      <w:r>
        <w:rPr>
          <w:rFonts w:ascii="Arial Narrow" w:hAnsi="Arial Narrow"/>
          <w:sz w:val="24"/>
          <w:szCs w:val="24"/>
          <w:lang w:bidi="he-IL"/>
        </w:rPr>
        <w:t>)</w:t>
      </w:r>
    </w:p>
    <w:p w14:paraId="1541E5AB" w14:textId="77777777" w:rsidR="0051690A" w:rsidRDefault="0051690A" w:rsidP="00DE2B87">
      <w:pPr>
        <w:widowControl w:val="0"/>
        <w:autoSpaceDE w:val="0"/>
        <w:autoSpaceDN w:val="0"/>
        <w:adjustRightInd w:val="0"/>
        <w:ind w:right="4344"/>
        <w:jc w:val="both"/>
        <w:rPr>
          <w:rFonts w:ascii="Arial Narrow" w:hAnsi="Arial Narrow"/>
          <w:sz w:val="24"/>
          <w:szCs w:val="24"/>
          <w:lang w:bidi="he-IL"/>
        </w:rPr>
      </w:pPr>
      <w:r>
        <w:rPr>
          <w:rFonts w:ascii="Arial Narrow" w:hAnsi="Arial Narrow"/>
          <w:sz w:val="24"/>
          <w:szCs w:val="24"/>
          <w:lang w:bidi="he-IL"/>
        </w:rPr>
        <w:tab/>
      </w:r>
      <w:r>
        <w:rPr>
          <w:rFonts w:ascii="Arial Narrow" w:hAnsi="Arial Narrow"/>
          <w:sz w:val="24"/>
          <w:szCs w:val="24"/>
          <w:lang w:bidi="he-IL"/>
        </w:rPr>
        <w:tab/>
      </w:r>
      <w:r>
        <w:rPr>
          <w:rFonts w:ascii="Arial Narrow" w:hAnsi="Arial Narrow"/>
          <w:sz w:val="24"/>
          <w:szCs w:val="24"/>
          <w:lang w:bidi="he-IL"/>
        </w:rPr>
        <w:tab/>
      </w:r>
      <w:r>
        <w:rPr>
          <w:rFonts w:ascii="Arial Narrow" w:hAnsi="Arial Narrow"/>
          <w:sz w:val="24"/>
          <w:szCs w:val="24"/>
          <w:lang w:bidi="he-IL"/>
        </w:rPr>
        <w:tab/>
      </w:r>
      <w:r>
        <w:rPr>
          <w:rFonts w:ascii="Arial Narrow" w:hAnsi="Arial Narrow"/>
          <w:sz w:val="24"/>
          <w:szCs w:val="24"/>
          <w:lang w:bidi="he-IL"/>
        </w:rPr>
        <w:tab/>
      </w:r>
      <w:r>
        <w:rPr>
          <w:rFonts w:ascii="Arial Narrow" w:hAnsi="Arial Narrow"/>
          <w:sz w:val="24"/>
          <w:szCs w:val="24"/>
          <w:lang w:bidi="he-IL"/>
        </w:rPr>
        <w:tab/>
        <w:t>)</w:t>
      </w:r>
    </w:p>
    <w:p w14:paraId="1C148772" w14:textId="77777777" w:rsidR="0051690A" w:rsidRDefault="0051690A" w:rsidP="00DE2B87">
      <w:pPr>
        <w:widowControl w:val="0"/>
        <w:autoSpaceDE w:val="0"/>
        <w:autoSpaceDN w:val="0"/>
        <w:adjustRightInd w:val="0"/>
        <w:ind w:right="4344"/>
        <w:jc w:val="both"/>
        <w:rPr>
          <w:rFonts w:ascii="Arial Narrow" w:hAnsi="Arial Narrow"/>
          <w:sz w:val="24"/>
          <w:szCs w:val="24"/>
          <w:lang w:bidi="he-IL"/>
        </w:rPr>
      </w:pPr>
      <w:r>
        <w:rPr>
          <w:rFonts w:ascii="Arial Narrow" w:hAnsi="Arial Narrow"/>
          <w:sz w:val="24"/>
          <w:szCs w:val="24"/>
          <w:lang w:bidi="he-IL"/>
        </w:rPr>
        <w:tab/>
      </w:r>
      <w:r>
        <w:rPr>
          <w:rFonts w:ascii="Arial Narrow" w:hAnsi="Arial Narrow"/>
          <w:sz w:val="24"/>
          <w:szCs w:val="24"/>
          <w:lang w:bidi="he-IL"/>
        </w:rPr>
        <w:tab/>
      </w:r>
      <w:r>
        <w:rPr>
          <w:rFonts w:ascii="Arial Narrow" w:hAnsi="Arial Narrow"/>
          <w:sz w:val="24"/>
          <w:szCs w:val="24"/>
          <w:lang w:bidi="he-IL"/>
        </w:rPr>
        <w:tab/>
      </w:r>
      <w:r>
        <w:rPr>
          <w:rFonts w:ascii="Arial Narrow" w:hAnsi="Arial Narrow"/>
          <w:sz w:val="24"/>
          <w:szCs w:val="24"/>
          <w:lang w:bidi="he-IL"/>
        </w:rPr>
        <w:tab/>
      </w:r>
      <w:r>
        <w:rPr>
          <w:rFonts w:ascii="Arial Narrow" w:hAnsi="Arial Narrow"/>
          <w:sz w:val="24"/>
          <w:szCs w:val="24"/>
          <w:lang w:bidi="he-IL"/>
        </w:rPr>
        <w:tab/>
      </w:r>
      <w:r>
        <w:rPr>
          <w:rFonts w:ascii="Arial Narrow" w:hAnsi="Arial Narrow"/>
          <w:sz w:val="24"/>
          <w:szCs w:val="24"/>
          <w:lang w:bidi="he-IL"/>
        </w:rPr>
        <w:tab/>
        <w:t>)</w:t>
      </w:r>
    </w:p>
    <w:p w14:paraId="5A9CEE57" w14:textId="77777777" w:rsidR="0051690A" w:rsidRPr="0051690A" w:rsidRDefault="0051690A" w:rsidP="00DE2B87">
      <w:pPr>
        <w:widowControl w:val="0"/>
        <w:autoSpaceDE w:val="0"/>
        <w:autoSpaceDN w:val="0"/>
        <w:adjustRightInd w:val="0"/>
        <w:ind w:right="4344"/>
        <w:jc w:val="both"/>
        <w:rPr>
          <w:rFonts w:ascii="Arial Narrow" w:hAnsi="Arial Narrow"/>
          <w:sz w:val="24"/>
          <w:szCs w:val="24"/>
          <w:lang w:bidi="he-IL"/>
        </w:rPr>
      </w:pPr>
      <w:r>
        <w:rPr>
          <w:rFonts w:ascii="Arial Narrow" w:hAnsi="Arial Narrow"/>
          <w:sz w:val="24"/>
          <w:szCs w:val="24"/>
          <w:lang w:bidi="he-IL"/>
        </w:rPr>
        <w:tab/>
      </w:r>
      <w:r>
        <w:rPr>
          <w:rFonts w:ascii="Arial Narrow" w:hAnsi="Arial Narrow"/>
          <w:sz w:val="24"/>
          <w:szCs w:val="24"/>
          <w:lang w:bidi="he-IL"/>
        </w:rPr>
        <w:tab/>
      </w:r>
      <w:r>
        <w:rPr>
          <w:rFonts w:ascii="Arial Narrow" w:hAnsi="Arial Narrow"/>
          <w:sz w:val="24"/>
          <w:szCs w:val="24"/>
          <w:lang w:bidi="he-IL"/>
        </w:rPr>
        <w:tab/>
      </w:r>
      <w:r>
        <w:rPr>
          <w:rFonts w:ascii="Arial Narrow" w:hAnsi="Arial Narrow"/>
          <w:sz w:val="24"/>
          <w:szCs w:val="24"/>
          <w:lang w:bidi="he-IL"/>
        </w:rPr>
        <w:tab/>
      </w:r>
      <w:r>
        <w:rPr>
          <w:rFonts w:ascii="Arial Narrow" w:hAnsi="Arial Narrow"/>
          <w:sz w:val="24"/>
          <w:szCs w:val="24"/>
          <w:lang w:bidi="he-IL"/>
        </w:rPr>
        <w:tab/>
      </w:r>
      <w:r>
        <w:rPr>
          <w:rFonts w:ascii="Arial Narrow" w:hAnsi="Arial Narrow"/>
          <w:sz w:val="24"/>
          <w:szCs w:val="24"/>
          <w:lang w:bidi="he-IL"/>
        </w:rPr>
        <w:tab/>
        <w:t>)</w:t>
      </w:r>
    </w:p>
    <w:p w14:paraId="517055D9" w14:textId="77777777" w:rsidR="0051690A" w:rsidRPr="0051690A" w:rsidRDefault="0051690A" w:rsidP="00DE2B87">
      <w:pPr>
        <w:widowControl w:val="0"/>
        <w:autoSpaceDE w:val="0"/>
        <w:autoSpaceDN w:val="0"/>
        <w:adjustRightInd w:val="0"/>
        <w:ind w:right="4344"/>
        <w:jc w:val="both"/>
        <w:rPr>
          <w:rFonts w:ascii="Arial Narrow" w:hAnsi="Arial Narrow"/>
          <w:sz w:val="24"/>
          <w:szCs w:val="24"/>
          <w:lang w:bidi="he-IL"/>
        </w:rPr>
      </w:pPr>
    </w:p>
    <w:p w14:paraId="5D9A424B" w14:textId="77777777" w:rsidR="0051690A" w:rsidRPr="0051690A" w:rsidRDefault="0051690A" w:rsidP="00DE2B87">
      <w:pPr>
        <w:widowControl w:val="0"/>
        <w:autoSpaceDE w:val="0"/>
        <w:autoSpaceDN w:val="0"/>
        <w:adjustRightInd w:val="0"/>
        <w:ind w:right="4344"/>
        <w:jc w:val="both"/>
        <w:rPr>
          <w:rFonts w:ascii="Arial Narrow" w:hAnsi="Arial Narrow"/>
          <w:sz w:val="24"/>
          <w:szCs w:val="24"/>
          <w:lang w:bidi="he-IL"/>
        </w:rPr>
      </w:pPr>
    </w:p>
    <w:p w14:paraId="01EE16A2" w14:textId="77777777" w:rsidR="0051690A" w:rsidRPr="00A50BF8" w:rsidRDefault="0051690A" w:rsidP="00DE2B87">
      <w:pPr>
        <w:widowControl w:val="0"/>
        <w:autoSpaceDE w:val="0"/>
        <w:autoSpaceDN w:val="0"/>
        <w:adjustRightInd w:val="0"/>
        <w:ind w:right="4344"/>
        <w:jc w:val="both"/>
        <w:rPr>
          <w:rFonts w:ascii="Arial Narrow" w:hAnsi="Arial Narrow"/>
          <w:sz w:val="24"/>
          <w:szCs w:val="24"/>
          <w:lang w:bidi="he-IL"/>
        </w:rPr>
      </w:pPr>
    </w:p>
    <w:p w14:paraId="25E70119" w14:textId="77777777" w:rsidR="00DE2B87" w:rsidRPr="00A50BF8" w:rsidRDefault="00DE2B87" w:rsidP="00DE2B87">
      <w:pPr>
        <w:widowControl w:val="0"/>
        <w:autoSpaceDE w:val="0"/>
        <w:autoSpaceDN w:val="0"/>
        <w:adjustRightInd w:val="0"/>
        <w:ind w:right="4"/>
        <w:jc w:val="both"/>
        <w:rPr>
          <w:rFonts w:ascii="Arial Narrow" w:hAnsi="Arial Narrow"/>
          <w:b/>
          <w:sz w:val="24"/>
          <w:szCs w:val="24"/>
          <w:lang w:bidi="he-IL"/>
        </w:rPr>
      </w:pPr>
    </w:p>
    <w:p w14:paraId="2A21D10F" w14:textId="50BDD245" w:rsidR="00E3195F" w:rsidRPr="00A50BF8" w:rsidRDefault="27DFEAA6" w:rsidP="00E3195F">
      <w:pPr>
        <w:widowControl w:val="0"/>
        <w:autoSpaceDE w:val="0"/>
        <w:autoSpaceDN w:val="0"/>
        <w:adjustRightInd w:val="0"/>
        <w:ind w:right="4"/>
        <w:jc w:val="both"/>
        <w:rPr>
          <w:rFonts w:ascii="Arial Narrow" w:hAnsi="Arial Narrow"/>
          <w:sz w:val="24"/>
          <w:szCs w:val="24"/>
          <w:lang w:bidi="he-IL"/>
        </w:rPr>
      </w:pPr>
      <w:r w:rsidRPr="27DFEAA6">
        <w:rPr>
          <w:rFonts w:ascii="Arial Narrow" w:hAnsi="Arial Narrow"/>
          <w:b/>
          <w:bCs/>
          <w:sz w:val="24"/>
          <w:szCs w:val="24"/>
          <w:lang w:bidi="he-IL"/>
        </w:rPr>
        <w:t>I CERTIFY</w:t>
      </w:r>
      <w:r w:rsidRPr="27DFEAA6">
        <w:rPr>
          <w:rFonts w:ascii="Arial Narrow" w:hAnsi="Arial Narrow"/>
          <w:sz w:val="24"/>
          <w:szCs w:val="24"/>
          <w:lang w:bidi="he-IL"/>
        </w:rPr>
        <w:t xml:space="preserve"> that I was present and saw ERIC OPON NYAMUNGA the Vendor freely and voluntarily sign this Agreement on the …………….day of……………….2022</w:t>
      </w:r>
    </w:p>
    <w:p w14:paraId="6E5E0709" w14:textId="77777777" w:rsidR="00E3195F" w:rsidRPr="00A50BF8" w:rsidRDefault="00E3195F" w:rsidP="00E3195F">
      <w:pPr>
        <w:widowControl w:val="0"/>
        <w:autoSpaceDE w:val="0"/>
        <w:autoSpaceDN w:val="0"/>
        <w:adjustRightInd w:val="0"/>
        <w:ind w:right="4"/>
        <w:jc w:val="both"/>
        <w:rPr>
          <w:rFonts w:ascii="Arial Narrow" w:hAnsi="Arial Narrow"/>
          <w:sz w:val="24"/>
          <w:szCs w:val="24"/>
          <w:lang w:bidi="he-IL"/>
        </w:rPr>
      </w:pPr>
    </w:p>
    <w:p w14:paraId="2840D543" w14:textId="77777777" w:rsidR="00E3195F" w:rsidRDefault="00E3195F" w:rsidP="00E3195F">
      <w:pPr>
        <w:widowControl w:val="0"/>
        <w:autoSpaceDE w:val="0"/>
        <w:autoSpaceDN w:val="0"/>
        <w:adjustRightInd w:val="0"/>
        <w:ind w:right="4"/>
        <w:jc w:val="both"/>
        <w:rPr>
          <w:rFonts w:ascii="Arial Narrow" w:hAnsi="Arial Narrow"/>
          <w:sz w:val="24"/>
          <w:szCs w:val="24"/>
          <w:lang w:bidi="he-IL"/>
        </w:rPr>
      </w:pPr>
    </w:p>
    <w:p w14:paraId="5A4241E1" w14:textId="77777777" w:rsidR="005D0491" w:rsidRDefault="005D0491" w:rsidP="00E3195F">
      <w:pPr>
        <w:widowControl w:val="0"/>
        <w:autoSpaceDE w:val="0"/>
        <w:autoSpaceDN w:val="0"/>
        <w:adjustRightInd w:val="0"/>
        <w:ind w:right="4"/>
        <w:jc w:val="both"/>
        <w:rPr>
          <w:rFonts w:ascii="Arial Narrow" w:hAnsi="Arial Narrow"/>
          <w:sz w:val="24"/>
          <w:szCs w:val="24"/>
          <w:lang w:bidi="he-IL"/>
        </w:rPr>
      </w:pPr>
    </w:p>
    <w:p w14:paraId="3AE64D13" w14:textId="77777777" w:rsidR="005D0491" w:rsidRPr="00A50BF8" w:rsidRDefault="005D0491" w:rsidP="00E3195F">
      <w:pPr>
        <w:widowControl w:val="0"/>
        <w:autoSpaceDE w:val="0"/>
        <w:autoSpaceDN w:val="0"/>
        <w:adjustRightInd w:val="0"/>
        <w:ind w:right="4"/>
        <w:jc w:val="both"/>
        <w:rPr>
          <w:rFonts w:ascii="Arial Narrow" w:hAnsi="Arial Narrow"/>
          <w:sz w:val="24"/>
          <w:szCs w:val="24"/>
          <w:lang w:bidi="he-IL"/>
        </w:rPr>
      </w:pPr>
    </w:p>
    <w:tbl>
      <w:tblPr>
        <w:tblW w:w="0" w:type="auto"/>
        <w:tblInd w:w="3633" w:type="dxa"/>
        <w:tblBorders>
          <w:top w:val="single" w:sz="4" w:space="0" w:color="auto"/>
        </w:tblBorders>
        <w:tblLook w:val="0000" w:firstRow="0" w:lastRow="0" w:firstColumn="0" w:lastColumn="0" w:noHBand="0" w:noVBand="0"/>
      </w:tblPr>
      <w:tblGrid>
        <w:gridCol w:w="2790"/>
      </w:tblGrid>
      <w:tr w:rsidR="00E3195F" w:rsidRPr="00A50BF8" w14:paraId="7B50BC93" w14:textId="77777777" w:rsidTr="00304C3E">
        <w:trPr>
          <w:trHeight w:val="100"/>
        </w:trPr>
        <w:tc>
          <w:tcPr>
            <w:tcW w:w="2790" w:type="dxa"/>
          </w:tcPr>
          <w:p w14:paraId="3027A0CE" w14:textId="77777777" w:rsidR="00E3195F" w:rsidRPr="00A50BF8" w:rsidRDefault="00E3195F" w:rsidP="00E3195F">
            <w:pPr>
              <w:widowControl w:val="0"/>
              <w:autoSpaceDE w:val="0"/>
              <w:autoSpaceDN w:val="0"/>
              <w:adjustRightInd w:val="0"/>
              <w:ind w:right="4"/>
              <w:jc w:val="both"/>
              <w:rPr>
                <w:rFonts w:ascii="Arial Narrow" w:hAnsi="Arial Narrow"/>
                <w:sz w:val="24"/>
                <w:szCs w:val="24"/>
                <w:lang w:bidi="he-IL"/>
              </w:rPr>
            </w:pPr>
          </w:p>
        </w:tc>
      </w:tr>
    </w:tbl>
    <w:p w14:paraId="635F4704" w14:textId="77777777" w:rsidR="00E3195F" w:rsidRPr="0064685B" w:rsidRDefault="00E3195F" w:rsidP="00E3195F">
      <w:pPr>
        <w:widowControl w:val="0"/>
        <w:autoSpaceDE w:val="0"/>
        <w:autoSpaceDN w:val="0"/>
        <w:adjustRightInd w:val="0"/>
        <w:ind w:left="3600" w:firstLine="720"/>
        <w:jc w:val="both"/>
        <w:rPr>
          <w:rFonts w:ascii="Arial Narrow" w:hAnsi="Arial Narrow"/>
          <w:b/>
          <w:sz w:val="24"/>
          <w:szCs w:val="24"/>
          <w:lang w:bidi="he-IL"/>
        </w:rPr>
      </w:pPr>
      <w:r w:rsidRPr="0064685B">
        <w:rPr>
          <w:rFonts w:ascii="Arial Narrow" w:hAnsi="Arial Narrow"/>
          <w:b/>
          <w:sz w:val="24"/>
          <w:szCs w:val="24"/>
          <w:lang w:bidi="he-IL"/>
        </w:rPr>
        <w:t>ADVOCATE</w:t>
      </w:r>
    </w:p>
    <w:p w14:paraId="593448C8" w14:textId="77777777" w:rsidR="00E3195F" w:rsidRPr="00A50BF8" w:rsidRDefault="00E3195F" w:rsidP="00E3195F">
      <w:pPr>
        <w:widowControl w:val="0"/>
        <w:autoSpaceDE w:val="0"/>
        <w:autoSpaceDN w:val="0"/>
        <w:adjustRightInd w:val="0"/>
        <w:ind w:right="4"/>
        <w:jc w:val="both"/>
        <w:rPr>
          <w:rFonts w:ascii="Arial Narrow" w:hAnsi="Arial Narrow"/>
          <w:b/>
          <w:sz w:val="24"/>
          <w:szCs w:val="24"/>
          <w:lang w:bidi="he-IL"/>
        </w:rPr>
      </w:pPr>
    </w:p>
    <w:p w14:paraId="45D902D0" w14:textId="77777777" w:rsidR="005D0491" w:rsidRDefault="005D0491" w:rsidP="00B36538">
      <w:pPr>
        <w:widowControl w:val="0"/>
        <w:autoSpaceDE w:val="0"/>
        <w:autoSpaceDN w:val="0"/>
        <w:adjustRightInd w:val="0"/>
        <w:jc w:val="both"/>
        <w:rPr>
          <w:rFonts w:ascii="Arial Narrow" w:hAnsi="Arial Narrow"/>
          <w:color w:val="000000"/>
          <w:spacing w:val="3"/>
          <w:sz w:val="24"/>
          <w:szCs w:val="24"/>
        </w:rPr>
      </w:pPr>
    </w:p>
    <w:p w14:paraId="314DBD74" w14:textId="77777777" w:rsidR="005D0491" w:rsidRDefault="005D0491" w:rsidP="00B36538">
      <w:pPr>
        <w:widowControl w:val="0"/>
        <w:autoSpaceDE w:val="0"/>
        <w:autoSpaceDN w:val="0"/>
        <w:adjustRightInd w:val="0"/>
        <w:jc w:val="both"/>
        <w:rPr>
          <w:rFonts w:ascii="Arial Narrow" w:hAnsi="Arial Narrow"/>
          <w:color w:val="000000"/>
          <w:spacing w:val="3"/>
          <w:sz w:val="24"/>
          <w:szCs w:val="24"/>
        </w:rPr>
      </w:pPr>
    </w:p>
    <w:p w14:paraId="0E69E775" w14:textId="77777777" w:rsidR="005D0491" w:rsidRDefault="005D0491" w:rsidP="00B36538">
      <w:pPr>
        <w:widowControl w:val="0"/>
        <w:autoSpaceDE w:val="0"/>
        <w:autoSpaceDN w:val="0"/>
        <w:adjustRightInd w:val="0"/>
        <w:jc w:val="both"/>
        <w:rPr>
          <w:rFonts w:ascii="Arial Narrow" w:hAnsi="Arial Narrow"/>
          <w:color w:val="000000"/>
          <w:spacing w:val="3"/>
          <w:sz w:val="24"/>
          <w:szCs w:val="24"/>
        </w:rPr>
      </w:pPr>
    </w:p>
    <w:p w14:paraId="0FE11E97" w14:textId="77777777" w:rsidR="005D0491" w:rsidRDefault="005D0491" w:rsidP="00B36538">
      <w:pPr>
        <w:widowControl w:val="0"/>
        <w:autoSpaceDE w:val="0"/>
        <w:autoSpaceDN w:val="0"/>
        <w:adjustRightInd w:val="0"/>
        <w:jc w:val="both"/>
        <w:rPr>
          <w:rFonts w:ascii="Arial Narrow" w:hAnsi="Arial Narrow"/>
          <w:color w:val="000000"/>
          <w:spacing w:val="3"/>
          <w:sz w:val="24"/>
          <w:szCs w:val="24"/>
        </w:rPr>
      </w:pPr>
    </w:p>
    <w:p w14:paraId="4A5F4B57" w14:textId="77777777" w:rsidR="005D0491" w:rsidRDefault="005D0491" w:rsidP="00B36538">
      <w:pPr>
        <w:widowControl w:val="0"/>
        <w:autoSpaceDE w:val="0"/>
        <w:autoSpaceDN w:val="0"/>
        <w:adjustRightInd w:val="0"/>
        <w:jc w:val="both"/>
        <w:rPr>
          <w:rFonts w:ascii="Arial Narrow" w:hAnsi="Arial Narrow"/>
          <w:color w:val="000000"/>
          <w:spacing w:val="3"/>
          <w:sz w:val="24"/>
          <w:szCs w:val="24"/>
        </w:rPr>
      </w:pPr>
    </w:p>
    <w:p w14:paraId="44DA2332" w14:textId="77777777" w:rsidR="005D0491" w:rsidRDefault="005D0491" w:rsidP="00B36538">
      <w:pPr>
        <w:widowControl w:val="0"/>
        <w:autoSpaceDE w:val="0"/>
        <w:autoSpaceDN w:val="0"/>
        <w:adjustRightInd w:val="0"/>
        <w:jc w:val="both"/>
        <w:rPr>
          <w:rFonts w:ascii="Arial Narrow" w:hAnsi="Arial Narrow"/>
          <w:color w:val="000000"/>
          <w:spacing w:val="3"/>
          <w:sz w:val="24"/>
          <w:szCs w:val="24"/>
        </w:rPr>
      </w:pPr>
    </w:p>
    <w:p w14:paraId="7F84FFCA" w14:textId="77777777" w:rsidR="005D0491" w:rsidRDefault="005D0491" w:rsidP="00B36538">
      <w:pPr>
        <w:widowControl w:val="0"/>
        <w:autoSpaceDE w:val="0"/>
        <w:autoSpaceDN w:val="0"/>
        <w:adjustRightInd w:val="0"/>
        <w:jc w:val="both"/>
        <w:rPr>
          <w:rFonts w:ascii="Arial Narrow" w:hAnsi="Arial Narrow"/>
          <w:color w:val="000000"/>
          <w:spacing w:val="3"/>
          <w:sz w:val="24"/>
          <w:szCs w:val="24"/>
        </w:rPr>
      </w:pPr>
    </w:p>
    <w:p w14:paraId="2C55E54A" w14:textId="77777777" w:rsidR="005D0491" w:rsidRDefault="005D0491" w:rsidP="00B36538">
      <w:pPr>
        <w:widowControl w:val="0"/>
        <w:autoSpaceDE w:val="0"/>
        <w:autoSpaceDN w:val="0"/>
        <w:adjustRightInd w:val="0"/>
        <w:jc w:val="both"/>
        <w:rPr>
          <w:rFonts w:ascii="Arial Narrow" w:hAnsi="Arial Narrow"/>
          <w:color w:val="000000"/>
          <w:spacing w:val="3"/>
          <w:sz w:val="24"/>
          <w:szCs w:val="24"/>
        </w:rPr>
      </w:pPr>
    </w:p>
    <w:p w14:paraId="764A19ED" w14:textId="77777777" w:rsidR="005D0491" w:rsidRDefault="005D0491" w:rsidP="00B36538">
      <w:pPr>
        <w:widowControl w:val="0"/>
        <w:autoSpaceDE w:val="0"/>
        <w:autoSpaceDN w:val="0"/>
        <w:adjustRightInd w:val="0"/>
        <w:jc w:val="both"/>
        <w:rPr>
          <w:rFonts w:ascii="Arial Narrow" w:hAnsi="Arial Narrow"/>
          <w:color w:val="000000"/>
          <w:spacing w:val="3"/>
          <w:sz w:val="24"/>
          <w:szCs w:val="24"/>
        </w:rPr>
      </w:pPr>
    </w:p>
    <w:p w14:paraId="13D19555" w14:textId="77777777" w:rsidR="005D0491" w:rsidRDefault="005D0491" w:rsidP="00B36538">
      <w:pPr>
        <w:widowControl w:val="0"/>
        <w:autoSpaceDE w:val="0"/>
        <w:autoSpaceDN w:val="0"/>
        <w:adjustRightInd w:val="0"/>
        <w:jc w:val="both"/>
        <w:rPr>
          <w:rFonts w:ascii="Arial Narrow" w:hAnsi="Arial Narrow"/>
          <w:color w:val="000000"/>
          <w:spacing w:val="3"/>
          <w:sz w:val="24"/>
          <w:szCs w:val="24"/>
        </w:rPr>
      </w:pPr>
    </w:p>
    <w:p w14:paraId="6A5A97A5" w14:textId="77777777" w:rsidR="005D0491" w:rsidRDefault="005D0491" w:rsidP="00B36538">
      <w:pPr>
        <w:widowControl w:val="0"/>
        <w:autoSpaceDE w:val="0"/>
        <w:autoSpaceDN w:val="0"/>
        <w:adjustRightInd w:val="0"/>
        <w:jc w:val="both"/>
        <w:rPr>
          <w:rFonts w:ascii="Arial Narrow" w:hAnsi="Arial Narrow"/>
          <w:color w:val="000000"/>
          <w:spacing w:val="3"/>
          <w:sz w:val="24"/>
          <w:szCs w:val="24"/>
        </w:rPr>
      </w:pPr>
    </w:p>
    <w:p w14:paraId="307896DE" w14:textId="77777777" w:rsidR="005D0491" w:rsidRDefault="005D0491" w:rsidP="00B36538">
      <w:pPr>
        <w:widowControl w:val="0"/>
        <w:autoSpaceDE w:val="0"/>
        <w:autoSpaceDN w:val="0"/>
        <w:adjustRightInd w:val="0"/>
        <w:jc w:val="both"/>
        <w:rPr>
          <w:rFonts w:ascii="Arial Narrow" w:hAnsi="Arial Narrow"/>
          <w:color w:val="000000"/>
          <w:spacing w:val="3"/>
          <w:sz w:val="24"/>
          <w:szCs w:val="24"/>
        </w:rPr>
      </w:pPr>
    </w:p>
    <w:p w14:paraId="1D409B24" w14:textId="77777777" w:rsidR="005D0491" w:rsidRDefault="005D0491" w:rsidP="00B36538">
      <w:pPr>
        <w:widowControl w:val="0"/>
        <w:autoSpaceDE w:val="0"/>
        <w:autoSpaceDN w:val="0"/>
        <w:adjustRightInd w:val="0"/>
        <w:jc w:val="both"/>
        <w:rPr>
          <w:rFonts w:ascii="Arial Narrow" w:hAnsi="Arial Narrow"/>
          <w:color w:val="000000"/>
          <w:spacing w:val="3"/>
          <w:sz w:val="24"/>
          <w:szCs w:val="24"/>
        </w:rPr>
      </w:pPr>
    </w:p>
    <w:p w14:paraId="528C7B69" w14:textId="77777777" w:rsidR="005D0491" w:rsidRDefault="005D0491" w:rsidP="00B36538">
      <w:pPr>
        <w:widowControl w:val="0"/>
        <w:autoSpaceDE w:val="0"/>
        <w:autoSpaceDN w:val="0"/>
        <w:adjustRightInd w:val="0"/>
        <w:jc w:val="both"/>
        <w:rPr>
          <w:rFonts w:ascii="Arial Narrow" w:hAnsi="Arial Narrow"/>
          <w:color w:val="000000"/>
          <w:spacing w:val="3"/>
          <w:sz w:val="24"/>
          <w:szCs w:val="24"/>
        </w:rPr>
      </w:pPr>
    </w:p>
    <w:p w14:paraId="726741FC" w14:textId="77777777" w:rsidR="005D0491" w:rsidRDefault="005D0491" w:rsidP="00B36538">
      <w:pPr>
        <w:widowControl w:val="0"/>
        <w:autoSpaceDE w:val="0"/>
        <w:autoSpaceDN w:val="0"/>
        <w:adjustRightInd w:val="0"/>
        <w:jc w:val="both"/>
        <w:rPr>
          <w:rFonts w:ascii="Arial Narrow" w:hAnsi="Arial Narrow"/>
          <w:color w:val="000000"/>
          <w:spacing w:val="3"/>
          <w:sz w:val="24"/>
          <w:szCs w:val="24"/>
        </w:rPr>
      </w:pPr>
    </w:p>
    <w:p w14:paraId="7E5B4E63" w14:textId="77777777" w:rsidR="005D0491" w:rsidRDefault="005D0491" w:rsidP="00B36538">
      <w:pPr>
        <w:widowControl w:val="0"/>
        <w:autoSpaceDE w:val="0"/>
        <w:autoSpaceDN w:val="0"/>
        <w:adjustRightInd w:val="0"/>
        <w:jc w:val="both"/>
        <w:rPr>
          <w:rFonts w:ascii="Arial Narrow" w:hAnsi="Arial Narrow"/>
          <w:color w:val="000000"/>
          <w:spacing w:val="3"/>
          <w:sz w:val="24"/>
          <w:szCs w:val="24"/>
        </w:rPr>
      </w:pPr>
    </w:p>
    <w:p w14:paraId="0FDB3743" w14:textId="77777777" w:rsidR="005D0491" w:rsidRDefault="005D0491" w:rsidP="00B36538">
      <w:pPr>
        <w:widowControl w:val="0"/>
        <w:autoSpaceDE w:val="0"/>
        <w:autoSpaceDN w:val="0"/>
        <w:adjustRightInd w:val="0"/>
        <w:jc w:val="both"/>
        <w:rPr>
          <w:rFonts w:ascii="Arial Narrow" w:hAnsi="Arial Narrow"/>
          <w:color w:val="000000"/>
          <w:spacing w:val="3"/>
          <w:sz w:val="24"/>
          <w:szCs w:val="24"/>
        </w:rPr>
      </w:pPr>
    </w:p>
    <w:p w14:paraId="67E3AC3A" w14:textId="77777777" w:rsidR="005D0491" w:rsidRDefault="005D0491" w:rsidP="00B36538">
      <w:pPr>
        <w:widowControl w:val="0"/>
        <w:autoSpaceDE w:val="0"/>
        <w:autoSpaceDN w:val="0"/>
        <w:adjustRightInd w:val="0"/>
        <w:jc w:val="both"/>
        <w:rPr>
          <w:rFonts w:ascii="Arial Narrow" w:hAnsi="Arial Narrow"/>
          <w:color w:val="000000"/>
          <w:spacing w:val="3"/>
          <w:sz w:val="24"/>
          <w:szCs w:val="24"/>
        </w:rPr>
      </w:pPr>
    </w:p>
    <w:p w14:paraId="60D8E7E6" w14:textId="77777777" w:rsidR="003337D2" w:rsidRDefault="003337D2" w:rsidP="00B36538">
      <w:pPr>
        <w:widowControl w:val="0"/>
        <w:autoSpaceDE w:val="0"/>
        <w:autoSpaceDN w:val="0"/>
        <w:adjustRightInd w:val="0"/>
        <w:jc w:val="both"/>
        <w:rPr>
          <w:rFonts w:ascii="Arial Narrow" w:hAnsi="Arial Narrow"/>
          <w:color w:val="000000"/>
          <w:spacing w:val="3"/>
          <w:sz w:val="24"/>
          <w:szCs w:val="24"/>
        </w:rPr>
      </w:pPr>
    </w:p>
    <w:p w14:paraId="24531154" w14:textId="77777777" w:rsidR="005D0491" w:rsidRDefault="005D0491" w:rsidP="00B36538">
      <w:pPr>
        <w:widowControl w:val="0"/>
        <w:autoSpaceDE w:val="0"/>
        <w:autoSpaceDN w:val="0"/>
        <w:adjustRightInd w:val="0"/>
        <w:jc w:val="both"/>
        <w:rPr>
          <w:rFonts w:ascii="Arial Narrow" w:hAnsi="Arial Narrow"/>
          <w:color w:val="000000"/>
          <w:spacing w:val="3"/>
          <w:sz w:val="24"/>
          <w:szCs w:val="24"/>
        </w:rPr>
      </w:pPr>
    </w:p>
    <w:p w14:paraId="21CC7858" w14:textId="77777777" w:rsidR="005D0491" w:rsidRDefault="005D0491" w:rsidP="00B36538">
      <w:pPr>
        <w:widowControl w:val="0"/>
        <w:autoSpaceDE w:val="0"/>
        <w:autoSpaceDN w:val="0"/>
        <w:adjustRightInd w:val="0"/>
        <w:jc w:val="both"/>
        <w:rPr>
          <w:rFonts w:ascii="Arial Narrow" w:hAnsi="Arial Narrow"/>
          <w:color w:val="000000"/>
          <w:spacing w:val="3"/>
          <w:sz w:val="24"/>
          <w:szCs w:val="24"/>
        </w:rPr>
      </w:pPr>
    </w:p>
    <w:p w14:paraId="3C317D9E" w14:textId="7969FB63" w:rsidR="00B36538" w:rsidRPr="00A50BF8" w:rsidRDefault="27DFEAA6" w:rsidP="00B36538">
      <w:pPr>
        <w:widowControl w:val="0"/>
        <w:autoSpaceDE w:val="0"/>
        <w:autoSpaceDN w:val="0"/>
        <w:adjustRightInd w:val="0"/>
        <w:jc w:val="both"/>
        <w:rPr>
          <w:rFonts w:ascii="Arial Narrow" w:hAnsi="Arial Narrow"/>
          <w:sz w:val="24"/>
          <w:szCs w:val="24"/>
          <w:lang w:bidi="he-IL"/>
        </w:rPr>
      </w:pPr>
      <w:r w:rsidRPr="27DFEAA6">
        <w:rPr>
          <w:rFonts w:ascii="Arial Narrow" w:hAnsi="Arial Narrow"/>
          <w:b/>
          <w:bCs/>
          <w:sz w:val="24"/>
          <w:szCs w:val="24"/>
          <w:lang w:bidi="he-IL"/>
        </w:rPr>
        <w:lastRenderedPageBreak/>
        <w:t xml:space="preserve">SIGNED </w:t>
      </w:r>
      <w:r w:rsidRPr="27DFEAA6">
        <w:rPr>
          <w:rFonts w:ascii="Arial Narrow" w:hAnsi="Arial Narrow"/>
          <w:sz w:val="24"/>
          <w:szCs w:val="24"/>
          <w:lang w:bidi="he-IL"/>
        </w:rPr>
        <w:t>by the PURCHASER</w:t>
      </w:r>
      <w:r w:rsidR="00B36538">
        <w:tab/>
      </w:r>
      <w:r w:rsidRPr="27DFEAA6">
        <w:rPr>
          <w:rFonts w:ascii="Arial Narrow" w:hAnsi="Arial Narrow"/>
          <w:b/>
          <w:bCs/>
          <w:sz w:val="24"/>
          <w:szCs w:val="24"/>
          <w:lang w:bidi="he-IL"/>
        </w:rPr>
        <w:t xml:space="preserve"> </w:t>
      </w:r>
      <w:r w:rsidR="00B36538">
        <w:tab/>
      </w:r>
      <w:r w:rsidR="00B36538">
        <w:tab/>
      </w:r>
      <w:r w:rsidRPr="27DFEAA6">
        <w:rPr>
          <w:rFonts w:ascii="Arial Narrow" w:hAnsi="Arial Narrow"/>
          <w:sz w:val="24"/>
          <w:szCs w:val="24"/>
          <w:lang w:bidi="he-IL"/>
        </w:rPr>
        <w:t xml:space="preserve">) </w:t>
      </w:r>
    </w:p>
    <w:p w14:paraId="51ACF256" w14:textId="77777777" w:rsidR="00B36538" w:rsidRPr="00A50BF8" w:rsidRDefault="27DFEAA6" w:rsidP="00190FC2">
      <w:pPr>
        <w:widowControl w:val="0"/>
        <w:autoSpaceDE w:val="0"/>
        <w:autoSpaceDN w:val="0"/>
        <w:adjustRightInd w:val="0"/>
        <w:ind w:left="3600" w:firstLine="720"/>
        <w:jc w:val="both"/>
        <w:rPr>
          <w:rFonts w:ascii="Arial Narrow" w:hAnsi="Arial Narrow"/>
          <w:sz w:val="24"/>
          <w:szCs w:val="24"/>
          <w:lang w:bidi="he-IL"/>
        </w:rPr>
      </w:pPr>
      <w:r w:rsidRPr="27DFEAA6">
        <w:rPr>
          <w:rFonts w:ascii="Arial Narrow" w:hAnsi="Arial Narrow"/>
          <w:sz w:val="24"/>
          <w:szCs w:val="24"/>
          <w:lang w:bidi="he-IL"/>
        </w:rPr>
        <w:t>)</w:t>
      </w:r>
    </w:p>
    <w:p w14:paraId="04BC929E" w14:textId="1D8CA247" w:rsidR="003337D2" w:rsidRPr="003337D2" w:rsidRDefault="27DFEAA6" w:rsidP="003337D2">
      <w:pPr>
        <w:pStyle w:val="Footer"/>
        <w:tabs>
          <w:tab w:val="clear" w:pos="4320"/>
          <w:tab w:val="clear" w:pos="8640"/>
        </w:tabs>
        <w:ind w:left="-105"/>
        <w:jc w:val="both"/>
        <w:rPr>
          <w:rFonts w:ascii="Arial Narrow" w:hAnsi="Arial Narrow"/>
          <w:color w:val="000000"/>
          <w:sz w:val="32"/>
          <w:szCs w:val="32"/>
        </w:rPr>
      </w:pPr>
      <w:r w:rsidRPr="27DFEAA6">
        <w:rPr>
          <w:rFonts w:ascii="Arial Narrow" w:eastAsia="Arial Narrow" w:hAnsi="Arial Narrow" w:cs="Arial Narrow"/>
          <w:b/>
          <w:bCs/>
          <w:color w:val="000000" w:themeColor="text1"/>
          <w:szCs w:val="24"/>
        </w:rPr>
        <w:t>BERNARD ODHIAMBO</w:t>
      </w:r>
      <w:r w:rsidR="005A66BE">
        <w:rPr>
          <w:rFonts w:ascii="Arial Narrow" w:eastAsia="Arial Narrow" w:hAnsi="Arial Narrow" w:cs="Arial Narrow"/>
          <w:b/>
          <w:bCs/>
          <w:color w:val="000000" w:themeColor="text1"/>
          <w:szCs w:val="24"/>
        </w:rPr>
        <w:t xml:space="preserve"> NYANDEGE</w:t>
      </w:r>
      <w:r w:rsidRPr="27DFEAA6">
        <w:rPr>
          <w:rFonts w:ascii="Arial Narrow" w:hAnsi="Arial Narrow"/>
          <w:color w:val="000000" w:themeColor="text1"/>
          <w:sz w:val="32"/>
          <w:szCs w:val="32"/>
        </w:rPr>
        <w:t xml:space="preserve">             </w:t>
      </w:r>
      <w:proofErr w:type="gramStart"/>
      <w:r w:rsidRPr="27DFEAA6">
        <w:rPr>
          <w:rFonts w:ascii="Arial Narrow" w:hAnsi="Arial Narrow"/>
          <w:color w:val="000000" w:themeColor="text1"/>
          <w:sz w:val="32"/>
          <w:szCs w:val="32"/>
        </w:rPr>
        <w:t xml:space="preserve">  )</w:t>
      </w:r>
      <w:proofErr w:type="gramEnd"/>
      <w:r w:rsidRPr="27DFEAA6">
        <w:rPr>
          <w:rFonts w:ascii="Arial Narrow" w:hAnsi="Arial Narrow"/>
          <w:color w:val="000000" w:themeColor="text1"/>
          <w:sz w:val="32"/>
          <w:szCs w:val="32"/>
        </w:rPr>
        <w:t>…………………………………</w:t>
      </w:r>
    </w:p>
    <w:p w14:paraId="72D9A235" w14:textId="199406AD" w:rsidR="00B36538" w:rsidRPr="00A50BF8" w:rsidRDefault="00B36538" w:rsidP="27DFEAA6">
      <w:pPr>
        <w:widowControl w:val="0"/>
        <w:autoSpaceDE w:val="0"/>
        <w:autoSpaceDN w:val="0"/>
        <w:adjustRightInd w:val="0"/>
        <w:ind w:left="3600" w:firstLine="720"/>
        <w:jc w:val="both"/>
        <w:rPr>
          <w:rFonts w:ascii="Arial Narrow" w:hAnsi="Arial Narrow"/>
          <w:b/>
          <w:bCs/>
          <w:sz w:val="24"/>
          <w:szCs w:val="24"/>
          <w:lang w:bidi="he-IL"/>
        </w:rPr>
      </w:pPr>
      <w:r w:rsidRPr="00A50BF8">
        <w:rPr>
          <w:rFonts w:ascii="Arial Narrow" w:hAnsi="Arial Narrow"/>
          <w:sz w:val="24"/>
          <w:szCs w:val="24"/>
          <w:lang w:bidi="he-IL"/>
        </w:rPr>
        <w:t>)</w:t>
      </w:r>
    </w:p>
    <w:p w14:paraId="2230CAB6" w14:textId="77777777" w:rsidR="00B36538" w:rsidRPr="00A50BF8" w:rsidRDefault="00B36538" w:rsidP="00B36538">
      <w:pPr>
        <w:widowControl w:val="0"/>
        <w:autoSpaceDE w:val="0"/>
        <w:autoSpaceDN w:val="0"/>
        <w:adjustRightInd w:val="0"/>
        <w:ind w:left="3600" w:firstLine="720"/>
        <w:jc w:val="both"/>
        <w:rPr>
          <w:rFonts w:ascii="Arial Narrow" w:hAnsi="Arial Narrow"/>
          <w:sz w:val="24"/>
          <w:szCs w:val="24"/>
          <w:lang w:bidi="he-IL"/>
        </w:rPr>
      </w:pPr>
      <w:r w:rsidRPr="00A50BF8">
        <w:rPr>
          <w:rFonts w:ascii="Arial Narrow" w:hAnsi="Arial Narrow"/>
          <w:sz w:val="24"/>
          <w:szCs w:val="24"/>
          <w:lang w:bidi="he-IL"/>
        </w:rPr>
        <w:t>)</w:t>
      </w:r>
    </w:p>
    <w:p w14:paraId="44DD5A8B" w14:textId="77777777" w:rsidR="00B36538" w:rsidRPr="00A50BF8" w:rsidRDefault="00B36538" w:rsidP="00B36538">
      <w:pPr>
        <w:widowControl w:val="0"/>
        <w:autoSpaceDE w:val="0"/>
        <w:autoSpaceDN w:val="0"/>
        <w:adjustRightInd w:val="0"/>
        <w:jc w:val="both"/>
        <w:rPr>
          <w:rFonts w:ascii="Arial Narrow" w:hAnsi="Arial Narrow"/>
          <w:sz w:val="24"/>
          <w:szCs w:val="24"/>
          <w:lang w:bidi="he-IL"/>
        </w:rPr>
      </w:pPr>
      <w:r w:rsidRPr="00A50BF8">
        <w:rPr>
          <w:rFonts w:ascii="Arial Narrow" w:hAnsi="Arial Narrow"/>
          <w:sz w:val="24"/>
          <w:szCs w:val="24"/>
          <w:lang w:bidi="he-IL"/>
        </w:rPr>
        <w:t xml:space="preserve">in the presence of: </w:t>
      </w:r>
      <w:r w:rsidRPr="00A50BF8">
        <w:rPr>
          <w:rFonts w:ascii="Arial Narrow" w:hAnsi="Arial Narrow"/>
          <w:sz w:val="24"/>
          <w:szCs w:val="24"/>
          <w:lang w:bidi="he-IL"/>
        </w:rPr>
        <w:tab/>
      </w:r>
      <w:r w:rsidRPr="00A50BF8">
        <w:rPr>
          <w:rFonts w:ascii="Arial Narrow" w:hAnsi="Arial Narrow"/>
          <w:sz w:val="24"/>
          <w:szCs w:val="24"/>
          <w:lang w:bidi="he-IL"/>
        </w:rPr>
        <w:tab/>
      </w:r>
      <w:r w:rsidRPr="00A50BF8">
        <w:rPr>
          <w:rFonts w:ascii="Arial Narrow" w:hAnsi="Arial Narrow"/>
          <w:sz w:val="24"/>
          <w:szCs w:val="24"/>
          <w:lang w:bidi="he-IL"/>
        </w:rPr>
        <w:tab/>
      </w:r>
      <w:r w:rsidRPr="00A50BF8">
        <w:rPr>
          <w:rFonts w:ascii="Arial Narrow" w:hAnsi="Arial Narrow"/>
          <w:sz w:val="24"/>
          <w:szCs w:val="24"/>
          <w:lang w:bidi="he-IL"/>
        </w:rPr>
        <w:tab/>
        <w:t xml:space="preserve">) </w:t>
      </w:r>
    </w:p>
    <w:p w14:paraId="7AE769B3" w14:textId="77777777" w:rsidR="00B36538" w:rsidRPr="00A50BF8" w:rsidRDefault="00B36538" w:rsidP="00B36538">
      <w:pPr>
        <w:widowControl w:val="0"/>
        <w:autoSpaceDE w:val="0"/>
        <w:autoSpaceDN w:val="0"/>
        <w:adjustRightInd w:val="0"/>
        <w:ind w:left="3600" w:firstLine="720"/>
        <w:jc w:val="both"/>
        <w:rPr>
          <w:rFonts w:ascii="Arial Narrow" w:hAnsi="Arial Narrow" w:cs="Arial"/>
          <w:sz w:val="24"/>
          <w:szCs w:val="24"/>
          <w:lang w:bidi="he-IL"/>
        </w:rPr>
      </w:pPr>
      <w:r w:rsidRPr="00A50BF8">
        <w:rPr>
          <w:rFonts w:ascii="Arial Narrow" w:hAnsi="Arial Narrow" w:cs="Arial"/>
          <w:sz w:val="24"/>
          <w:szCs w:val="24"/>
          <w:lang w:bidi="he-IL"/>
        </w:rPr>
        <w:t xml:space="preserve">) </w:t>
      </w:r>
    </w:p>
    <w:p w14:paraId="1ACEE4C0" w14:textId="77777777" w:rsidR="00B36538" w:rsidRPr="00A50BF8" w:rsidRDefault="00B36538" w:rsidP="00B36538">
      <w:pPr>
        <w:widowControl w:val="0"/>
        <w:autoSpaceDE w:val="0"/>
        <w:autoSpaceDN w:val="0"/>
        <w:adjustRightInd w:val="0"/>
        <w:jc w:val="both"/>
        <w:rPr>
          <w:rFonts w:ascii="Arial Narrow" w:hAnsi="Arial Narrow" w:cs="Arial"/>
          <w:sz w:val="24"/>
          <w:szCs w:val="24"/>
          <w:lang w:bidi="he-IL"/>
        </w:rPr>
      </w:pPr>
      <w:r w:rsidRPr="00A50BF8">
        <w:rPr>
          <w:rFonts w:ascii="Arial Narrow" w:hAnsi="Arial Narrow"/>
          <w:sz w:val="24"/>
          <w:szCs w:val="24"/>
          <w:lang w:bidi="he-IL"/>
        </w:rPr>
        <w:tab/>
      </w:r>
      <w:r w:rsidRPr="00A50BF8">
        <w:rPr>
          <w:rFonts w:ascii="Arial Narrow" w:hAnsi="Arial Narrow"/>
          <w:sz w:val="24"/>
          <w:szCs w:val="24"/>
          <w:lang w:bidi="he-IL"/>
        </w:rPr>
        <w:tab/>
      </w:r>
      <w:r w:rsidRPr="00A50BF8">
        <w:rPr>
          <w:rFonts w:ascii="Arial Narrow" w:hAnsi="Arial Narrow"/>
          <w:sz w:val="24"/>
          <w:szCs w:val="24"/>
          <w:lang w:bidi="he-IL"/>
        </w:rPr>
        <w:tab/>
      </w:r>
      <w:r w:rsidRPr="00A50BF8">
        <w:rPr>
          <w:rFonts w:ascii="Arial Narrow" w:hAnsi="Arial Narrow"/>
          <w:sz w:val="24"/>
          <w:szCs w:val="24"/>
          <w:lang w:bidi="he-IL"/>
        </w:rPr>
        <w:tab/>
      </w:r>
      <w:r w:rsidRPr="00A50BF8">
        <w:rPr>
          <w:rFonts w:ascii="Arial Narrow" w:hAnsi="Arial Narrow"/>
          <w:sz w:val="24"/>
          <w:szCs w:val="24"/>
          <w:lang w:bidi="he-IL"/>
        </w:rPr>
        <w:tab/>
      </w:r>
      <w:r w:rsidRPr="00A50BF8">
        <w:rPr>
          <w:rFonts w:ascii="Arial Narrow" w:hAnsi="Arial Narrow"/>
          <w:sz w:val="24"/>
          <w:szCs w:val="24"/>
          <w:lang w:bidi="he-IL"/>
        </w:rPr>
        <w:tab/>
        <w:t xml:space="preserve">) </w:t>
      </w:r>
    </w:p>
    <w:p w14:paraId="0E2A62CF" w14:textId="77777777" w:rsidR="00B36538" w:rsidRPr="00A50BF8" w:rsidRDefault="00B36538" w:rsidP="00B36538">
      <w:pPr>
        <w:widowControl w:val="0"/>
        <w:autoSpaceDE w:val="0"/>
        <w:autoSpaceDN w:val="0"/>
        <w:adjustRightInd w:val="0"/>
        <w:ind w:left="3600" w:firstLine="720"/>
        <w:jc w:val="both"/>
        <w:rPr>
          <w:rFonts w:ascii="Arial Narrow" w:hAnsi="Arial Narrow" w:cs="Arial"/>
          <w:sz w:val="24"/>
          <w:szCs w:val="24"/>
          <w:lang w:bidi="he-IL"/>
        </w:rPr>
      </w:pPr>
      <w:r w:rsidRPr="00A50BF8">
        <w:rPr>
          <w:rFonts w:ascii="Arial Narrow" w:hAnsi="Arial Narrow" w:cs="Arial"/>
          <w:sz w:val="24"/>
          <w:szCs w:val="24"/>
          <w:lang w:bidi="he-IL"/>
        </w:rPr>
        <w:t xml:space="preserve">) </w:t>
      </w:r>
    </w:p>
    <w:p w14:paraId="0B1D5680" w14:textId="77777777" w:rsidR="00B36538" w:rsidRPr="00A50BF8" w:rsidRDefault="00B36538" w:rsidP="00B36538">
      <w:pPr>
        <w:widowControl w:val="0"/>
        <w:autoSpaceDE w:val="0"/>
        <w:autoSpaceDN w:val="0"/>
        <w:adjustRightInd w:val="0"/>
        <w:ind w:right="4344"/>
        <w:jc w:val="both"/>
        <w:rPr>
          <w:rFonts w:ascii="Arial Narrow" w:hAnsi="Arial Narrow"/>
          <w:sz w:val="24"/>
          <w:szCs w:val="24"/>
          <w:lang w:bidi="he-IL"/>
        </w:rPr>
      </w:pPr>
      <w:r w:rsidRPr="00A50BF8">
        <w:rPr>
          <w:rFonts w:ascii="Arial Narrow" w:hAnsi="Arial Narrow"/>
          <w:sz w:val="24"/>
          <w:szCs w:val="24"/>
          <w:lang w:bidi="he-IL"/>
        </w:rPr>
        <w:tab/>
      </w:r>
      <w:r w:rsidRPr="00A50BF8">
        <w:rPr>
          <w:rFonts w:ascii="Arial Narrow" w:hAnsi="Arial Narrow"/>
          <w:sz w:val="24"/>
          <w:szCs w:val="24"/>
          <w:lang w:bidi="he-IL"/>
        </w:rPr>
        <w:tab/>
      </w:r>
      <w:r w:rsidRPr="00A50BF8">
        <w:rPr>
          <w:rFonts w:ascii="Arial Narrow" w:hAnsi="Arial Narrow"/>
          <w:sz w:val="24"/>
          <w:szCs w:val="24"/>
          <w:lang w:bidi="he-IL"/>
        </w:rPr>
        <w:tab/>
      </w:r>
      <w:r w:rsidRPr="00A50BF8">
        <w:rPr>
          <w:rFonts w:ascii="Arial Narrow" w:hAnsi="Arial Narrow"/>
          <w:sz w:val="24"/>
          <w:szCs w:val="24"/>
          <w:lang w:bidi="he-IL"/>
        </w:rPr>
        <w:tab/>
      </w:r>
      <w:r w:rsidRPr="00A50BF8">
        <w:rPr>
          <w:rFonts w:ascii="Arial Narrow" w:hAnsi="Arial Narrow"/>
          <w:sz w:val="24"/>
          <w:szCs w:val="24"/>
          <w:lang w:bidi="he-IL"/>
        </w:rPr>
        <w:tab/>
      </w:r>
      <w:r w:rsidRPr="00A50BF8">
        <w:rPr>
          <w:rFonts w:ascii="Arial Narrow" w:hAnsi="Arial Narrow"/>
          <w:sz w:val="24"/>
          <w:szCs w:val="24"/>
          <w:lang w:bidi="he-IL"/>
        </w:rPr>
        <w:tab/>
        <w:t>)</w:t>
      </w:r>
    </w:p>
    <w:p w14:paraId="7F8C21EC" w14:textId="77777777" w:rsidR="00B36538" w:rsidRPr="00A50BF8" w:rsidRDefault="00B36538" w:rsidP="00B36538">
      <w:pPr>
        <w:widowControl w:val="0"/>
        <w:autoSpaceDE w:val="0"/>
        <w:autoSpaceDN w:val="0"/>
        <w:adjustRightInd w:val="0"/>
        <w:ind w:right="4344"/>
        <w:jc w:val="both"/>
        <w:rPr>
          <w:rFonts w:ascii="Arial Narrow" w:hAnsi="Arial Narrow"/>
          <w:sz w:val="24"/>
          <w:szCs w:val="24"/>
          <w:lang w:bidi="he-IL"/>
        </w:rPr>
      </w:pPr>
      <w:r w:rsidRPr="00A50BF8">
        <w:rPr>
          <w:rFonts w:ascii="Arial Narrow" w:hAnsi="Arial Narrow"/>
          <w:b/>
          <w:sz w:val="24"/>
          <w:szCs w:val="24"/>
          <w:lang w:bidi="he-IL"/>
        </w:rPr>
        <w:t>ADVOCATE</w:t>
      </w:r>
      <w:r w:rsidRPr="00A50BF8">
        <w:rPr>
          <w:rFonts w:ascii="Arial Narrow" w:hAnsi="Arial Narrow"/>
          <w:sz w:val="24"/>
          <w:szCs w:val="24"/>
          <w:lang w:bidi="he-IL"/>
        </w:rPr>
        <w:tab/>
      </w:r>
      <w:r w:rsidRPr="00A50BF8">
        <w:rPr>
          <w:rFonts w:ascii="Arial Narrow" w:hAnsi="Arial Narrow"/>
          <w:sz w:val="24"/>
          <w:szCs w:val="24"/>
          <w:lang w:bidi="he-IL"/>
        </w:rPr>
        <w:tab/>
      </w:r>
      <w:r w:rsidRPr="00A50BF8">
        <w:rPr>
          <w:rFonts w:ascii="Arial Narrow" w:hAnsi="Arial Narrow"/>
          <w:sz w:val="24"/>
          <w:szCs w:val="24"/>
          <w:lang w:bidi="he-IL"/>
        </w:rPr>
        <w:tab/>
      </w:r>
      <w:r w:rsidRPr="00A50BF8">
        <w:rPr>
          <w:rFonts w:ascii="Arial Narrow" w:hAnsi="Arial Narrow"/>
          <w:sz w:val="24"/>
          <w:szCs w:val="24"/>
          <w:lang w:bidi="he-IL"/>
        </w:rPr>
        <w:tab/>
      </w:r>
      <w:r w:rsidRPr="00A50BF8">
        <w:rPr>
          <w:rFonts w:ascii="Arial Narrow" w:hAnsi="Arial Narrow"/>
          <w:sz w:val="24"/>
          <w:szCs w:val="24"/>
          <w:lang w:bidi="he-IL"/>
        </w:rPr>
        <w:tab/>
        <w:t>)</w:t>
      </w:r>
    </w:p>
    <w:p w14:paraId="3DFE4821" w14:textId="77777777" w:rsidR="00B36538" w:rsidRPr="00A50BF8" w:rsidRDefault="00B36538" w:rsidP="00B36538">
      <w:pPr>
        <w:widowControl w:val="0"/>
        <w:autoSpaceDE w:val="0"/>
        <w:autoSpaceDN w:val="0"/>
        <w:adjustRightInd w:val="0"/>
        <w:ind w:right="4"/>
        <w:jc w:val="both"/>
        <w:rPr>
          <w:rFonts w:ascii="Arial Narrow" w:hAnsi="Arial Narrow"/>
          <w:b/>
          <w:sz w:val="24"/>
          <w:szCs w:val="24"/>
          <w:lang w:bidi="he-IL"/>
        </w:rPr>
      </w:pPr>
    </w:p>
    <w:p w14:paraId="5F21FB52" w14:textId="77777777" w:rsidR="00B36538" w:rsidRPr="00A50BF8" w:rsidRDefault="00B36538" w:rsidP="00B36538">
      <w:pPr>
        <w:widowControl w:val="0"/>
        <w:autoSpaceDE w:val="0"/>
        <w:autoSpaceDN w:val="0"/>
        <w:adjustRightInd w:val="0"/>
        <w:ind w:right="4"/>
        <w:jc w:val="both"/>
        <w:rPr>
          <w:rFonts w:ascii="Arial Narrow" w:hAnsi="Arial Narrow"/>
          <w:b/>
          <w:sz w:val="24"/>
          <w:szCs w:val="24"/>
          <w:lang w:bidi="he-IL"/>
        </w:rPr>
      </w:pPr>
    </w:p>
    <w:p w14:paraId="35B350C1" w14:textId="5BDCD4E4" w:rsidR="00E3195F" w:rsidRPr="00A50BF8" w:rsidRDefault="27DFEAA6" w:rsidP="27DFEAA6">
      <w:pPr>
        <w:jc w:val="both"/>
        <w:rPr>
          <w:rFonts w:ascii="Arial Narrow" w:hAnsi="Arial Narrow"/>
          <w:sz w:val="24"/>
          <w:szCs w:val="24"/>
        </w:rPr>
      </w:pPr>
      <w:r w:rsidRPr="27DFEAA6">
        <w:rPr>
          <w:rFonts w:ascii="Arial Narrow" w:hAnsi="Arial Narrow"/>
          <w:sz w:val="24"/>
          <w:szCs w:val="24"/>
        </w:rPr>
        <w:t xml:space="preserve">I certify that I was present and saw </w:t>
      </w:r>
      <w:r w:rsidRPr="27DFEAA6">
        <w:rPr>
          <w:rFonts w:ascii="Arial Narrow" w:eastAsia="Arial Narrow" w:hAnsi="Arial Narrow" w:cs="Arial Narrow"/>
          <w:b/>
          <w:bCs/>
          <w:color w:val="000000" w:themeColor="text1"/>
          <w:sz w:val="24"/>
          <w:szCs w:val="24"/>
        </w:rPr>
        <w:t xml:space="preserve">BERNARD </w:t>
      </w:r>
      <w:del w:id="122" w:author="Dr. Maxwel Miyawa" w:date="2022-04-08T12:31:00Z">
        <w:r w:rsidRPr="27DFEAA6" w:rsidDel="005A66BE">
          <w:rPr>
            <w:rFonts w:ascii="Arial Narrow" w:eastAsia="Arial Narrow" w:hAnsi="Arial Narrow" w:cs="Arial Narrow"/>
            <w:b/>
            <w:bCs/>
            <w:color w:val="000000" w:themeColor="text1"/>
            <w:sz w:val="24"/>
            <w:szCs w:val="24"/>
          </w:rPr>
          <w:delText xml:space="preserve"> </w:delText>
        </w:r>
      </w:del>
      <w:r w:rsidRPr="27DFEAA6">
        <w:rPr>
          <w:rFonts w:ascii="Arial Narrow" w:eastAsia="Arial Narrow" w:hAnsi="Arial Narrow" w:cs="Arial Narrow"/>
          <w:b/>
          <w:bCs/>
          <w:color w:val="000000" w:themeColor="text1"/>
          <w:sz w:val="24"/>
          <w:szCs w:val="24"/>
        </w:rPr>
        <w:t>ODHIAMBO</w:t>
      </w:r>
      <w:r w:rsidR="005A66BE">
        <w:rPr>
          <w:rFonts w:ascii="Arial Narrow" w:eastAsia="Arial Narrow" w:hAnsi="Arial Narrow" w:cs="Arial Narrow"/>
          <w:b/>
          <w:bCs/>
          <w:color w:val="000000" w:themeColor="text1"/>
          <w:sz w:val="24"/>
          <w:szCs w:val="24"/>
        </w:rPr>
        <w:t xml:space="preserve"> NYANDEGE</w:t>
      </w:r>
      <w:r w:rsidRPr="27DFEAA6">
        <w:rPr>
          <w:rFonts w:ascii="Arial Narrow" w:hAnsi="Arial Narrow"/>
          <w:b/>
          <w:bCs/>
          <w:sz w:val="24"/>
          <w:szCs w:val="24"/>
        </w:rPr>
        <w:t xml:space="preserve"> </w:t>
      </w:r>
      <w:r w:rsidRPr="27DFEAA6">
        <w:rPr>
          <w:rFonts w:ascii="Arial Narrow" w:hAnsi="Arial Narrow"/>
          <w:sz w:val="24"/>
          <w:szCs w:val="24"/>
          <w:lang w:val="en-GB"/>
        </w:rPr>
        <w:t xml:space="preserve">who </w:t>
      </w:r>
      <w:r w:rsidRPr="27DFEAA6">
        <w:rPr>
          <w:rFonts w:ascii="Arial Narrow" w:hAnsi="Arial Narrow"/>
          <w:sz w:val="24"/>
          <w:szCs w:val="24"/>
        </w:rPr>
        <w:t xml:space="preserve">appeared before me on …………………………………….2022 and being known to me </w:t>
      </w:r>
      <w:r w:rsidRPr="27DFEAA6">
        <w:rPr>
          <w:rFonts w:ascii="Arial Narrow" w:hAnsi="Arial Narrow"/>
          <w:sz w:val="24"/>
          <w:szCs w:val="24"/>
          <w:lang w:val="en-GB"/>
        </w:rPr>
        <w:t xml:space="preserve">acknowledged the above signature </w:t>
      </w:r>
      <w:r w:rsidRPr="27DFEAA6">
        <w:rPr>
          <w:rFonts w:ascii="Arial Narrow" w:hAnsi="Arial Narrow"/>
          <w:sz w:val="24"/>
          <w:szCs w:val="24"/>
        </w:rPr>
        <w:t>to be his and that he had freely and voluntarily executed this instrument and understood its contents.</w:t>
      </w:r>
    </w:p>
    <w:p w14:paraId="3B2DDF65" w14:textId="77777777" w:rsidR="00E3195F" w:rsidRPr="00A50BF8" w:rsidRDefault="00E3195F" w:rsidP="00E3195F">
      <w:pPr>
        <w:widowControl w:val="0"/>
        <w:autoSpaceDE w:val="0"/>
        <w:autoSpaceDN w:val="0"/>
        <w:adjustRightInd w:val="0"/>
        <w:ind w:right="4"/>
        <w:jc w:val="center"/>
        <w:rPr>
          <w:rFonts w:ascii="Arial Narrow" w:hAnsi="Arial Narrow"/>
          <w:sz w:val="24"/>
          <w:szCs w:val="24"/>
          <w:lang w:bidi="he-IL"/>
        </w:rPr>
      </w:pPr>
    </w:p>
    <w:p w14:paraId="69DFF304" w14:textId="77777777" w:rsidR="00E3195F" w:rsidRDefault="00E3195F" w:rsidP="00E3195F">
      <w:pPr>
        <w:widowControl w:val="0"/>
        <w:autoSpaceDE w:val="0"/>
        <w:autoSpaceDN w:val="0"/>
        <w:adjustRightInd w:val="0"/>
        <w:ind w:right="4"/>
        <w:jc w:val="center"/>
        <w:rPr>
          <w:rFonts w:ascii="Arial Narrow" w:hAnsi="Arial Narrow"/>
          <w:sz w:val="24"/>
          <w:szCs w:val="24"/>
          <w:lang w:bidi="he-IL"/>
        </w:rPr>
      </w:pPr>
    </w:p>
    <w:p w14:paraId="4F7ACBAD" w14:textId="77777777" w:rsidR="005D0491" w:rsidRDefault="005D0491" w:rsidP="00E3195F">
      <w:pPr>
        <w:widowControl w:val="0"/>
        <w:autoSpaceDE w:val="0"/>
        <w:autoSpaceDN w:val="0"/>
        <w:adjustRightInd w:val="0"/>
        <w:ind w:right="4"/>
        <w:jc w:val="center"/>
        <w:rPr>
          <w:rFonts w:ascii="Arial Narrow" w:hAnsi="Arial Narrow"/>
          <w:sz w:val="24"/>
          <w:szCs w:val="24"/>
          <w:lang w:bidi="he-IL"/>
        </w:rPr>
      </w:pPr>
    </w:p>
    <w:p w14:paraId="34E482EA" w14:textId="77777777" w:rsidR="005D0491" w:rsidRPr="00A50BF8" w:rsidRDefault="005D0491" w:rsidP="00E3195F">
      <w:pPr>
        <w:widowControl w:val="0"/>
        <w:autoSpaceDE w:val="0"/>
        <w:autoSpaceDN w:val="0"/>
        <w:adjustRightInd w:val="0"/>
        <w:ind w:right="4"/>
        <w:jc w:val="center"/>
        <w:rPr>
          <w:rFonts w:ascii="Arial Narrow" w:hAnsi="Arial Narrow"/>
          <w:sz w:val="24"/>
          <w:szCs w:val="24"/>
          <w:lang w:bidi="he-IL"/>
        </w:rPr>
      </w:pPr>
    </w:p>
    <w:tbl>
      <w:tblPr>
        <w:tblW w:w="0" w:type="auto"/>
        <w:tblInd w:w="3633" w:type="dxa"/>
        <w:tblBorders>
          <w:top w:val="single" w:sz="4" w:space="0" w:color="auto"/>
        </w:tblBorders>
        <w:tblLook w:val="0000" w:firstRow="0" w:lastRow="0" w:firstColumn="0" w:lastColumn="0" w:noHBand="0" w:noVBand="0"/>
      </w:tblPr>
      <w:tblGrid>
        <w:gridCol w:w="2790"/>
      </w:tblGrid>
      <w:tr w:rsidR="00E3195F" w:rsidRPr="00A50BF8" w14:paraId="5217261B" w14:textId="77777777" w:rsidTr="00304C3E">
        <w:trPr>
          <w:trHeight w:val="100"/>
        </w:trPr>
        <w:tc>
          <w:tcPr>
            <w:tcW w:w="2790" w:type="dxa"/>
          </w:tcPr>
          <w:p w14:paraId="3D7F2765" w14:textId="77777777" w:rsidR="00E3195F" w:rsidRPr="00A50BF8" w:rsidRDefault="00E3195F" w:rsidP="00E3195F">
            <w:pPr>
              <w:widowControl w:val="0"/>
              <w:autoSpaceDE w:val="0"/>
              <w:autoSpaceDN w:val="0"/>
              <w:adjustRightInd w:val="0"/>
              <w:ind w:right="4"/>
              <w:jc w:val="center"/>
              <w:rPr>
                <w:rFonts w:ascii="Arial Narrow" w:hAnsi="Arial Narrow"/>
                <w:sz w:val="24"/>
                <w:szCs w:val="24"/>
                <w:lang w:bidi="he-IL"/>
              </w:rPr>
            </w:pPr>
          </w:p>
        </w:tc>
      </w:tr>
    </w:tbl>
    <w:p w14:paraId="5D1DC089" w14:textId="77777777" w:rsidR="00E3195F" w:rsidRDefault="00E3195F" w:rsidP="00E3195F">
      <w:pPr>
        <w:widowControl w:val="0"/>
        <w:autoSpaceDE w:val="0"/>
        <w:autoSpaceDN w:val="0"/>
        <w:adjustRightInd w:val="0"/>
        <w:jc w:val="center"/>
        <w:rPr>
          <w:rFonts w:ascii="Arial Narrow" w:hAnsi="Arial Narrow"/>
          <w:b/>
          <w:sz w:val="24"/>
          <w:szCs w:val="24"/>
          <w:lang w:bidi="he-IL"/>
        </w:rPr>
      </w:pPr>
      <w:r w:rsidRPr="006F72A8">
        <w:rPr>
          <w:rFonts w:ascii="Arial Narrow" w:hAnsi="Arial Narrow"/>
          <w:b/>
          <w:sz w:val="24"/>
          <w:szCs w:val="24"/>
          <w:lang w:bidi="he-IL"/>
        </w:rPr>
        <w:t>ADVOCATE</w:t>
      </w:r>
    </w:p>
    <w:p w14:paraId="597022BB" w14:textId="77777777" w:rsidR="006F72A8" w:rsidRDefault="006F72A8" w:rsidP="00E3195F">
      <w:pPr>
        <w:widowControl w:val="0"/>
        <w:autoSpaceDE w:val="0"/>
        <w:autoSpaceDN w:val="0"/>
        <w:adjustRightInd w:val="0"/>
        <w:jc w:val="center"/>
        <w:rPr>
          <w:rFonts w:ascii="Arial Narrow" w:hAnsi="Arial Narrow"/>
          <w:b/>
          <w:sz w:val="24"/>
          <w:szCs w:val="24"/>
          <w:lang w:bidi="he-IL"/>
        </w:rPr>
      </w:pPr>
    </w:p>
    <w:p w14:paraId="3DF14D67" w14:textId="77777777" w:rsidR="00DE2B87" w:rsidRPr="00A50BF8" w:rsidRDefault="00DE2B87" w:rsidP="00DE2B87">
      <w:pPr>
        <w:jc w:val="center"/>
        <w:rPr>
          <w:rFonts w:ascii="Arial Narrow" w:hAnsi="Arial Narrow" w:cs="Arial"/>
          <w:b/>
          <w:sz w:val="24"/>
          <w:szCs w:val="24"/>
        </w:rPr>
      </w:pPr>
    </w:p>
    <w:p w14:paraId="6D3350B7" w14:textId="77777777" w:rsidR="00B36538" w:rsidRDefault="00B36538" w:rsidP="00B36538">
      <w:pPr>
        <w:jc w:val="both"/>
        <w:rPr>
          <w:rFonts w:ascii="Arial Narrow" w:hAnsi="Arial Narrow" w:cs="Arial"/>
          <w:b/>
          <w:sz w:val="22"/>
          <w:szCs w:val="22"/>
          <w:u w:val="single"/>
        </w:rPr>
      </w:pPr>
    </w:p>
    <w:p w14:paraId="64AC76B0" w14:textId="77777777" w:rsidR="005D0491" w:rsidRDefault="005D0491" w:rsidP="00B36538">
      <w:pPr>
        <w:jc w:val="both"/>
        <w:rPr>
          <w:rFonts w:ascii="Arial Narrow" w:hAnsi="Arial Narrow" w:cs="Arial"/>
          <w:b/>
          <w:sz w:val="22"/>
          <w:szCs w:val="22"/>
          <w:u w:val="single"/>
        </w:rPr>
      </w:pPr>
    </w:p>
    <w:p w14:paraId="475221AB" w14:textId="77777777" w:rsidR="005D0491" w:rsidRDefault="005D0491" w:rsidP="00B36538">
      <w:pPr>
        <w:jc w:val="both"/>
        <w:rPr>
          <w:rFonts w:ascii="Arial Narrow" w:hAnsi="Arial Narrow" w:cs="Arial"/>
          <w:b/>
          <w:sz w:val="22"/>
          <w:szCs w:val="22"/>
          <w:u w:val="single"/>
        </w:rPr>
      </w:pPr>
    </w:p>
    <w:p w14:paraId="34E26DE5" w14:textId="77777777" w:rsidR="005D0491" w:rsidRDefault="005D0491" w:rsidP="00B36538">
      <w:pPr>
        <w:jc w:val="both"/>
        <w:rPr>
          <w:rFonts w:ascii="Arial Narrow" w:hAnsi="Arial Narrow" w:cs="Arial"/>
          <w:b/>
          <w:sz w:val="22"/>
          <w:szCs w:val="22"/>
          <w:u w:val="single"/>
        </w:rPr>
      </w:pPr>
    </w:p>
    <w:p w14:paraId="6D9EBCAF" w14:textId="77777777" w:rsidR="005D0491" w:rsidRDefault="005D0491" w:rsidP="00B36538">
      <w:pPr>
        <w:jc w:val="both"/>
        <w:rPr>
          <w:rFonts w:ascii="Arial Narrow" w:hAnsi="Arial Narrow" w:cs="Arial"/>
          <w:b/>
          <w:sz w:val="22"/>
          <w:szCs w:val="22"/>
          <w:u w:val="single"/>
        </w:rPr>
      </w:pPr>
    </w:p>
    <w:p w14:paraId="7DB98540" w14:textId="77777777" w:rsidR="005D0491" w:rsidRDefault="005D0491" w:rsidP="00B36538">
      <w:pPr>
        <w:jc w:val="both"/>
        <w:rPr>
          <w:rFonts w:ascii="Arial Narrow" w:hAnsi="Arial Narrow" w:cs="Arial"/>
          <w:b/>
          <w:sz w:val="22"/>
          <w:szCs w:val="22"/>
          <w:u w:val="single"/>
        </w:rPr>
      </w:pPr>
    </w:p>
    <w:p w14:paraId="5139D5DF" w14:textId="77777777" w:rsidR="005D0491" w:rsidRDefault="005D0491" w:rsidP="00B36538">
      <w:pPr>
        <w:jc w:val="both"/>
        <w:rPr>
          <w:rFonts w:ascii="Arial Narrow" w:hAnsi="Arial Narrow" w:cs="Arial"/>
          <w:b/>
          <w:sz w:val="22"/>
          <w:szCs w:val="22"/>
          <w:u w:val="single"/>
        </w:rPr>
      </w:pPr>
    </w:p>
    <w:p w14:paraId="32CE9BF6" w14:textId="77777777" w:rsidR="005D0491" w:rsidRDefault="005D0491" w:rsidP="00B36538">
      <w:pPr>
        <w:jc w:val="both"/>
        <w:rPr>
          <w:rFonts w:ascii="Arial Narrow" w:hAnsi="Arial Narrow" w:cs="Arial"/>
          <w:b/>
          <w:sz w:val="22"/>
          <w:szCs w:val="22"/>
          <w:u w:val="single"/>
        </w:rPr>
      </w:pPr>
    </w:p>
    <w:p w14:paraId="3B41FEF0" w14:textId="77777777" w:rsidR="005D0491" w:rsidRDefault="005D0491" w:rsidP="00B36538">
      <w:pPr>
        <w:jc w:val="both"/>
        <w:rPr>
          <w:rFonts w:ascii="Arial Narrow" w:hAnsi="Arial Narrow" w:cs="Arial"/>
          <w:b/>
          <w:sz w:val="22"/>
          <w:szCs w:val="22"/>
          <w:u w:val="single"/>
        </w:rPr>
      </w:pPr>
    </w:p>
    <w:p w14:paraId="6DDE1D78" w14:textId="77777777" w:rsidR="005D0491" w:rsidRDefault="005D0491" w:rsidP="00B36538">
      <w:pPr>
        <w:jc w:val="both"/>
        <w:rPr>
          <w:rFonts w:ascii="Arial Narrow" w:hAnsi="Arial Narrow" w:cs="Arial"/>
          <w:b/>
          <w:sz w:val="22"/>
          <w:szCs w:val="22"/>
          <w:u w:val="single"/>
        </w:rPr>
      </w:pPr>
    </w:p>
    <w:p w14:paraId="7D1D6E17" w14:textId="77777777" w:rsidR="005D0491" w:rsidRDefault="005D0491" w:rsidP="00B36538">
      <w:pPr>
        <w:jc w:val="both"/>
        <w:rPr>
          <w:rFonts w:ascii="Arial Narrow" w:hAnsi="Arial Narrow" w:cs="Arial"/>
          <w:b/>
          <w:sz w:val="22"/>
          <w:szCs w:val="22"/>
          <w:u w:val="single"/>
        </w:rPr>
      </w:pPr>
    </w:p>
    <w:p w14:paraId="6D155EF7" w14:textId="77777777" w:rsidR="005D0491" w:rsidRDefault="005D0491" w:rsidP="00B36538">
      <w:pPr>
        <w:jc w:val="both"/>
        <w:rPr>
          <w:rFonts w:ascii="Arial Narrow" w:hAnsi="Arial Narrow" w:cs="Arial"/>
          <w:b/>
          <w:sz w:val="22"/>
          <w:szCs w:val="22"/>
          <w:u w:val="single"/>
        </w:rPr>
      </w:pPr>
    </w:p>
    <w:p w14:paraId="67E9183F" w14:textId="77777777" w:rsidR="005D0491" w:rsidRDefault="005D0491" w:rsidP="00B36538">
      <w:pPr>
        <w:jc w:val="both"/>
        <w:rPr>
          <w:rFonts w:ascii="Arial Narrow" w:hAnsi="Arial Narrow" w:cs="Arial"/>
          <w:b/>
          <w:sz w:val="22"/>
          <w:szCs w:val="22"/>
          <w:u w:val="single"/>
        </w:rPr>
      </w:pPr>
    </w:p>
    <w:p w14:paraId="74542617" w14:textId="77777777" w:rsidR="005D0491" w:rsidRDefault="005D0491" w:rsidP="00B36538">
      <w:pPr>
        <w:jc w:val="both"/>
        <w:rPr>
          <w:rFonts w:ascii="Arial Narrow" w:hAnsi="Arial Narrow" w:cs="Arial"/>
          <w:b/>
          <w:sz w:val="22"/>
          <w:szCs w:val="22"/>
          <w:u w:val="single"/>
        </w:rPr>
      </w:pPr>
    </w:p>
    <w:p w14:paraId="5B462E33" w14:textId="77777777" w:rsidR="005D0491" w:rsidRDefault="005D0491" w:rsidP="00B36538">
      <w:pPr>
        <w:jc w:val="both"/>
        <w:rPr>
          <w:rFonts w:ascii="Arial Narrow" w:hAnsi="Arial Narrow" w:cs="Arial"/>
          <w:b/>
          <w:sz w:val="22"/>
          <w:szCs w:val="22"/>
          <w:u w:val="single"/>
        </w:rPr>
      </w:pPr>
    </w:p>
    <w:p w14:paraId="2E673F75" w14:textId="77777777" w:rsidR="005D0491" w:rsidRDefault="005D0491" w:rsidP="00B36538">
      <w:pPr>
        <w:jc w:val="both"/>
        <w:rPr>
          <w:rFonts w:ascii="Arial Narrow" w:hAnsi="Arial Narrow" w:cs="Arial"/>
          <w:b/>
          <w:sz w:val="22"/>
          <w:szCs w:val="22"/>
          <w:u w:val="single"/>
        </w:rPr>
      </w:pPr>
    </w:p>
    <w:p w14:paraId="49FA38AE" w14:textId="77777777" w:rsidR="005D0491" w:rsidRDefault="005D0491" w:rsidP="00B36538">
      <w:pPr>
        <w:jc w:val="both"/>
        <w:rPr>
          <w:rFonts w:ascii="Arial Narrow" w:hAnsi="Arial Narrow" w:cs="Arial"/>
          <w:b/>
          <w:sz w:val="22"/>
          <w:szCs w:val="22"/>
          <w:u w:val="single"/>
        </w:rPr>
      </w:pPr>
    </w:p>
    <w:p w14:paraId="1F5D4880" w14:textId="77777777" w:rsidR="005D0491" w:rsidRDefault="005D0491" w:rsidP="00B36538">
      <w:pPr>
        <w:jc w:val="both"/>
        <w:rPr>
          <w:rFonts w:ascii="Arial Narrow" w:hAnsi="Arial Narrow" w:cs="Arial"/>
          <w:b/>
          <w:sz w:val="22"/>
          <w:szCs w:val="22"/>
          <w:u w:val="single"/>
        </w:rPr>
      </w:pPr>
    </w:p>
    <w:p w14:paraId="58B30F72" w14:textId="77777777" w:rsidR="005D0491" w:rsidRDefault="005D0491" w:rsidP="00B36538">
      <w:pPr>
        <w:jc w:val="both"/>
        <w:rPr>
          <w:rFonts w:ascii="Arial Narrow" w:hAnsi="Arial Narrow" w:cs="Arial"/>
          <w:b/>
          <w:sz w:val="22"/>
          <w:szCs w:val="22"/>
          <w:u w:val="single"/>
        </w:rPr>
      </w:pPr>
    </w:p>
    <w:p w14:paraId="6864640D" w14:textId="77777777" w:rsidR="005D0491" w:rsidRDefault="005D0491" w:rsidP="00B36538">
      <w:pPr>
        <w:jc w:val="both"/>
        <w:rPr>
          <w:rFonts w:ascii="Arial Narrow" w:hAnsi="Arial Narrow" w:cs="Arial"/>
          <w:b/>
          <w:sz w:val="22"/>
          <w:szCs w:val="22"/>
          <w:u w:val="single"/>
        </w:rPr>
      </w:pPr>
    </w:p>
    <w:p w14:paraId="6E5F262E" w14:textId="77777777" w:rsidR="005D0491" w:rsidRDefault="005D0491" w:rsidP="00B36538">
      <w:pPr>
        <w:jc w:val="both"/>
        <w:rPr>
          <w:rFonts w:ascii="Arial Narrow" w:hAnsi="Arial Narrow" w:cs="Arial"/>
          <w:b/>
          <w:sz w:val="22"/>
          <w:szCs w:val="22"/>
          <w:u w:val="single"/>
        </w:rPr>
      </w:pPr>
    </w:p>
    <w:p w14:paraId="53489C49" w14:textId="77777777" w:rsidR="005D0491" w:rsidRDefault="005D0491" w:rsidP="00B36538">
      <w:pPr>
        <w:jc w:val="both"/>
        <w:rPr>
          <w:rFonts w:ascii="Arial Narrow" w:hAnsi="Arial Narrow" w:cs="Arial"/>
          <w:b/>
          <w:sz w:val="22"/>
          <w:szCs w:val="22"/>
          <w:u w:val="single"/>
        </w:rPr>
      </w:pPr>
    </w:p>
    <w:p w14:paraId="23A073D0" w14:textId="77777777" w:rsidR="005D0491" w:rsidRDefault="005D0491" w:rsidP="00B36538">
      <w:pPr>
        <w:jc w:val="both"/>
        <w:rPr>
          <w:rFonts w:ascii="Arial Narrow" w:hAnsi="Arial Narrow" w:cs="Arial"/>
          <w:b/>
          <w:sz w:val="22"/>
          <w:szCs w:val="22"/>
          <w:u w:val="single"/>
        </w:rPr>
      </w:pPr>
    </w:p>
    <w:p w14:paraId="5D87BD7D" w14:textId="77777777" w:rsidR="005D0491" w:rsidRDefault="005D0491" w:rsidP="00B36538">
      <w:pPr>
        <w:jc w:val="both"/>
        <w:rPr>
          <w:rFonts w:ascii="Arial Narrow" w:hAnsi="Arial Narrow" w:cs="Arial"/>
          <w:b/>
          <w:sz w:val="22"/>
          <w:szCs w:val="22"/>
          <w:u w:val="single"/>
        </w:rPr>
      </w:pPr>
    </w:p>
    <w:p w14:paraId="3B7D56D4" w14:textId="77777777" w:rsidR="005D0491" w:rsidRDefault="005D0491" w:rsidP="00B36538">
      <w:pPr>
        <w:jc w:val="both"/>
        <w:rPr>
          <w:rFonts w:ascii="Arial Narrow" w:hAnsi="Arial Narrow" w:cs="Arial"/>
          <w:b/>
          <w:sz w:val="22"/>
          <w:szCs w:val="22"/>
          <w:u w:val="single"/>
        </w:rPr>
      </w:pPr>
    </w:p>
    <w:p w14:paraId="5278C481" w14:textId="77777777" w:rsidR="005D0491" w:rsidRDefault="005D0491" w:rsidP="00B36538">
      <w:pPr>
        <w:jc w:val="both"/>
        <w:rPr>
          <w:rFonts w:ascii="Arial Narrow" w:hAnsi="Arial Narrow" w:cs="Arial"/>
          <w:b/>
          <w:sz w:val="22"/>
          <w:szCs w:val="22"/>
          <w:u w:val="single"/>
        </w:rPr>
      </w:pPr>
    </w:p>
    <w:p w14:paraId="7E175942" w14:textId="77777777" w:rsidR="005D0491" w:rsidRPr="005A0F2F" w:rsidRDefault="005D0491" w:rsidP="00B36538">
      <w:pPr>
        <w:jc w:val="both"/>
        <w:rPr>
          <w:rFonts w:ascii="Arial Narrow" w:hAnsi="Arial Narrow" w:cs="Arial"/>
          <w:b/>
          <w:sz w:val="22"/>
          <w:szCs w:val="22"/>
          <w:u w:val="single"/>
        </w:rPr>
      </w:pPr>
    </w:p>
    <w:p w14:paraId="60C8355B" w14:textId="77777777" w:rsidR="005D0491" w:rsidRPr="007A0AD0" w:rsidRDefault="005D0491" w:rsidP="005D0491">
      <w:pPr>
        <w:pStyle w:val="Style"/>
        <w:jc w:val="both"/>
        <w:rPr>
          <w:rFonts w:ascii="Arial Narrow" w:hAnsi="Arial Narrow" w:cs="Arial Narrow"/>
        </w:rPr>
      </w:pPr>
      <w:r w:rsidRPr="007A0AD0">
        <w:rPr>
          <w:rFonts w:ascii="Arial Narrow" w:hAnsi="Arial Narrow" w:cs="Arial Narrow"/>
          <w:b/>
          <w:bCs/>
        </w:rPr>
        <w:t xml:space="preserve">SEALED </w:t>
      </w:r>
      <w:r w:rsidRPr="007A0AD0">
        <w:rPr>
          <w:rFonts w:ascii="Arial Narrow" w:hAnsi="Arial Narrow" w:cs="Arial Narrow"/>
        </w:rPr>
        <w:t xml:space="preserve">with the </w:t>
      </w:r>
      <w:r w:rsidRPr="007A0AD0">
        <w:rPr>
          <w:rFonts w:ascii="Arial Narrow" w:hAnsi="Arial Narrow" w:cs="Arial Narrow"/>
          <w:b/>
          <w:bCs/>
        </w:rPr>
        <w:t xml:space="preserve">COMMON SEAL </w:t>
      </w:r>
      <w:r w:rsidRPr="007A0AD0">
        <w:rPr>
          <w:rFonts w:ascii="Arial Narrow" w:hAnsi="Arial Narrow" w:cs="Arial Narrow"/>
        </w:rPr>
        <w:t xml:space="preserve">of </w:t>
      </w:r>
      <w:r>
        <w:rPr>
          <w:rFonts w:ascii="Arial Narrow" w:hAnsi="Arial Narrow" w:cs="Arial Narrow"/>
        </w:rPr>
        <w:tab/>
      </w:r>
      <w:r>
        <w:rPr>
          <w:rFonts w:ascii="Arial Narrow" w:hAnsi="Arial Narrow" w:cs="Arial Narrow"/>
        </w:rPr>
        <w:tab/>
      </w:r>
      <w:r w:rsidRPr="007A0AD0">
        <w:rPr>
          <w:rFonts w:ascii="Arial Narrow" w:hAnsi="Arial Narrow" w:cs="Arial Narrow"/>
        </w:rPr>
        <w:t xml:space="preserve">) </w:t>
      </w:r>
    </w:p>
    <w:p w14:paraId="0A054D38" w14:textId="1961C95D" w:rsidR="003337D2" w:rsidRDefault="003337D2" w:rsidP="005D0491">
      <w:pPr>
        <w:pStyle w:val="Style"/>
        <w:jc w:val="both"/>
        <w:rPr>
          <w:rFonts w:ascii="Arial Narrow" w:hAnsi="Arial Narrow"/>
          <w:b/>
          <w:bCs/>
        </w:rPr>
      </w:pPr>
      <w:r>
        <w:rPr>
          <w:rFonts w:ascii="Arial Narrow" w:hAnsi="Arial Narrow"/>
          <w:b/>
          <w:bCs/>
        </w:rPr>
        <w:t xml:space="preserve">DUCHESS PARK DEVELOPMENT COMPANY </w:t>
      </w:r>
      <w:r>
        <w:rPr>
          <w:rFonts w:ascii="Arial Narrow" w:hAnsi="Arial Narrow"/>
          <w:b/>
          <w:bCs/>
        </w:rPr>
        <w:tab/>
        <w:t>)</w:t>
      </w:r>
    </w:p>
    <w:p w14:paraId="7BB3D1FA" w14:textId="008068BA" w:rsidR="005D0491" w:rsidRPr="007A0AD0" w:rsidRDefault="005D0491" w:rsidP="005D0491">
      <w:pPr>
        <w:pStyle w:val="Style"/>
        <w:jc w:val="both"/>
        <w:rPr>
          <w:rFonts w:ascii="Arial Narrow" w:hAnsi="Arial Narrow" w:cs="Arial Narrow"/>
        </w:rPr>
      </w:pPr>
      <w:r w:rsidRPr="00AD1A5C">
        <w:rPr>
          <w:rFonts w:ascii="Arial Narrow" w:hAnsi="Arial Narrow"/>
          <w:b/>
          <w:bCs/>
        </w:rPr>
        <w:t xml:space="preserve"> LIMITED</w:t>
      </w:r>
      <w:r w:rsidRPr="007A0AD0">
        <w:rPr>
          <w:rFonts w:ascii="Arial Narrow" w:hAnsi="Arial Narrow" w:cs="Arial Narrow"/>
          <w:b/>
          <w:bCs/>
        </w:rPr>
        <w:tab/>
      </w:r>
      <w:r>
        <w:rPr>
          <w:rFonts w:ascii="Arial Narrow" w:hAnsi="Arial Narrow" w:cs="Arial Narrow"/>
          <w:b/>
          <w:bCs/>
        </w:rPr>
        <w:tab/>
      </w:r>
      <w:r w:rsidR="003337D2">
        <w:rPr>
          <w:rFonts w:ascii="Arial Narrow" w:hAnsi="Arial Narrow" w:cs="Arial Narrow"/>
          <w:b/>
          <w:bCs/>
        </w:rPr>
        <w:tab/>
      </w:r>
      <w:r w:rsidR="003337D2">
        <w:rPr>
          <w:rFonts w:ascii="Arial Narrow" w:hAnsi="Arial Narrow" w:cs="Arial Narrow"/>
          <w:b/>
          <w:bCs/>
        </w:rPr>
        <w:tab/>
      </w:r>
      <w:r w:rsidR="003337D2">
        <w:rPr>
          <w:rFonts w:ascii="Arial Narrow" w:hAnsi="Arial Narrow" w:cs="Arial Narrow"/>
          <w:b/>
          <w:bCs/>
        </w:rPr>
        <w:tab/>
      </w:r>
      <w:r w:rsidRPr="007A0AD0">
        <w:rPr>
          <w:rFonts w:ascii="Arial Narrow" w:hAnsi="Arial Narrow" w:cs="Arial Narrow"/>
        </w:rPr>
        <w:t xml:space="preserve">) </w:t>
      </w:r>
    </w:p>
    <w:p w14:paraId="3C8B4F91" w14:textId="1D7F8F5A" w:rsidR="005D0491" w:rsidRPr="007A0AD0" w:rsidRDefault="27DFEAA6" w:rsidP="005D0491">
      <w:pPr>
        <w:pStyle w:val="Style"/>
        <w:jc w:val="both"/>
        <w:rPr>
          <w:rFonts w:ascii="Arial Narrow" w:hAnsi="Arial Narrow" w:cs="Arial Narrow"/>
        </w:rPr>
      </w:pPr>
      <w:r w:rsidRPr="27DFEAA6">
        <w:rPr>
          <w:rFonts w:ascii="Arial Narrow" w:hAnsi="Arial Narrow" w:cs="Arial Narrow"/>
        </w:rPr>
        <w:t xml:space="preserve">as Developer in the presence of: </w:t>
      </w:r>
      <w:r w:rsidR="005D0491">
        <w:tab/>
      </w:r>
      <w:r w:rsidR="005D0491">
        <w:tab/>
      </w:r>
      <w:r w:rsidRPr="27DFEAA6">
        <w:rPr>
          <w:rFonts w:ascii="Arial Narrow" w:hAnsi="Arial Narrow" w:cs="Arial Narrow"/>
        </w:rPr>
        <w:t xml:space="preserve">) </w:t>
      </w:r>
    </w:p>
    <w:p w14:paraId="47784F4F" w14:textId="77777777" w:rsidR="005D0491" w:rsidRPr="007A0AD0" w:rsidRDefault="005D0491" w:rsidP="005D0491">
      <w:pPr>
        <w:pStyle w:val="Style"/>
        <w:ind w:left="3600" w:firstLine="720"/>
        <w:jc w:val="both"/>
        <w:rPr>
          <w:rFonts w:ascii="Arial Narrow" w:hAnsi="Arial Narrow" w:cs="Arial Narrow"/>
        </w:rPr>
      </w:pPr>
      <w:r w:rsidRPr="007A0AD0">
        <w:rPr>
          <w:rFonts w:ascii="Arial Narrow" w:hAnsi="Arial Narrow" w:cs="Arial Narrow"/>
        </w:rPr>
        <w:t xml:space="preserve">) </w:t>
      </w:r>
    </w:p>
    <w:p w14:paraId="6D87572C" w14:textId="77777777" w:rsidR="005D0491" w:rsidRDefault="005D0491" w:rsidP="005D0491">
      <w:pPr>
        <w:pStyle w:val="Style"/>
        <w:jc w:val="both"/>
        <w:rPr>
          <w:rFonts w:ascii="Arial Narrow" w:hAnsi="Arial Narrow" w:cs="Arial Narrow"/>
        </w:rPr>
      </w:pPr>
      <w:r>
        <w:rPr>
          <w:rFonts w:ascii="Arial Narrow" w:hAnsi="Arial Narrow" w:cs="Arial Narrow"/>
        </w:rPr>
        <w:t>………………..                                                       )</w:t>
      </w:r>
    </w:p>
    <w:p w14:paraId="7C282C24" w14:textId="77777777" w:rsidR="005D0491" w:rsidRPr="008B6137" w:rsidRDefault="005D0491" w:rsidP="005D0491">
      <w:pPr>
        <w:pStyle w:val="Style"/>
        <w:jc w:val="both"/>
        <w:rPr>
          <w:rFonts w:ascii="Arial Narrow" w:hAnsi="Arial Narrow" w:cs="Arial Narrow"/>
        </w:rPr>
      </w:pPr>
      <w:r w:rsidRPr="007A0AD0">
        <w:rPr>
          <w:rFonts w:ascii="Arial Narrow" w:hAnsi="Arial Narrow" w:cs="Arial Narrow"/>
        </w:rPr>
        <w:t xml:space="preserve">Director </w:t>
      </w:r>
      <w:r w:rsidRPr="007A0AD0">
        <w:rPr>
          <w:rFonts w:ascii="Arial Narrow" w:hAnsi="Arial Narrow" w:cs="Arial Narrow"/>
        </w:rPr>
        <w:tab/>
      </w:r>
      <w:r>
        <w:rPr>
          <w:rFonts w:ascii="Arial Narrow" w:hAnsi="Arial Narrow" w:cs="Arial Narrow"/>
        </w:rPr>
        <w:tab/>
      </w:r>
      <w:r>
        <w:rPr>
          <w:rFonts w:ascii="Arial Narrow" w:hAnsi="Arial Narrow" w:cs="Arial Narrow"/>
        </w:rPr>
        <w:tab/>
      </w:r>
      <w:r>
        <w:rPr>
          <w:rFonts w:ascii="Arial Narrow" w:hAnsi="Arial Narrow" w:cs="Arial Narrow"/>
        </w:rPr>
        <w:tab/>
      </w:r>
      <w:r>
        <w:rPr>
          <w:rFonts w:ascii="Arial Narrow" w:hAnsi="Arial Narrow" w:cs="Arial Narrow"/>
        </w:rPr>
        <w:tab/>
      </w:r>
      <w:r w:rsidRPr="007A0AD0">
        <w:rPr>
          <w:rFonts w:ascii="Arial Narrow" w:hAnsi="Arial Narrow" w:cs="Arial Narrow"/>
        </w:rPr>
        <w:t xml:space="preserve">) </w:t>
      </w:r>
    </w:p>
    <w:p w14:paraId="2C325658" w14:textId="77777777" w:rsidR="005D0491" w:rsidRPr="007A0AD0" w:rsidRDefault="005D0491" w:rsidP="005D0491">
      <w:pPr>
        <w:pStyle w:val="Style"/>
        <w:ind w:left="3600" w:firstLine="720"/>
        <w:jc w:val="both"/>
        <w:rPr>
          <w:rFonts w:ascii="Arial Narrow" w:hAnsi="Arial Narrow" w:cs="Arial Narrow"/>
        </w:rPr>
      </w:pPr>
      <w:r w:rsidRPr="007A0AD0">
        <w:rPr>
          <w:rFonts w:ascii="Arial Narrow" w:hAnsi="Arial Narrow" w:cs="Arial Narrow"/>
        </w:rPr>
        <w:t xml:space="preserve">) </w:t>
      </w:r>
    </w:p>
    <w:p w14:paraId="22272BC9" w14:textId="77777777" w:rsidR="005D0491" w:rsidRDefault="005D0491" w:rsidP="005D0491">
      <w:pPr>
        <w:pStyle w:val="Style"/>
        <w:ind w:right="4344"/>
        <w:jc w:val="both"/>
        <w:rPr>
          <w:rFonts w:ascii="Arial Narrow" w:hAnsi="Arial Narrow" w:cs="Arial Narrow"/>
        </w:rPr>
      </w:pPr>
      <w:r>
        <w:rPr>
          <w:rFonts w:ascii="Arial Narrow" w:hAnsi="Arial Narrow" w:cs="Arial Narrow"/>
        </w:rPr>
        <w:tab/>
      </w:r>
      <w:r>
        <w:rPr>
          <w:rFonts w:ascii="Arial Narrow" w:hAnsi="Arial Narrow" w:cs="Arial Narrow"/>
        </w:rPr>
        <w:tab/>
      </w:r>
      <w:r>
        <w:rPr>
          <w:rFonts w:ascii="Arial Narrow" w:hAnsi="Arial Narrow" w:cs="Arial Narrow"/>
        </w:rPr>
        <w:tab/>
      </w:r>
      <w:r>
        <w:rPr>
          <w:rFonts w:ascii="Arial Narrow" w:hAnsi="Arial Narrow" w:cs="Arial Narrow"/>
        </w:rPr>
        <w:tab/>
      </w:r>
      <w:r>
        <w:rPr>
          <w:rFonts w:ascii="Arial Narrow" w:hAnsi="Arial Narrow" w:cs="Arial Narrow"/>
        </w:rPr>
        <w:tab/>
      </w:r>
      <w:r>
        <w:rPr>
          <w:rFonts w:ascii="Arial Narrow" w:hAnsi="Arial Narrow" w:cs="Arial Narrow"/>
        </w:rPr>
        <w:tab/>
        <w:t>)</w:t>
      </w:r>
    </w:p>
    <w:p w14:paraId="53C7923D" w14:textId="77777777" w:rsidR="005D0491" w:rsidRDefault="005D0491" w:rsidP="005D0491">
      <w:pPr>
        <w:pStyle w:val="Style"/>
        <w:ind w:right="4344"/>
        <w:jc w:val="both"/>
        <w:rPr>
          <w:rFonts w:ascii="Arial Narrow" w:hAnsi="Arial Narrow" w:cs="Arial Narrow"/>
        </w:rPr>
      </w:pPr>
      <w:r>
        <w:rPr>
          <w:rFonts w:ascii="Arial Narrow" w:hAnsi="Arial Narrow" w:cs="Arial Narrow"/>
        </w:rPr>
        <w:t>…………………………..</w:t>
      </w:r>
      <w:r>
        <w:rPr>
          <w:rFonts w:ascii="Arial Narrow" w:hAnsi="Arial Narrow" w:cs="Arial Narrow"/>
        </w:rPr>
        <w:tab/>
      </w:r>
      <w:r>
        <w:rPr>
          <w:rFonts w:ascii="Arial Narrow" w:hAnsi="Arial Narrow" w:cs="Arial Narrow"/>
        </w:rPr>
        <w:tab/>
      </w:r>
      <w:r>
        <w:rPr>
          <w:rFonts w:ascii="Arial Narrow" w:hAnsi="Arial Narrow" w:cs="Arial Narrow"/>
        </w:rPr>
        <w:tab/>
      </w:r>
      <w:r>
        <w:rPr>
          <w:rFonts w:ascii="Arial Narrow" w:hAnsi="Arial Narrow" w:cs="Arial Narrow"/>
        </w:rPr>
        <w:tab/>
        <w:t>)</w:t>
      </w:r>
    </w:p>
    <w:p w14:paraId="2A420E4B" w14:textId="77777777" w:rsidR="005D0491" w:rsidRDefault="005D0491" w:rsidP="005D0491">
      <w:pPr>
        <w:pStyle w:val="Style"/>
        <w:ind w:right="4344"/>
        <w:jc w:val="both"/>
        <w:rPr>
          <w:rFonts w:ascii="Arial Narrow" w:hAnsi="Arial Narrow" w:cs="Arial Narrow"/>
        </w:rPr>
      </w:pPr>
      <w:r>
        <w:rPr>
          <w:rFonts w:ascii="Arial Narrow" w:hAnsi="Arial Narrow" w:cs="Arial Narrow"/>
        </w:rPr>
        <w:t>Director/Secretary</w:t>
      </w:r>
      <w:r>
        <w:rPr>
          <w:rFonts w:ascii="Arial Narrow" w:hAnsi="Arial Narrow" w:cs="Arial Narrow"/>
        </w:rPr>
        <w:tab/>
      </w:r>
      <w:r>
        <w:rPr>
          <w:rFonts w:ascii="Arial Narrow" w:hAnsi="Arial Narrow" w:cs="Arial Narrow"/>
        </w:rPr>
        <w:tab/>
      </w:r>
      <w:r>
        <w:rPr>
          <w:rFonts w:ascii="Arial Narrow" w:hAnsi="Arial Narrow" w:cs="Arial Narrow"/>
        </w:rPr>
        <w:tab/>
      </w:r>
      <w:r>
        <w:rPr>
          <w:rFonts w:ascii="Arial Narrow" w:hAnsi="Arial Narrow" w:cs="Arial Narrow"/>
        </w:rPr>
        <w:tab/>
        <w:t>)</w:t>
      </w:r>
    </w:p>
    <w:p w14:paraId="432B2ECF" w14:textId="77777777" w:rsidR="005D0491" w:rsidRPr="00696D22" w:rsidRDefault="005D0491" w:rsidP="005D0491">
      <w:pPr>
        <w:pStyle w:val="Style"/>
        <w:ind w:right="4344"/>
        <w:jc w:val="both"/>
        <w:rPr>
          <w:rFonts w:ascii="Arial Narrow" w:hAnsi="Arial Narrow" w:cs="Arial Narrow"/>
        </w:rPr>
      </w:pPr>
      <w:r>
        <w:rPr>
          <w:rFonts w:ascii="Arial Narrow" w:hAnsi="Arial Narrow" w:cs="Arial Narrow"/>
        </w:rPr>
        <w:tab/>
      </w:r>
      <w:r>
        <w:rPr>
          <w:rFonts w:ascii="Arial Narrow" w:hAnsi="Arial Narrow" w:cs="Arial Narrow"/>
        </w:rPr>
        <w:tab/>
      </w:r>
      <w:r>
        <w:rPr>
          <w:rFonts w:ascii="Arial Narrow" w:hAnsi="Arial Narrow" w:cs="Arial Narrow"/>
        </w:rPr>
        <w:tab/>
      </w:r>
      <w:r>
        <w:rPr>
          <w:rFonts w:ascii="Arial Narrow" w:hAnsi="Arial Narrow" w:cs="Arial Narrow"/>
        </w:rPr>
        <w:tab/>
      </w:r>
      <w:r>
        <w:rPr>
          <w:rFonts w:ascii="Arial Narrow" w:hAnsi="Arial Narrow" w:cs="Arial Narrow"/>
        </w:rPr>
        <w:tab/>
      </w:r>
      <w:r>
        <w:rPr>
          <w:rFonts w:ascii="Arial Narrow" w:hAnsi="Arial Narrow" w:cs="Arial Narrow"/>
        </w:rPr>
        <w:tab/>
        <w:t>)</w:t>
      </w:r>
    </w:p>
    <w:p w14:paraId="6AAF93B0" w14:textId="77777777" w:rsidR="005D0491" w:rsidRDefault="005D0491" w:rsidP="005D0491">
      <w:pPr>
        <w:pStyle w:val="Style"/>
        <w:ind w:right="4"/>
        <w:jc w:val="both"/>
        <w:rPr>
          <w:rFonts w:ascii="Arial Narrow" w:hAnsi="Arial Narrow" w:cs="Arial Narrow"/>
          <w:b/>
          <w:bCs/>
        </w:rPr>
      </w:pPr>
    </w:p>
    <w:p w14:paraId="6CC1B4A1" w14:textId="3293C0F4" w:rsidR="005D0491" w:rsidRDefault="27DFEAA6" w:rsidP="005D0491">
      <w:pPr>
        <w:pStyle w:val="Style"/>
        <w:ind w:right="4"/>
        <w:jc w:val="both"/>
        <w:rPr>
          <w:rFonts w:ascii="Arial Narrow" w:hAnsi="Arial Narrow" w:cs="Arial Narrow"/>
        </w:rPr>
      </w:pPr>
      <w:r w:rsidRPr="27DFEAA6">
        <w:rPr>
          <w:rFonts w:ascii="Arial Narrow" w:hAnsi="Arial Narrow" w:cs="Arial Narrow"/>
          <w:b/>
          <w:bCs/>
        </w:rPr>
        <w:t>I CERTIFY</w:t>
      </w:r>
      <w:r w:rsidRPr="27DFEAA6">
        <w:rPr>
          <w:rFonts w:ascii="Arial Narrow" w:hAnsi="Arial Narrow" w:cs="Arial Narrow"/>
        </w:rPr>
        <w:t xml:space="preserve"> that I was present and saw the Directors/Secretary of the Developer affix the Common Seal to this Agreement.</w:t>
      </w:r>
    </w:p>
    <w:p w14:paraId="5E3B81B1" w14:textId="77777777" w:rsidR="005D0491" w:rsidRDefault="005D0491" w:rsidP="005D0491">
      <w:pPr>
        <w:pStyle w:val="Style"/>
        <w:ind w:right="4"/>
        <w:jc w:val="both"/>
        <w:rPr>
          <w:rFonts w:ascii="Arial Narrow" w:hAnsi="Arial Narrow" w:cs="Arial Narrow"/>
        </w:rPr>
      </w:pPr>
    </w:p>
    <w:p w14:paraId="2BEB5139" w14:textId="77777777" w:rsidR="005D0491" w:rsidRDefault="005D0491" w:rsidP="005D0491">
      <w:pPr>
        <w:pStyle w:val="Style"/>
        <w:ind w:right="4"/>
        <w:jc w:val="both"/>
        <w:rPr>
          <w:rFonts w:ascii="Arial Narrow" w:hAnsi="Arial Narrow" w:cs="Arial Narrow"/>
        </w:rPr>
      </w:pPr>
    </w:p>
    <w:p w14:paraId="7D97BD16" w14:textId="77777777" w:rsidR="005D0491" w:rsidRPr="005D0491" w:rsidRDefault="005D0491" w:rsidP="005D0491">
      <w:pPr>
        <w:pStyle w:val="Style"/>
        <w:ind w:right="4"/>
        <w:jc w:val="both"/>
        <w:rPr>
          <w:rFonts w:ascii="Arial Narrow" w:hAnsi="Arial Narrow" w:cs="Arial Narrow"/>
        </w:rPr>
      </w:pPr>
    </w:p>
    <w:tbl>
      <w:tblPr>
        <w:tblW w:w="0" w:type="auto"/>
        <w:jc w:val="center"/>
        <w:tblBorders>
          <w:top w:val="single" w:sz="4" w:space="0" w:color="auto"/>
        </w:tblBorders>
        <w:tblLook w:val="0000" w:firstRow="0" w:lastRow="0" w:firstColumn="0" w:lastColumn="0" w:noHBand="0" w:noVBand="0"/>
      </w:tblPr>
      <w:tblGrid>
        <w:gridCol w:w="2790"/>
      </w:tblGrid>
      <w:tr w:rsidR="005D0491" w:rsidRPr="005D0491" w14:paraId="021983B9" w14:textId="77777777" w:rsidTr="00304C3E">
        <w:trPr>
          <w:trHeight w:val="100"/>
          <w:jc w:val="center"/>
        </w:trPr>
        <w:tc>
          <w:tcPr>
            <w:tcW w:w="2790" w:type="dxa"/>
            <w:tcBorders>
              <w:top w:val="single" w:sz="4" w:space="0" w:color="auto"/>
            </w:tcBorders>
          </w:tcPr>
          <w:p w14:paraId="413DFCD6" w14:textId="77777777" w:rsidR="005D0491" w:rsidRPr="005D0491" w:rsidRDefault="005D0491" w:rsidP="00304C3E">
            <w:pPr>
              <w:pStyle w:val="Style"/>
              <w:ind w:right="4"/>
              <w:jc w:val="both"/>
              <w:rPr>
                <w:rFonts w:ascii="Arial Narrow" w:hAnsi="Arial Narrow" w:cs="Arial Narrow"/>
              </w:rPr>
            </w:pPr>
          </w:p>
        </w:tc>
      </w:tr>
    </w:tbl>
    <w:p w14:paraId="27DF0BDA" w14:textId="77777777" w:rsidR="005D0491" w:rsidRPr="005D0491" w:rsidRDefault="005D0491" w:rsidP="005D0491">
      <w:pPr>
        <w:rPr>
          <w:rFonts w:ascii="Arial Narrow" w:hAnsi="Arial Narrow"/>
          <w:color w:val="000000"/>
          <w:sz w:val="24"/>
          <w:szCs w:val="24"/>
        </w:rPr>
      </w:pPr>
      <w:r w:rsidRPr="005D0491">
        <w:rPr>
          <w:rFonts w:ascii="Arial Narrow" w:hAnsi="Arial Narrow"/>
          <w:color w:val="000000"/>
          <w:sz w:val="24"/>
          <w:szCs w:val="24"/>
        </w:rPr>
        <w:t xml:space="preserve">                                  </w:t>
      </w:r>
      <w:r>
        <w:rPr>
          <w:rFonts w:ascii="Arial Narrow" w:hAnsi="Arial Narrow"/>
          <w:color w:val="000000"/>
          <w:sz w:val="24"/>
          <w:szCs w:val="24"/>
        </w:rPr>
        <w:t xml:space="preserve">                             </w:t>
      </w:r>
      <w:r w:rsidRPr="005D0491">
        <w:rPr>
          <w:rFonts w:ascii="Arial Narrow" w:hAnsi="Arial Narrow"/>
          <w:color w:val="000000"/>
          <w:sz w:val="24"/>
          <w:szCs w:val="24"/>
        </w:rPr>
        <w:t xml:space="preserve">         Advocate </w:t>
      </w:r>
    </w:p>
    <w:p w14:paraId="32D67427" w14:textId="77777777" w:rsidR="005D0491" w:rsidRPr="005D0491" w:rsidRDefault="005D0491" w:rsidP="005D0491">
      <w:pPr>
        <w:rPr>
          <w:rFonts w:ascii="Arial Narrow" w:hAnsi="Arial Narrow"/>
          <w:color w:val="000000"/>
          <w:sz w:val="24"/>
          <w:szCs w:val="24"/>
          <w:u w:val="single"/>
        </w:rPr>
      </w:pPr>
    </w:p>
    <w:p w14:paraId="6832D15C" w14:textId="77777777" w:rsidR="00C1510C" w:rsidRDefault="00C1510C" w:rsidP="001D20EE">
      <w:pPr>
        <w:spacing w:after="160" w:line="259" w:lineRule="auto"/>
        <w:rPr>
          <w:rFonts w:ascii="Arial Narrow" w:hAnsi="Arial Narrow"/>
          <w:u w:val="single"/>
        </w:rPr>
      </w:pPr>
    </w:p>
    <w:p w14:paraId="0096A46C" w14:textId="77777777" w:rsidR="001D20EE" w:rsidRDefault="001D20EE" w:rsidP="001D20EE">
      <w:pPr>
        <w:spacing w:after="160" w:line="259" w:lineRule="auto"/>
        <w:rPr>
          <w:rFonts w:ascii="Arial Narrow" w:hAnsi="Arial Narrow"/>
          <w:u w:val="single"/>
        </w:rPr>
      </w:pPr>
    </w:p>
    <w:p w14:paraId="2E2E6939" w14:textId="77777777" w:rsidR="001D20EE" w:rsidRDefault="001D20EE" w:rsidP="001D20EE">
      <w:pPr>
        <w:spacing w:after="160" w:line="259" w:lineRule="auto"/>
        <w:rPr>
          <w:rFonts w:ascii="Arial Narrow" w:hAnsi="Arial Narrow"/>
          <w:u w:val="single"/>
        </w:rPr>
      </w:pPr>
    </w:p>
    <w:p w14:paraId="45878D12" w14:textId="77777777" w:rsidR="001D20EE" w:rsidRDefault="001D20EE" w:rsidP="001D20EE">
      <w:pPr>
        <w:spacing w:after="160" w:line="259" w:lineRule="auto"/>
        <w:rPr>
          <w:rFonts w:ascii="Arial Narrow" w:hAnsi="Arial Narrow"/>
          <w:u w:val="single"/>
        </w:rPr>
      </w:pPr>
    </w:p>
    <w:p w14:paraId="7C3BB6F3" w14:textId="77777777" w:rsidR="001D20EE" w:rsidRDefault="001D20EE" w:rsidP="001D20EE">
      <w:pPr>
        <w:spacing w:after="160" w:line="259" w:lineRule="auto"/>
        <w:rPr>
          <w:rFonts w:ascii="Arial Narrow" w:hAnsi="Arial Narrow"/>
          <w:u w:val="single"/>
        </w:rPr>
      </w:pPr>
    </w:p>
    <w:p w14:paraId="19E694D8" w14:textId="77777777" w:rsidR="001D20EE" w:rsidRDefault="001D20EE" w:rsidP="001D20EE">
      <w:pPr>
        <w:spacing w:after="160" w:line="259" w:lineRule="auto"/>
        <w:rPr>
          <w:rFonts w:ascii="Arial Narrow" w:hAnsi="Arial Narrow"/>
          <w:u w:val="single"/>
        </w:rPr>
      </w:pPr>
    </w:p>
    <w:p w14:paraId="3DE8F304" w14:textId="77777777" w:rsidR="001D20EE" w:rsidRDefault="001D20EE" w:rsidP="001D20EE">
      <w:pPr>
        <w:spacing w:after="160" w:line="259" w:lineRule="auto"/>
        <w:rPr>
          <w:rFonts w:ascii="Arial Narrow" w:hAnsi="Arial Narrow"/>
          <w:u w:val="single"/>
        </w:rPr>
      </w:pPr>
    </w:p>
    <w:p w14:paraId="2CBFC469" w14:textId="77777777" w:rsidR="001D20EE" w:rsidRDefault="001D20EE" w:rsidP="001D20EE">
      <w:pPr>
        <w:spacing w:after="160" w:line="259" w:lineRule="auto"/>
        <w:rPr>
          <w:rFonts w:ascii="Arial Narrow" w:hAnsi="Arial Narrow"/>
          <w:u w:val="single"/>
        </w:rPr>
      </w:pPr>
    </w:p>
    <w:p w14:paraId="53DEAF75" w14:textId="77777777" w:rsidR="001D20EE" w:rsidRPr="001D20EE" w:rsidRDefault="001D20EE" w:rsidP="001D20EE">
      <w:pPr>
        <w:spacing w:after="160" w:line="259" w:lineRule="auto"/>
        <w:rPr>
          <w:rFonts w:ascii="Arial Narrow" w:hAnsi="Arial Narrow"/>
          <w:u w:val="single"/>
        </w:rPr>
      </w:pPr>
    </w:p>
    <w:p w14:paraId="20FE0801" w14:textId="77777777" w:rsidR="00C1510C" w:rsidRDefault="27DFEAA6" w:rsidP="27DFEAA6">
      <w:pPr>
        <w:spacing w:after="120"/>
        <w:jc w:val="both"/>
        <w:rPr>
          <w:rFonts w:ascii="Arial Narrow" w:hAnsi="Arial Narrow"/>
          <w:b/>
          <w:bCs/>
          <w:sz w:val="24"/>
          <w:szCs w:val="24"/>
          <w:u w:val="single"/>
        </w:rPr>
      </w:pPr>
      <w:r w:rsidRPr="27DFEAA6">
        <w:rPr>
          <w:rFonts w:ascii="Arial Narrow" w:hAnsi="Arial Narrow"/>
          <w:b/>
          <w:bCs/>
          <w:sz w:val="24"/>
          <w:szCs w:val="24"/>
          <w:u w:val="single"/>
        </w:rPr>
        <w:t>Drawn By:-</w:t>
      </w:r>
    </w:p>
    <w:p w14:paraId="49EBBE0A" w14:textId="77777777" w:rsidR="001F2193" w:rsidRPr="001F2193" w:rsidRDefault="27DFEAA6" w:rsidP="27DFEAA6">
      <w:pPr>
        <w:jc w:val="both"/>
        <w:rPr>
          <w:rFonts w:ascii="Arial Narrow" w:hAnsi="Arial Narrow" w:cs="Arial"/>
          <w:sz w:val="24"/>
          <w:szCs w:val="24"/>
        </w:rPr>
      </w:pPr>
      <w:r w:rsidRPr="27DFEAA6">
        <w:rPr>
          <w:rFonts w:ascii="Arial Narrow" w:hAnsi="Arial Narrow" w:cs="Arial"/>
          <w:sz w:val="24"/>
          <w:szCs w:val="24"/>
        </w:rPr>
        <w:t>KAMAU MUTHONI ADVOCATE</w:t>
      </w:r>
    </w:p>
    <w:p w14:paraId="73E66A42" w14:textId="77777777" w:rsidR="001F2193" w:rsidRPr="001F2193" w:rsidRDefault="27DFEAA6" w:rsidP="27DFEAA6">
      <w:pPr>
        <w:jc w:val="both"/>
        <w:rPr>
          <w:rFonts w:ascii="Arial Narrow" w:hAnsi="Arial Narrow" w:cs="Arial"/>
          <w:sz w:val="24"/>
          <w:szCs w:val="24"/>
        </w:rPr>
      </w:pPr>
      <w:r w:rsidRPr="27DFEAA6">
        <w:rPr>
          <w:rFonts w:ascii="Arial Narrow" w:hAnsi="Arial Narrow" w:cs="Arial"/>
          <w:sz w:val="24"/>
          <w:szCs w:val="24"/>
        </w:rPr>
        <w:t>6</w:t>
      </w:r>
      <w:r w:rsidRPr="27DFEAA6">
        <w:rPr>
          <w:rFonts w:ascii="Arial Narrow" w:hAnsi="Arial Narrow" w:cs="Arial"/>
          <w:sz w:val="24"/>
          <w:szCs w:val="24"/>
          <w:vertAlign w:val="superscript"/>
        </w:rPr>
        <w:t>TH</w:t>
      </w:r>
      <w:r w:rsidRPr="27DFEAA6">
        <w:rPr>
          <w:rFonts w:ascii="Arial Narrow" w:hAnsi="Arial Narrow" w:cs="Arial"/>
          <w:sz w:val="24"/>
          <w:szCs w:val="24"/>
        </w:rPr>
        <w:t xml:space="preserve"> FLOOR, NEW REHEMA HOUSE</w:t>
      </w:r>
    </w:p>
    <w:p w14:paraId="69876401" w14:textId="77777777" w:rsidR="001F2193" w:rsidRPr="001F2193" w:rsidRDefault="27DFEAA6" w:rsidP="27DFEAA6">
      <w:pPr>
        <w:jc w:val="both"/>
        <w:rPr>
          <w:rFonts w:ascii="Arial Narrow" w:hAnsi="Arial Narrow" w:cs="Arial"/>
          <w:sz w:val="24"/>
          <w:szCs w:val="24"/>
        </w:rPr>
      </w:pPr>
      <w:r w:rsidRPr="27DFEAA6">
        <w:rPr>
          <w:rFonts w:ascii="Arial Narrow" w:hAnsi="Arial Narrow" w:cs="Arial"/>
          <w:sz w:val="24"/>
          <w:szCs w:val="24"/>
        </w:rPr>
        <w:t xml:space="preserve">P.O. BOX 63148-00619 </w:t>
      </w:r>
    </w:p>
    <w:p w14:paraId="0A146823" w14:textId="77777777" w:rsidR="001F2193" w:rsidRPr="001F2193" w:rsidRDefault="27DFEAA6" w:rsidP="27DFEAA6">
      <w:pPr>
        <w:jc w:val="both"/>
        <w:rPr>
          <w:rFonts w:ascii="Arial Narrow" w:hAnsi="Arial Narrow" w:cs="Arial"/>
          <w:b/>
          <w:bCs/>
          <w:sz w:val="24"/>
          <w:szCs w:val="24"/>
          <w:u w:val="single"/>
        </w:rPr>
      </w:pPr>
      <w:smartTag w:uri="urn:schemas-microsoft-com:office:smarttags" w:element="place">
        <w:smartTag w:uri="urn:schemas-microsoft-com:office:smarttags" w:element="City">
          <w:r w:rsidRPr="27DFEAA6">
            <w:rPr>
              <w:rFonts w:ascii="Arial Narrow" w:hAnsi="Arial Narrow" w:cs="Arial"/>
              <w:b/>
              <w:bCs/>
              <w:sz w:val="24"/>
              <w:szCs w:val="24"/>
              <w:u w:val="single"/>
            </w:rPr>
            <w:t xml:space="preserve">NAIROBI </w:t>
          </w:r>
        </w:smartTag>
      </w:smartTag>
    </w:p>
    <w:p w14:paraId="1ABD942C" w14:textId="171CF978" w:rsidR="00BB1CDD" w:rsidRPr="00FA3837" w:rsidRDefault="00BB1CDD" w:rsidP="00FA3837">
      <w:pPr>
        <w:jc w:val="both"/>
        <w:rPr>
          <w:rFonts w:ascii="Arial Narrow" w:hAnsi="Arial Narrow" w:cs="Arial"/>
        </w:rPr>
      </w:pPr>
    </w:p>
    <w:sectPr w:rsidR="00BB1CDD" w:rsidRPr="00FA3837" w:rsidSect="006E6837">
      <w:pgSz w:w="12240" w:h="15840"/>
      <w:pgMar w:top="1440" w:right="1080" w:bottom="86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03465" w14:textId="77777777" w:rsidR="00221FF5" w:rsidRDefault="00221FF5">
      <w:r>
        <w:separator/>
      </w:r>
    </w:p>
  </w:endnote>
  <w:endnote w:type="continuationSeparator" w:id="0">
    <w:p w14:paraId="0682A9F5" w14:textId="77777777" w:rsidR="00221FF5" w:rsidRDefault="00221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charset w:val="00"/>
    <w:family w:val="roman"/>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Yu Mincho">
    <w:altName w:val="游明朝"/>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95D3D" w14:textId="77777777" w:rsidR="00304C3E" w:rsidRDefault="00304C3E" w:rsidP="006E683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84AC08E" w14:textId="77777777" w:rsidR="00304C3E" w:rsidRDefault="00304C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6057D" w14:textId="77777777" w:rsidR="00304C3E" w:rsidRDefault="00304C3E" w:rsidP="006E683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337D2">
      <w:rPr>
        <w:rStyle w:val="PageNumber"/>
        <w:noProof/>
      </w:rPr>
      <w:t>12</w:t>
    </w:r>
    <w:r>
      <w:rPr>
        <w:rStyle w:val="PageNumber"/>
      </w:rPr>
      <w:fldChar w:fldCharType="end"/>
    </w:r>
  </w:p>
  <w:p w14:paraId="4C8D766F" w14:textId="77777777" w:rsidR="00304C3E" w:rsidRDefault="00304C3E" w:rsidP="00054E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06D81" w14:textId="77777777" w:rsidR="00304C3E" w:rsidRDefault="00304C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90B56" w14:textId="77777777" w:rsidR="00221FF5" w:rsidRDefault="00221FF5">
      <w:r>
        <w:separator/>
      </w:r>
    </w:p>
  </w:footnote>
  <w:footnote w:type="continuationSeparator" w:id="0">
    <w:p w14:paraId="29332953" w14:textId="77777777" w:rsidR="00221FF5" w:rsidRDefault="00221F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675F5"/>
    <w:multiLevelType w:val="hybridMultilevel"/>
    <w:tmpl w:val="C53285B2"/>
    <w:lvl w:ilvl="0" w:tplc="7F7AD176">
      <w:start w:val="1"/>
      <w:numFmt w:val="decimal"/>
      <w:lvlText w:val="%1."/>
      <w:lvlJc w:val="left"/>
      <w:pPr>
        <w:ind w:left="360" w:hanging="360"/>
      </w:pPr>
      <w:rPr>
        <w:rFonts w:cs="Times New Roman"/>
        <w:b/>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 w15:restartNumberingAfterBreak="0">
    <w:nsid w:val="0D702E41"/>
    <w:multiLevelType w:val="multilevel"/>
    <w:tmpl w:val="5E567610"/>
    <w:lvl w:ilvl="0">
      <w:start w:val="3"/>
      <w:numFmt w:val="decimal"/>
      <w:lvlText w:val="%1"/>
      <w:lvlJc w:val="left"/>
      <w:pPr>
        <w:ind w:left="444" w:hanging="444"/>
      </w:pPr>
      <w:rPr>
        <w:rFonts w:hint="default"/>
      </w:rPr>
    </w:lvl>
    <w:lvl w:ilvl="1">
      <w:start w:val="1"/>
      <w:numFmt w:val="decimal"/>
      <w:lvlText w:val="%1.%2"/>
      <w:lvlJc w:val="left"/>
      <w:pPr>
        <w:ind w:left="1164" w:hanging="44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188151A2"/>
    <w:multiLevelType w:val="hybridMultilevel"/>
    <w:tmpl w:val="9822FE08"/>
    <w:lvl w:ilvl="0" w:tplc="08090015">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20F519B6"/>
    <w:multiLevelType w:val="hybridMultilevel"/>
    <w:tmpl w:val="A3C0AD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772092"/>
    <w:multiLevelType w:val="multilevel"/>
    <w:tmpl w:val="DFFEBB2E"/>
    <w:lvl w:ilvl="0">
      <w:start w:val="1"/>
      <w:numFmt w:val="decimal"/>
      <w:lvlText w:val="%1"/>
      <w:lvlJc w:val="left"/>
      <w:pPr>
        <w:tabs>
          <w:tab w:val="num" w:pos="720"/>
        </w:tabs>
        <w:ind w:left="720" w:hanging="720"/>
      </w:pPr>
      <w:rPr>
        <w:rFonts w:hint="default"/>
        <w:b/>
        <w:u w:val="single"/>
      </w:rPr>
    </w:lvl>
    <w:lvl w:ilvl="1">
      <w:start w:val="1"/>
      <w:numFmt w:val="decimal"/>
      <w:lvlText w:val="%1.%2"/>
      <w:lvlJc w:val="left"/>
      <w:pPr>
        <w:tabs>
          <w:tab w:val="num" w:pos="720"/>
        </w:tabs>
        <w:ind w:left="720" w:hanging="720"/>
      </w:pPr>
      <w:rPr>
        <w:rFonts w:hint="default"/>
        <w:b w:val="0"/>
        <w:u w:val="none"/>
      </w:rPr>
    </w:lvl>
    <w:lvl w:ilvl="2">
      <w:start w:val="1"/>
      <w:numFmt w:val="decimal"/>
      <w:lvlText w:val="%1.%2.%3"/>
      <w:lvlJc w:val="left"/>
      <w:pPr>
        <w:tabs>
          <w:tab w:val="num" w:pos="720"/>
        </w:tabs>
        <w:ind w:left="720" w:hanging="720"/>
      </w:pPr>
      <w:rPr>
        <w:rFonts w:hint="default"/>
        <w:b w:val="0"/>
        <w:u w:val="none"/>
      </w:rPr>
    </w:lvl>
    <w:lvl w:ilvl="3">
      <w:start w:val="1"/>
      <w:numFmt w:val="decimal"/>
      <w:lvlText w:val="%1.%2.%3.%4"/>
      <w:lvlJc w:val="left"/>
      <w:pPr>
        <w:tabs>
          <w:tab w:val="num" w:pos="720"/>
        </w:tabs>
        <w:ind w:left="720" w:hanging="720"/>
      </w:pPr>
      <w:rPr>
        <w:rFonts w:hint="default"/>
        <w:b/>
        <w:u w:val="single"/>
      </w:rPr>
    </w:lvl>
    <w:lvl w:ilvl="4">
      <w:start w:val="1"/>
      <w:numFmt w:val="decimal"/>
      <w:lvlText w:val="%1.%2.%3.%4.%5"/>
      <w:lvlJc w:val="left"/>
      <w:pPr>
        <w:tabs>
          <w:tab w:val="num" w:pos="720"/>
        </w:tabs>
        <w:ind w:left="720" w:hanging="720"/>
      </w:pPr>
      <w:rPr>
        <w:rFonts w:hint="default"/>
        <w:b/>
        <w:u w:val="single"/>
      </w:rPr>
    </w:lvl>
    <w:lvl w:ilvl="5">
      <w:start w:val="1"/>
      <w:numFmt w:val="decimal"/>
      <w:lvlText w:val="%1.%2.%3.%4.%5.%6"/>
      <w:lvlJc w:val="left"/>
      <w:pPr>
        <w:tabs>
          <w:tab w:val="num" w:pos="1080"/>
        </w:tabs>
        <w:ind w:left="1080" w:hanging="1080"/>
      </w:pPr>
      <w:rPr>
        <w:rFonts w:hint="default"/>
        <w:b/>
        <w:u w:val="single"/>
      </w:rPr>
    </w:lvl>
    <w:lvl w:ilvl="6">
      <w:start w:val="1"/>
      <w:numFmt w:val="decimal"/>
      <w:lvlText w:val="%1.%2.%3.%4.%5.%6.%7"/>
      <w:lvlJc w:val="left"/>
      <w:pPr>
        <w:tabs>
          <w:tab w:val="num" w:pos="1080"/>
        </w:tabs>
        <w:ind w:left="1080" w:hanging="1080"/>
      </w:pPr>
      <w:rPr>
        <w:rFonts w:hint="default"/>
        <w:b/>
        <w:u w:val="single"/>
      </w:rPr>
    </w:lvl>
    <w:lvl w:ilvl="7">
      <w:start w:val="1"/>
      <w:numFmt w:val="decimal"/>
      <w:lvlText w:val="%1.%2.%3.%4.%5.%6.%7.%8"/>
      <w:lvlJc w:val="left"/>
      <w:pPr>
        <w:tabs>
          <w:tab w:val="num" w:pos="1440"/>
        </w:tabs>
        <w:ind w:left="1440" w:hanging="1440"/>
      </w:pPr>
      <w:rPr>
        <w:rFonts w:hint="default"/>
        <w:b/>
        <w:u w:val="single"/>
      </w:rPr>
    </w:lvl>
    <w:lvl w:ilvl="8">
      <w:start w:val="1"/>
      <w:numFmt w:val="decimal"/>
      <w:lvlText w:val="%1.%2.%3.%4.%5.%6.%7.%8.%9"/>
      <w:lvlJc w:val="left"/>
      <w:pPr>
        <w:tabs>
          <w:tab w:val="num" w:pos="1440"/>
        </w:tabs>
        <w:ind w:left="1440" w:hanging="1440"/>
      </w:pPr>
      <w:rPr>
        <w:rFonts w:hint="default"/>
        <w:b/>
        <w:u w:val="single"/>
      </w:rPr>
    </w:lvl>
  </w:abstractNum>
  <w:abstractNum w:abstractNumId="5" w15:restartNumberingAfterBreak="0">
    <w:nsid w:val="44C15388"/>
    <w:multiLevelType w:val="multilevel"/>
    <w:tmpl w:val="EF005EE4"/>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64626C7"/>
    <w:multiLevelType w:val="singleLevel"/>
    <w:tmpl w:val="D48CAD72"/>
    <w:lvl w:ilvl="0">
      <w:start w:val="1"/>
      <w:numFmt w:val="upperLetter"/>
      <w:lvlText w:val="%1."/>
      <w:lvlJc w:val="left"/>
      <w:pPr>
        <w:tabs>
          <w:tab w:val="num" w:pos="720"/>
        </w:tabs>
        <w:ind w:left="720" w:hanging="720"/>
      </w:pPr>
      <w:rPr>
        <w:rFonts w:hint="default"/>
        <w:b w:val="0"/>
      </w:rPr>
    </w:lvl>
  </w:abstractNum>
  <w:abstractNum w:abstractNumId="7" w15:restartNumberingAfterBreak="0">
    <w:nsid w:val="4BF366EB"/>
    <w:multiLevelType w:val="multilevel"/>
    <w:tmpl w:val="7C36A4B0"/>
    <w:lvl w:ilvl="0">
      <w:start w:val="11"/>
      <w:numFmt w:val="decimal"/>
      <w:lvlText w:val="%1."/>
      <w:lvlJc w:val="left"/>
      <w:pPr>
        <w:ind w:left="420" w:hanging="420"/>
      </w:pPr>
      <w:rPr>
        <w:rFonts w:ascii="Arial Narrow" w:eastAsia="Arial Narrow" w:hAnsi="Arial Narrow" w:hint="default"/>
        <w:sz w:val="24"/>
      </w:rPr>
    </w:lvl>
    <w:lvl w:ilvl="1">
      <w:start w:val="1"/>
      <w:numFmt w:val="decimal"/>
      <w:lvlText w:val="%1.%2."/>
      <w:lvlJc w:val="left"/>
      <w:pPr>
        <w:ind w:left="1120" w:hanging="720"/>
      </w:pPr>
      <w:rPr>
        <w:rFonts w:ascii="Arial Narrow" w:eastAsia="Arial Narrow" w:hAnsi="Arial Narrow" w:hint="default"/>
        <w:sz w:val="24"/>
      </w:rPr>
    </w:lvl>
    <w:lvl w:ilvl="2">
      <w:start w:val="1"/>
      <w:numFmt w:val="decimal"/>
      <w:lvlText w:val="%1.%2.%3."/>
      <w:lvlJc w:val="left"/>
      <w:pPr>
        <w:ind w:left="1520" w:hanging="720"/>
      </w:pPr>
      <w:rPr>
        <w:rFonts w:ascii="Arial Narrow" w:eastAsia="Arial Narrow" w:hAnsi="Arial Narrow" w:hint="default"/>
        <w:b w:val="0"/>
      </w:rPr>
    </w:lvl>
    <w:lvl w:ilvl="3">
      <w:start w:val="1"/>
      <w:numFmt w:val="decimal"/>
      <w:lvlText w:val="%1.%2.%3.%4."/>
      <w:lvlJc w:val="left"/>
      <w:pPr>
        <w:ind w:left="2280" w:hanging="1080"/>
      </w:pPr>
      <w:rPr>
        <w:rFonts w:ascii="Arial Narrow" w:eastAsia="Arial Narrow" w:hAnsi="Arial Narrow" w:hint="default"/>
      </w:rPr>
    </w:lvl>
    <w:lvl w:ilvl="4">
      <w:start w:val="1"/>
      <w:numFmt w:val="decimal"/>
      <w:lvlText w:val="%1.%2.%3.%4.%5."/>
      <w:lvlJc w:val="left"/>
      <w:pPr>
        <w:ind w:left="3040" w:hanging="1440"/>
      </w:pPr>
      <w:rPr>
        <w:rFonts w:ascii="Arial Narrow" w:eastAsia="Arial Narrow" w:hAnsi="Arial Narrow" w:hint="default"/>
      </w:rPr>
    </w:lvl>
    <w:lvl w:ilvl="5">
      <w:start w:val="1"/>
      <w:numFmt w:val="decimal"/>
      <w:lvlText w:val="%1.%2.%3.%4.%5.%6."/>
      <w:lvlJc w:val="left"/>
      <w:pPr>
        <w:ind w:left="3440" w:hanging="1440"/>
      </w:pPr>
      <w:rPr>
        <w:rFonts w:ascii="Arial Narrow" w:eastAsia="Arial Narrow" w:hAnsi="Arial Narrow" w:hint="default"/>
      </w:rPr>
    </w:lvl>
    <w:lvl w:ilvl="6">
      <w:start w:val="1"/>
      <w:numFmt w:val="decimal"/>
      <w:lvlText w:val="%1.%2.%3.%4.%5.%6.%7."/>
      <w:lvlJc w:val="left"/>
      <w:pPr>
        <w:ind w:left="4200" w:hanging="1800"/>
      </w:pPr>
      <w:rPr>
        <w:rFonts w:ascii="Arial Narrow" w:eastAsia="Arial Narrow" w:hAnsi="Arial Narrow" w:hint="default"/>
      </w:rPr>
    </w:lvl>
    <w:lvl w:ilvl="7">
      <w:start w:val="1"/>
      <w:numFmt w:val="decimal"/>
      <w:lvlText w:val="%1.%2.%3.%4.%5.%6.%7.%8."/>
      <w:lvlJc w:val="left"/>
      <w:pPr>
        <w:ind w:left="4600" w:hanging="1800"/>
      </w:pPr>
      <w:rPr>
        <w:rFonts w:ascii="Arial Narrow" w:eastAsia="Arial Narrow" w:hAnsi="Arial Narrow" w:hint="default"/>
      </w:rPr>
    </w:lvl>
    <w:lvl w:ilvl="8">
      <w:start w:val="1"/>
      <w:numFmt w:val="decimal"/>
      <w:lvlText w:val="%1.%2.%3.%4.%5.%6.%7.%8.%9."/>
      <w:lvlJc w:val="left"/>
      <w:pPr>
        <w:ind w:left="5360" w:hanging="2160"/>
      </w:pPr>
      <w:rPr>
        <w:rFonts w:ascii="Arial Narrow" w:eastAsia="Arial Narrow" w:hAnsi="Arial Narrow" w:hint="default"/>
      </w:rPr>
    </w:lvl>
  </w:abstractNum>
  <w:abstractNum w:abstractNumId="8" w15:restartNumberingAfterBreak="0">
    <w:nsid w:val="4CBD3E79"/>
    <w:multiLevelType w:val="multilevel"/>
    <w:tmpl w:val="B220EB36"/>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540"/>
        </w:tabs>
        <w:ind w:left="540" w:hanging="360"/>
      </w:pPr>
      <w:rPr>
        <w:rFonts w:hint="default"/>
        <w:b w:val="0"/>
      </w:rPr>
    </w:lvl>
    <w:lvl w:ilvl="2">
      <w:start w:val="1"/>
      <w:numFmt w:val="decimal"/>
      <w:lvlText w:val="%1.%2.%3"/>
      <w:lvlJc w:val="left"/>
      <w:pPr>
        <w:tabs>
          <w:tab w:val="num" w:pos="1440"/>
        </w:tabs>
        <w:ind w:left="1440" w:hanging="720"/>
      </w:pPr>
      <w:rPr>
        <w:rFonts w:hint="default"/>
        <w:b w:val="0"/>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9" w15:restartNumberingAfterBreak="0">
    <w:nsid w:val="5D6F438B"/>
    <w:multiLevelType w:val="multilevel"/>
    <w:tmpl w:val="FB7A21F4"/>
    <w:lvl w:ilvl="0">
      <w:start w:val="17"/>
      <w:numFmt w:val="decimal"/>
      <w:lvlText w:val="%1"/>
      <w:lvlJc w:val="left"/>
      <w:pPr>
        <w:ind w:left="375" w:hanging="375"/>
      </w:pPr>
      <w:rPr>
        <w:rFonts w:hint="default"/>
      </w:rPr>
    </w:lvl>
    <w:lvl w:ilvl="1">
      <w:start w:val="2"/>
      <w:numFmt w:val="decimal"/>
      <w:lvlText w:val="%1.%2"/>
      <w:lvlJc w:val="left"/>
      <w:pPr>
        <w:ind w:left="1820" w:hanging="375"/>
      </w:pPr>
      <w:rPr>
        <w:rFonts w:hint="default"/>
      </w:rPr>
    </w:lvl>
    <w:lvl w:ilvl="2">
      <w:start w:val="1"/>
      <w:numFmt w:val="decimal"/>
      <w:lvlText w:val="%1.%2.%3"/>
      <w:lvlJc w:val="left"/>
      <w:pPr>
        <w:ind w:left="3610" w:hanging="720"/>
      </w:pPr>
      <w:rPr>
        <w:rFonts w:hint="default"/>
      </w:rPr>
    </w:lvl>
    <w:lvl w:ilvl="3">
      <w:start w:val="1"/>
      <w:numFmt w:val="decimal"/>
      <w:lvlText w:val="%1.%2.%3.%4"/>
      <w:lvlJc w:val="left"/>
      <w:pPr>
        <w:ind w:left="5055" w:hanging="720"/>
      </w:pPr>
      <w:rPr>
        <w:rFonts w:hint="default"/>
      </w:rPr>
    </w:lvl>
    <w:lvl w:ilvl="4">
      <w:start w:val="1"/>
      <w:numFmt w:val="decimal"/>
      <w:lvlText w:val="%1.%2.%3.%4.%5"/>
      <w:lvlJc w:val="left"/>
      <w:pPr>
        <w:ind w:left="6860" w:hanging="1080"/>
      </w:pPr>
      <w:rPr>
        <w:rFonts w:hint="default"/>
      </w:rPr>
    </w:lvl>
    <w:lvl w:ilvl="5">
      <w:start w:val="1"/>
      <w:numFmt w:val="decimal"/>
      <w:lvlText w:val="%1.%2.%3.%4.%5.%6"/>
      <w:lvlJc w:val="left"/>
      <w:pPr>
        <w:ind w:left="8305" w:hanging="1080"/>
      </w:pPr>
      <w:rPr>
        <w:rFonts w:hint="default"/>
      </w:rPr>
    </w:lvl>
    <w:lvl w:ilvl="6">
      <w:start w:val="1"/>
      <w:numFmt w:val="decimal"/>
      <w:lvlText w:val="%1.%2.%3.%4.%5.%6.%7"/>
      <w:lvlJc w:val="left"/>
      <w:pPr>
        <w:ind w:left="10110" w:hanging="1440"/>
      </w:pPr>
      <w:rPr>
        <w:rFonts w:hint="default"/>
      </w:rPr>
    </w:lvl>
    <w:lvl w:ilvl="7">
      <w:start w:val="1"/>
      <w:numFmt w:val="decimal"/>
      <w:lvlText w:val="%1.%2.%3.%4.%5.%6.%7.%8"/>
      <w:lvlJc w:val="left"/>
      <w:pPr>
        <w:ind w:left="11555" w:hanging="1440"/>
      </w:pPr>
      <w:rPr>
        <w:rFonts w:hint="default"/>
      </w:rPr>
    </w:lvl>
    <w:lvl w:ilvl="8">
      <w:start w:val="1"/>
      <w:numFmt w:val="decimal"/>
      <w:lvlText w:val="%1.%2.%3.%4.%5.%6.%7.%8.%9"/>
      <w:lvlJc w:val="left"/>
      <w:pPr>
        <w:ind w:left="13000" w:hanging="1440"/>
      </w:pPr>
      <w:rPr>
        <w:rFonts w:hint="default"/>
      </w:rPr>
    </w:lvl>
  </w:abstractNum>
  <w:abstractNum w:abstractNumId="10" w15:restartNumberingAfterBreak="0">
    <w:nsid w:val="71257603"/>
    <w:multiLevelType w:val="multilevel"/>
    <w:tmpl w:val="1EE48F88"/>
    <w:lvl w:ilvl="0">
      <w:start w:val="1"/>
      <w:numFmt w:val="decimal"/>
      <w:lvlText w:val="%1"/>
      <w:lvlJc w:val="left"/>
      <w:pPr>
        <w:tabs>
          <w:tab w:val="num" w:pos="405"/>
        </w:tabs>
        <w:ind w:left="405" w:hanging="405"/>
      </w:pPr>
      <w:rPr>
        <w:b/>
      </w:rPr>
    </w:lvl>
    <w:lvl w:ilvl="1">
      <w:start w:val="1"/>
      <w:numFmt w:val="decimal"/>
      <w:lvlText w:val="%1.%2"/>
      <w:lvlJc w:val="left"/>
      <w:pPr>
        <w:tabs>
          <w:tab w:val="num" w:pos="1125"/>
        </w:tabs>
        <w:ind w:left="1125" w:hanging="405"/>
      </w:pPr>
      <w:rPr>
        <w:b/>
      </w:rPr>
    </w:lvl>
    <w:lvl w:ilvl="2">
      <w:start w:val="1"/>
      <w:numFmt w:val="decimal"/>
      <w:lvlText w:val="%1.%2.%3"/>
      <w:lvlJc w:val="left"/>
      <w:pPr>
        <w:tabs>
          <w:tab w:val="num" w:pos="2160"/>
        </w:tabs>
        <w:ind w:left="2160" w:hanging="720"/>
      </w:pPr>
      <w:rPr>
        <w:b w:val="0"/>
      </w:rPr>
    </w:lvl>
    <w:lvl w:ilvl="3">
      <w:start w:val="1"/>
      <w:numFmt w:val="decimal"/>
      <w:lvlText w:val="%1.%2.%3.%4"/>
      <w:lvlJc w:val="left"/>
      <w:pPr>
        <w:tabs>
          <w:tab w:val="num" w:pos="2880"/>
        </w:tabs>
        <w:ind w:left="2880" w:hanging="720"/>
      </w:pPr>
      <w:rPr>
        <w:b/>
      </w:rPr>
    </w:lvl>
    <w:lvl w:ilvl="4">
      <w:start w:val="1"/>
      <w:numFmt w:val="decimal"/>
      <w:lvlText w:val="%1.%2.%3.%4.%5"/>
      <w:lvlJc w:val="left"/>
      <w:pPr>
        <w:tabs>
          <w:tab w:val="num" w:pos="3600"/>
        </w:tabs>
        <w:ind w:left="3600" w:hanging="720"/>
      </w:pPr>
      <w:rPr>
        <w:b/>
      </w:rPr>
    </w:lvl>
    <w:lvl w:ilvl="5">
      <w:start w:val="1"/>
      <w:numFmt w:val="decimal"/>
      <w:lvlText w:val="%1.%2.%3.%4.%5.%6"/>
      <w:lvlJc w:val="left"/>
      <w:pPr>
        <w:tabs>
          <w:tab w:val="num" w:pos="4680"/>
        </w:tabs>
        <w:ind w:left="4680" w:hanging="1080"/>
      </w:pPr>
      <w:rPr>
        <w:b/>
      </w:rPr>
    </w:lvl>
    <w:lvl w:ilvl="6">
      <w:start w:val="1"/>
      <w:numFmt w:val="decimal"/>
      <w:lvlText w:val="%1.%2.%3.%4.%5.%6.%7"/>
      <w:lvlJc w:val="left"/>
      <w:pPr>
        <w:tabs>
          <w:tab w:val="num" w:pos="5400"/>
        </w:tabs>
        <w:ind w:left="5400" w:hanging="1080"/>
      </w:pPr>
      <w:rPr>
        <w:b/>
      </w:rPr>
    </w:lvl>
    <w:lvl w:ilvl="7">
      <w:start w:val="1"/>
      <w:numFmt w:val="decimal"/>
      <w:lvlText w:val="%1.%2.%3.%4.%5.%6.%7.%8"/>
      <w:lvlJc w:val="left"/>
      <w:pPr>
        <w:tabs>
          <w:tab w:val="num" w:pos="6480"/>
        </w:tabs>
        <w:ind w:left="6480" w:hanging="1440"/>
      </w:pPr>
      <w:rPr>
        <w:b/>
      </w:rPr>
    </w:lvl>
    <w:lvl w:ilvl="8">
      <w:start w:val="1"/>
      <w:numFmt w:val="decimal"/>
      <w:lvlText w:val="%1.%2.%3.%4.%5.%6.%7.%8.%9"/>
      <w:lvlJc w:val="left"/>
      <w:pPr>
        <w:tabs>
          <w:tab w:val="num" w:pos="7200"/>
        </w:tabs>
        <w:ind w:left="7200" w:hanging="1440"/>
      </w:pPr>
      <w:rPr>
        <w:b/>
      </w:rPr>
    </w:lvl>
  </w:abstractNum>
  <w:num w:numId="1">
    <w:abstractNumId w:val="6"/>
  </w:num>
  <w:num w:numId="2">
    <w:abstractNumId w:val="10"/>
  </w:num>
  <w:num w:numId="3">
    <w:abstractNumId w:val="4"/>
  </w:num>
  <w:num w:numId="4">
    <w:abstractNumId w:val="8"/>
  </w:num>
  <w:num w:numId="5">
    <w:abstractNumId w:val="0"/>
  </w:num>
  <w:num w:numId="6">
    <w:abstractNumId w:val="3"/>
  </w:num>
  <w:num w:numId="7">
    <w:abstractNumId w:val="1"/>
  </w:num>
  <w:num w:numId="8">
    <w:abstractNumId w:val="7"/>
  </w:num>
  <w:num w:numId="9">
    <w:abstractNumId w:val="9"/>
  </w:num>
  <w:num w:numId="10">
    <w:abstractNumId w:val="5"/>
  </w:num>
  <w:num w:numId="1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r. Maxwel Miyawa">
    <w15:presenceInfo w15:providerId="Windows Live" w15:userId="c3f043e6e341a6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538"/>
    <w:rsid w:val="0002760B"/>
    <w:rsid w:val="00054E13"/>
    <w:rsid w:val="000B657F"/>
    <w:rsid w:val="000C2D8A"/>
    <w:rsid w:val="000E0F55"/>
    <w:rsid w:val="000E5F7C"/>
    <w:rsid w:val="00101378"/>
    <w:rsid w:val="00123E7F"/>
    <w:rsid w:val="00142688"/>
    <w:rsid w:val="00146FCC"/>
    <w:rsid w:val="001670FA"/>
    <w:rsid w:val="00173D9A"/>
    <w:rsid w:val="00190ABC"/>
    <w:rsid w:val="00190FC2"/>
    <w:rsid w:val="00197838"/>
    <w:rsid w:val="001A5161"/>
    <w:rsid w:val="001D20EE"/>
    <w:rsid w:val="001D7595"/>
    <w:rsid w:val="001F2193"/>
    <w:rsid w:val="001F41BF"/>
    <w:rsid w:val="002034F2"/>
    <w:rsid w:val="00220821"/>
    <w:rsid w:val="00221FF5"/>
    <w:rsid w:val="002449AF"/>
    <w:rsid w:val="00245AD0"/>
    <w:rsid w:val="002935F8"/>
    <w:rsid w:val="002A214F"/>
    <w:rsid w:val="002B0AD3"/>
    <w:rsid w:val="002B25D1"/>
    <w:rsid w:val="002C22FC"/>
    <w:rsid w:val="002C4837"/>
    <w:rsid w:val="002E5012"/>
    <w:rsid w:val="00300CD6"/>
    <w:rsid w:val="00304C3E"/>
    <w:rsid w:val="003132FB"/>
    <w:rsid w:val="003337D2"/>
    <w:rsid w:val="003735D9"/>
    <w:rsid w:val="003752E6"/>
    <w:rsid w:val="00380A13"/>
    <w:rsid w:val="003B119B"/>
    <w:rsid w:val="00427663"/>
    <w:rsid w:val="00457DA9"/>
    <w:rsid w:val="00492799"/>
    <w:rsid w:val="004B160D"/>
    <w:rsid w:val="004B5147"/>
    <w:rsid w:val="004F4A90"/>
    <w:rsid w:val="004F5427"/>
    <w:rsid w:val="004F735C"/>
    <w:rsid w:val="0051690A"/>
    <w:rsid w:val="005321AC"/>
    <w:rsid w:val="00554655"/>
    <w:rsid w:val="0059348E"/>
    <w:rsid w:val="005A0F2F"/>
    <w:rsid w:val="005A5E56"/>
    <w:rsid w:val="005A66BE"/>
    <w:rsid w:val="005B1727"/>
    <w:rsid w:val="005B2062"/>
    <w:rsid w:val="005C5684"/>
    <w:rsid w:val="005D0491"/>
    <w:rsid w:val="005E3797"/>
    <w:rsid w:val="005F099F"/>
    <w:rsid w:val="00601BDB"/>
    <w:rsid w:val="00603655"/>
    <w:rsid w:val="00611ED3"/>
    <w:rsid w:val="00621A23"/>
    <w:rsid w:val="00630C0A"/>
    <w:rsid w:val="0064103D"/>
    <w:rsid w:val="0064685B"/>
    <w:rsid w:val="006520EB"/>
    <w:rsid w:val="006642B0"/>
    <w:rsid w:val="00676C87"/>
    <w:rsid w:val="00692BB6"/>
    <w:rsid w:val="006973C0"/>
    <w:rsid w:val="00697BA3"/>
    <w:rsid w:val="006A26FB"/>
    <w:rsid w:val="006C4123"/>
    <w:rsid w:val="006E29F4"/>
    <w:rsid w:val="006E6837"/>
    <w:rsid w:val="006F0CB0"/>
    <w:rsid w:val="006F2C98"/>
    <w:rsid w:val="006F72A8"/>
    <w:rsid w:val="00701ECA"/>
    <w:rsid w:val="007102F4"/>
    <w:rsid w:val="00720823"/>
    <w:rsid w:val="007663AC"/>
    <w:rsid w:val="00773F41"/>
    <w:rsid w:val="007B253B"/>
    <w:rsid w:val="0080286A"/>
    <w:rsid w:val="00806354"/>
    <w:rsid w:val="008250A8"/>
    <w:rsid w:val="00834FAE"/>
    <w:rsid w:val="00850A9F"/>
    <w:rsid w:val="00863749"/>
    <w:rsid w:val="008A1673"/>
    <w:rsid w:val="008C04B9"/>
    <w:rsid w:val="008D4506"/>
    <w:rsid w:val="008D5560"/>
    <w:rsid w:val="008E7E47"/>
    <w:rsid w:val="008F250D"/>
    <w:rsid w:val="00931B4F"/>
    <w:rsid w:val="009372F1"/>
    <w:rsid w:val="00960316"/>
    <w:rsid w:val="0096537B"/>
    <w:rsid w:val="0099242B"/>
    <w:rsid w:val="009C4B94"/>
    <w:rsid w:val="009C655A"/>
    <w:rsid w:val="009C65B5"/>
    <w:rsid w:val="00A00F76"/>
    <w:rsid w:val="00A2180E"/>
    <w:rsid w:val="00A24615"/>
    <w:rsid w:val="00A34E65"/>
    <w:rsid w:val="00A44206"/>
    <w:rsid w:val="00A50BF8"/>
    <w:rsid w:val="00A52661"/>
    <w:rsid w:val="00A856A1"/>
    <w:rsid w:val="00A8723D"/>
    <w:rsid w:val="00AA0658"/>
    <w:rsid w:val="00AB0CC3"/>
    <w:rsid w:val="00AB1E95"/>
    <w:rsid w:val="00AC0B53"/>
    <w:rsid w:val="00AC16B6"/>
    <w:rsid w:val="00AD7D12"/>
    <w:rsid w:val="00AE6102"/>
    <w:rsid w:val="00B10368"/>
    <w:rsid w:val="00B10D6C"/>
    <w:rsid w:val="00B36538"/>
    <w:rsid w:val="00B807CA"/>
    <w:rsid w:val="00B808F0"/>
    <w:rsid w:val="00BA4EC9"/>
    <w:rsid w:val="00BB1CDD"/>
    <w:rsid w:val="00BB4A6D"/>
    <w:rsid w:val="00BD5085"/>
    <w:rsid w:val="00BE6025"/>
    <w:rsid w:val="00BE7269"/>
    <w:rsid w:val="00C1510C"/>
    <w:rsid w:val="00C17C9E"/>
    <w:rsid w:val="00C47613"/>
    <w:rsid w:val="00C8747B"/>
    <w:rsid w:val="00C90704"/>
    <w:rsid w:val="00C9483B"/>
    <w:rsid w:val="00C95941"/>
    <w:rsid w:val="00CA2A04"/>
    <w:rsid w:val="00CC0B96"/>
    <w:rsid w:val="00CC5D2B"/>
    <w:rsid w:val="00D050F8"/>
    <w:rsid w:val="00D15B7F"/>
    <w:rsid w:val="00D20DAC"/>
    <w:rsid w:val="00D3063D"/>
    <w:rsid w:val="00D336D2"/>
    <w:rsid w:val="00D36E49"/>
    <w:rsid w:val="00D41A29"/>
    <w:rsid w:val="00D56374"/>
    <w:rsid w:val="00D70447"/>
    <w:rsid w:val="00D73D5F"/>
    <w:rsid w:val="00DA47BD"/>
    <w:rsid w:val="00DB62C0"/>
    <w:rsid w:val="00DD32B4"/>
    <w:rsid w:val="00DE1BD9"/>
    <w:rsid w:val="00DE2B87"/>
    <w:rsid w:val="00E03FE8"/>
    <w:rsid w:val="00E156CC"/>
    <w:rsid w:val="00E16DE9"/>
    <w:rsid w:val="00E273BD"/>
    <w:rsid w:val="00E3195F"/>
    <w:rsid w:val="00E657B0"/>
    <w:rsid w:val="00E94774"/>
    <w:rsid w:val="00E95CE1"/>
    <w:rsid w:val="00EB2235"/>
    <w:rsid w:val="00EB47A1"/>
    <w:rsid w:val="00EC6E02"/>
    <w:rsid w:val="00EF59CC"/>
    <w:rsid w:val="00F30ECC"/>
    <w:rsid w:val="00FA1FCD"/>
    <w:rsid w:val="00FA3837"/>
    <w:rsid w:val="00FA705A"/>
    <w:rsid w:val="00FD4DD0"/>
    <w:rsid w:val="26D60402"/>
    <w:rsid w:val="27DFEA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017825DD"/>
  <w15:docId w15:val="{B76B13BF-D36B-482E-9454-58A949035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193"/>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B36538"/>
    <w:pPr>
      <w:keepNext/>
      <w:ind w:left="720"/>
      <w:outlineLvl w:val="0"/>
    </w:pPr>
    <w:rPr>
      <w:u w:val="single"/>
    </w:rPr>
  </w:style>
  <w:style w:type="paragraph" w:styleId="Heading3">
    <w:name w:val="heading 3"/>
    <w:basedOn w:val="Normal"/>
    <w:next w:val="Normal"/>
    <w:link w:val="Heading3Char"/>
    <w:qFormat/>
    <w:rsid w:val="00B3653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36538"/>
    <w:rPr>
      <w:rFonts w:ascii="Times New Roman" w:eastAsia="Times New Roman" w:hAnsi="Times New Roman" w:cs="Times New Roman"/>
      <w:sz w:val="20"/>
      <w:szCs w:val="20"/>
      <w:u w:val="single"/>
    </w:rPr>
  </w:style>
  <w:style w:type="character" w:customStyle="1" w:styleId="Heading3Char">
    <w:name w:val="Heading 3 Char"/>
    <w:basedOn w:val="DefaultParagraphFont"/>
    <w:link w:val="Heading3"/>
    <w:rsid w:val="00B36538"/>
    <w:rPr>
      <w:rFonts w:ascii="Arial" w:eastAsia="Times New Roman" w:hAnsi="Arial" w:cs="Arial"/>
      <w:b/>
      <w:bCs/>
      <w:sz w:val="26"/>
      <w:szCs w:val="26"/>
    </w:rPr>
  </w:style>
  <w:style w:type="paragraph" w:styleId="Footer">
    <w:name w:val="footer"/>
    <w:basedOn w:val="Normal"/>
    <w:link w:val="FooterChar"/>
    <w:uiPriority w:val="99"/>
    <w:rsid w:val="00B36538"/>
    <w:pPr>
      <w:tabs>
        <w:tab w:val="center" w:pos="4320"/>
        <w:tab w:val="right" w:pos="8640"/>
      </w:tabs>
    </w:pPr>
    <w:rPr>
      <w:sz w:val="24"/>
      <w:lang w:val="en-GB"/>
    </w:rPr>
  </w:style>
  <w:style w:type="character" w:customStyle="1" w:styleId="FooterChar">
    <w:name w:val="Footer Char"/>
    <w:basedOn w:val="DefaultParagraphFont"/>
    <w:link w:val="Footer"/>
    <w:uiPriority w:val="99"/>
    <w:rsid w:val="00B36538"/>
    <w:rPr>
      <w:rFonts w:ascii="Times New Roman" w:eastAsia="Times New Roman" w:hAnsi="Times New Roman" w:cs="Times New Roman"/>
      <w:sz w:val="24"/>
      <w:szCs w:val="20"/>
      <w:lang w:val="en-GB"/>
    </w:rPr>
  </w:style>
  <w:style w:type="paragraph" w:customStyle="1" w:styleId="head2">
    <w:name w:val="head2"/>
    <w:basedOn w:val="Normal"/>
    <w:rsid w:val="00B36538"/>
    <w:pPr>
      <w:spacing w:after="120" w:line="360" w:lineRule="auto"/>
      <w:jc w:val="both"/>
    </w:pPr>
    <w:rPr>
      <w:b/>
      <w:sz w:val="24"/>
      <w:u w:val="single"/>
    </w:rPr>
  </w:style>
  <w:style w:type="paragraph" w:styleId="BodyText">
    <w:name w:val="Body Text"/>
    <w:basedOn w:val="Normal"/>
    <w:link w:val="BodyTextChar"/>
    <w:rsid w:val="00B36538"/>
    <w:pPr>
      <w:jc w:val="both"/>
    </w:pPr>
    <w:rPr>
      <w:rFonts w:ascii="CG Times" w:hAnsi="CG Times"/>
      <w:sz w:val="24"/>
    </w:rPr>
  </w:style>
  <w:style w:type="character" w:customStyle="1" w:styleId="BodyTextChar">
    <w:name w:val="Body Text Char"/>
    <w:basedOn w:val="DefaultParagraphFont"/>
    <w:link w:val="BodyText"/>
    <w:rsid w:val="00B36538"/>
    <w:rPr>
      <w:rFonts w:ascii="CG Times" w:eastAsia="Times New Roman" w:hAnsi="CG Times" w:cs="Times New Roman"/>
      <w:sz w:val="24"/>
      <w:szCs w:val="20"/>
    </w:rPr>
  </w:style>
  <w:style w:type="paragraph" w:styleId="BodyTextIndent">
    <w:name w:val="Body Text Indent"/>
    <w:basedOn w:val="Normal"/>
    <w:link w:val="BodyTextIndentChar"/>
    <w:rsid w:val="00B36538"/>
    <w:pPr>
      <w:spacing w:after="120" w:line="360" w:lineRule="auto"/>
      <w:ind w:left="720"/>
      <w:jc w:val="both"/>
    </w:pPr>
    <w:rPr>
      <w:rFonts w:ascii="CG Times" w:hAnsi="CG Times"/>
      <w:sz w:val="24"/>
    </w:rPr>
  </w:style>
  <w:style w:type="character" w:customStyle="1" w:styleId="BodyTextIndentChar">
    <w:name w:val="Body Text Indent Char"/>
    <w:basedOn w:val="DefaultParagraphFont"/>
    <w:link w:val="BodyTextIndent"/>
    <w:rsid w:val="00B36538"/>
    <w:rPr>
      <w:rFonts w:ascii="CG Times" w:eastAsia="Times New Roman" w:hAnsi="CG Times" w:cs="Times New Roman"/>
      <w:sz w:val="24"/>
      <w:szCs w:val="20"/>
    </w:rPr>
  </w:style>
  <w:style w:type="paragraph" w:styleId="TOC1">
    <w:name w:val="toc 1"/>
    <w:basedOn w:val="Normal"/>
    <w:next w:val="Normal"/>
    <w:autoRedefine/>
    <w:uiPriority w:val="39"/>
    <w:rsid w:val="002B0AD3"/>
    <w:pPr>
      <w:tabs>
        <w:tab w:val="left" w:pos="400"/>
        <w:tab w:val="left" w:pos="600"/>
        <w:tab w:val="right" w:leader="dot" w:pos="9019"/>
      </w:tabs>
    </w:pPr>
    <w:rPr>
      <w:rFonts w:ascii="CG Times" w:hAnsi="CG Times"/>
      <w:noProof/>
      <w:sz w:val="24"/>
    </w:rPr>
  </w:style>
  <w:style w:type="paragraph" w:styleId="Header">
    <w:name w:val="header"/>
    <w:basedOn w:val="Normal"/>
    <w:link w:val="HeaderChar"/>
    <w:rsid w:val="00B36538"/>
    <w:pPr>
      <w:widowControl w:val="0"/>
      <w:tabs>
        <w:tab w:val="center" w:pos="4320"/>
        <w:tab w:val="right" w:pos="8640"/>
      </w:tabs>
    </w:pPr>
    <w:rPr>
      <w:snapToGrid w:val="0"/>
      <w:lang w:val="en-GB"/>
    </w:rPr>
  </w:style>
  <w:style w:type="character" w:customStyle="1" w:styleId="HeaderChar">
    <w:name w:val="Header Char"/>
    <w:basedOn w:val="DefaultParagraphFont"/>
    <w:link w:val="Header"/>
    <w:rsid w:val="00B36538"/>
    <w:rPr>
      <w:rFonts w:ascii="Times New Roman" w:eastAsia="Times New Roman" w:hAnsi="Times New Roman" w:cs="Times New Roman"/>
      <w:snapToGrid w:val="0"/>
      <w:sz w:val="20"/>
      <w:szCs w:val="20"/>
      <w:lang w:val="en-GB"/>
    </w:rPr>
  </w:style>
  <w:style w:type="character" w:styleId="PageNumber">
    <w:name w:val="page number"/>
    <w:basedOn w:val="DefaultParagraphFont"/>
    <w:rsid w:val="00B36538"/>
  </w:style>
  <w:style w:type="paragraph" w:styleId="ListParagraph">
    <w:name w:val="List Paragraph"/>
    <w:basedOn w:val="Normal"/>
    <w:uiPriority w:val="99"/>
    <w:qFormat/>
    <w:rsid w:val="00B36538"/>
    <w:pPr>
      <w:ind w:left="720"/>
      <w:contextualSpacing/>
    </w:pPr>
  </w:style>
  <w:style w:type="paragraph" w:customStyle="1" w:styleId="Style">
    <w:name w:val="Style"/>
    <w:uiPriority w:val="99"/>
    <w:rsid w:val="00B36538"/>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styleId="CommentReference">
    <w:name w:val="annotation reference"/>
    <w:uiPriority w:val="99"/>
    <w:semiHidden/>
    <w:unhideWhenUsed/>
    <w:rsid w:val="00B36538"/>
    <w:rPr>
      <w:sz w:val="16"/>
      <w:szCs w:val="16"/>
    </w:rPr>
  </w:style>
  <w:style w:type="paragraph" w:styleId="CommentText">
    <w:name w:val="annotation text"/>
    <w:basedOn w:val="Normal"/>
    <w:link w:val="CommentTextChar"/>
    <w:uiPriority w:val="99"/>
    <w:semiHidden/>
    <w:unhideWhenUsed/>
    <w:rsid w:val="00B36538"/>
    <w:pPr>
      <w:widowControl w:val="0"/>
      <w:wordWrap w:val="0"/>
      <w:autoSpaceDE w:val="0"/>
      <w:autoSpaceDN w:val="0"/>
      <w:jc w:val="both"/>
    </w:pPr>
    <w:rPr>
      <w:rFonts w:ascii="Arial Narrow" w:eastAsia="Arial Narrow"/>
      <w:kern w:val="2"/>
      <w:lang w:eastAsia="ko-KR"/>
    </w:rPr>
  </w:style>
  <w:style w:type="character" w:customStyle="1" w:styleId="CommentTextChar">
    <w:name w:val="Comment Text Char"/>
    <w:basedOn w:val="DefaultParagraphFont"/>
    <w:link w:val="CommentText"/>
    <w:uiPriority w:val="99"/>
    <w:semiHidden/>
    <w:rsid w:val="00B36538"/>
    <w:rPr>
      <w:rFonts w:ascii="Arial Narrow" w:eastAsia="Arial Narrow" w:hAnsi="Times New Roman" w:cs="Times New Roman"/>
      <w:kern w:val="2"/>
      <w:sz w:val="20"/>
      <w:szCs w:val="20"/>
      <w:lang w:eastAsia="ko-KR"/>
    </w:rPr>
  </w:style>
  <w:style w:type="paragraph" w:styleId="BalloonText">
    <w:name w:val="Balloon Text"/>
    <w:basedOn w:val="Normal"/>
    <w:link w:val="BalloonTextChar"/>
    <w:uiPriority w:val="99"/>
    <w:semiHidden/>
    <w:unhideWhenUsed/>
    <w:rsid w:val="00B365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6538"/>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E273BD"/>
    <w:pPr>
      <w:widowControl/>
      <w:wordWrap/>
      <w:autoSpaceDE/>
      <w:autoSpaceDN/>
      <w:jc w:val="left"/>
    </w:pPr>
    <w:rPr>
      <w:rFonts w:ascii="Times New Roman" w:eastAsia="Times New Roman"/>
      <w:b/>
      <w:bCs/>
      <w:kern w:val="0"/>
      <w:lang w:eastAsia="en-US"/>
    </w:rPr>
  </w:style>
  <w:style w:type="character" w:customStyle="1" w:styleId="CommentSubjectChar">
    <w:name w:val="Comment Subject Char"/>
    <w:basedOn w:val="CommentTextChar"/>
    <w:link w:val="CommentSubject"/>
    <w:uiPriority w:val="99"/>
    <w:semiHidden/>
    <w:rsid w:val="00E273BD"/>
    <w:rPr>
      <w:rFonts w:ascii="Times New Roman" w:eastAsia="Times New Roman" w:hAnsi="Times New Roman" w:cs="Times New Roman"/>
      <w:b/>
      <w:bCs/>
      <w:kern w:val="2"/>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611360">
      <w:bodyDiv w:val="1"/>
      <w:marLeft w:val="0"/>
      <w:marRight w:val="0"/>
      <w:marTop w:val="0"/>
      <w:marBottom w:val="0"/>
      <w:divBdr>
        <w:top w:val="none" w:sz="0" w:space="0" w:color="auto"/>
        <w:left w:val="none" w:sz="0" w:space="0" w:color="auto"/>
        <w:bottom w:val="none" w:sz="0" w:space="0" w:color="auto"/>
        <w:right w:val="none" w:sz="0" w:space="0" w:color="auto"/>
      </w:divBdr>
    </w:div>
    <w:div w:id="517815498">
      <w:bodyDiv w:val="1"/>
      <w:marLeft w:val="0"/>
      <w:marRight w:val="0"/>
      <w:marTop w:val="0"/>
      <w:marBottom w:val="0"/>
      <w:divBdr>
        <w:top w:val="none" w:sz="0" w:space="0" w:color="auto"/>
        <w:left w:val="none" w:sz="0" w:space="0" w:color="auto"/>
        <w:bottom w:val="none" w:sz="0" w:space="0" w:color="auto"/>
        <w:right w:val="none" w:sz="0" w:space="0" w:color="auto"/>
      </w:divBdr>
    </w:div>
    <w:div w:id="896555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50AE5F-07DF-43A7-98B4-19D2FF893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4202</Words>
  <Characters>23954</Characters>
  <Application>Microsoft Office Word</Application>
  <DocSecurity>0</DocSecurity>
  <Lines>199</Lines>
  <Paragraphs>56</Paragraphs>
  <ScaleCrop>false</ScaleCrop>
  <Company>Hewlett-Packard</Company>
  <LinksUpToDate>false</LinksUpToDate>
  <CharactersWithSpaces>28100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Marumi</dc:creator>
  <cp:lastModifiedBy>Dr. Maxwel Miyawa</cp:lastModifiedBy>
  <cp:revision>2</cp:revision>
  <dcterms:created xsi:type="dcterms:W3CDTF">2022-04-08T09:32:00Z</dcterms:created>
  <dcterms:modified xsi:type="dcterms:W3CDTF">2022-04-08T09:32:00Z</dcterms:modified>
</cp:coreProperties>
</file>