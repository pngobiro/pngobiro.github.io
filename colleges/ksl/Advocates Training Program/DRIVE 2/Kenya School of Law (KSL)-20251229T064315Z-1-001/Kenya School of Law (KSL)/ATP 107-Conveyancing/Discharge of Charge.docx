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sdt>
      <w:sdtPr>
        <w:tag w:val="goog_rdk_2"/>
      </w:sdtPr>
      <w:sdtContent>
        <w:p w:rsidR="00000000" w:rsidDel="00000000" w:rsidP="00000000" w:rsidRDefault="00000000" w:rsidRPr="00000000" w14:paraId="00000001">
          <w:pPr>
            <w:keepNext w:val="1"/>
            <w:spacing w:after="0" w:line="240" w:lineRule="auto"/>
            <w:jc w:val="both"/>
            <w:rPr>
              <w:ins w:author="Gerald Okoyo" w:id="0" w:date="2021-06-21T04:12:15Z"/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sdt>
            <w:sdtPr>
              <w:tag w:val="goog_rdk_1"/>
            </w:sdtPr>
            <w:sdtContent>
              <w:ins w:author="Gerald Okoyo" w:id="0" w:date="2021-06-21T04:12:15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tag w:val="goog_rdk_4"/>
      </w:sdtPr>
      <w:sdtContent>
        <w:p w:rsidR="00000000" w:rsidDel="00000000" w:rsidP="00000000" w:rsidRDefault="00000000" w:rsidRPr="00000000" w14:paraId="00000002">
          <w:pPr>
            <w:keepNext w:val="1"/>
            <w:spacing w:after="0" w:line="240" w:lineRule="auto"/>
            <w:jc w:val="both"/>
            <w:rPr>
              <w:ins w:author="Gerald Okoyo" w:id="0" w:date="2021-06-21T04:12:15Z"/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sdt>
            <w:sdtPr>
              <w:tag w:val="goog_rdk_3"/>
            </w:sdtPr>
            <w:sdtContent>
              <w:ins w:author="Gerald Okoyo" w:id="0" w:date="2021-06-21T04:12:15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tag w:val="goog_rdk_6"/>
      </w:sdtPr>
      <w:sdtContent>
        <w:p w:rsidR="00000000" w:rsidDel="00000000" w:rsidP="00000000" w:rsidRDefault="00000000" w:rsidRPr="00000000" w14:paraId="00000003">
          <w:pPr>
            <w:keepNext w:val="1"/>
            <w:spacing w:after="0" w:line="240" w:lineRule="auto"/>
            <w:jc w:val="both"/>
            <w:rPr>
              <w:ins w:author="Gerald Okoyo" w:id="0" w:date="2021-06-21T04:12:15Z"/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sdt>
            <w:sdtPr>
              <w:tag w:val="goog_rdk_5"/>
            </w:sdtPr>
            <w:sdtContent>
              <w:ins w:author="Gerald Okoyo" w:id="0" w:date="2021-06-21T04:12:15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tag w:val="goog_rdk_8"/>
      </w:sdtPr>
      <w:sdtContent>
        <w:p w:rsidR="00000000" w:rsidDel="00000000" w:rsidP="00000000" w:rsidRDefault="00000000" w:rsidRPr="00000000" w14:paraId="00000004">
          <w:pPr>
            <w:keepNext w:val="1"/>
            <w:spacing w:after="0" w:line="240" w:lineRule="auto"/>
            <w:jc w:val="both"/>
            <w:rPr>
              <w:ins w:author="Gerald Okoyo" w:id="0" w:date="2021-06-21T04:12:15Z"/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sdt>
            <w:sdtPr>
              <w:tag w:val="goog_rdk_7"/>
            </w:sdtPr>
            <w:sdtContent>
              <w:ins w:author="Gerald Okoyo" w:id="0" w:date="2021-06-21T04:12:15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tag w:val="goog_rdk_10"/>
      </w:sdtPr>
      <w:sdtContent>
        <w:p w:rsidR="00000000" w:rsidDel="00000000" w:rsidP="00000000" w:rsidRDefault="00000000" w:rsidRPr="00000000" w14:paraId="00000005">
          <w:pPr>
            <w:keepNext w:val="1"/>
            <w:spacing w:after="0" w:line="240" w:lineRule="auto"/>
            <w:jc w:val="both"/>
            <w:rPr>
              <w:ins w:author="Gerald Okoyo" w:id="0" w:date="2021-06-21T04:12:15Z"/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sdt>
            <w:sdtPr>
              <w:tag w:val="goog_rdk_9"/>
            </w:sdtPr>
            <w:sdtContent>
              <w:ins w:author="Gerald Okoyo" w:id="0" w:date="2021-06-21T04:12:15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tag w:val="goog_rdk_12"/>
      </w:sdtPr>
      <w:sdtContent>
        <w:p w:rsidR="00000000" w:rsidDel="00000000" w:rsidP="00000000" w:rsidRDefault="00000000" w:rsidRPr="00000000" w14:paraId="00000006">
          <w:pPr>
            <w:keepNext w:val="1"/>
            <w:spacing w:after="0" w:line="240" w:lineRule="auto"/>
            <w:jc w:val="both"/>
            <w:rPr>
              <w:ins w:author="Gerald Okoyo" w:id="0" w:date="2021-06-21T04:12:15Z"/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sdt>
            <w:sdtPr>
              <w:tag w:val="goog_rdk_11"/>
            </w:sdtPr>
            <w:sdtContent>
              <w:ins w:author="Gerald Okoyo" w:id="0" w:date="2021-06-21T04:12:15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tag w:val="goog_rdk_14"/>
      </w:sdtPr>
      <w:sdtContent>
        <w:p w:rsidR="00000000" w:rsidDel="00000000" w:rsidP="00000000" w:rsidRDefault="00000000" w:rsidRPr="00000000" w14:paraId="00000007">
          <w:pPr>
            <w:keepNext w:val="1"/>
            <w:spacing w:after="0" w:line="240" w:lineRule="auto"/>
            <w:jc w:val="both"/>
            <w:rPr>
              <w:ins w:author="Gerald Okoyo" w:id="0" w:date="2021-06-21T04:12:15Z"/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sdt>
            <w:sdtPr>
              <w:tag w:val="goog_rdk_13"/>
            </w:sdtPr>
            <w:sdtContent>
              <w:ins w:author="Gerald Okoyo" w:id="0" w:date="2021-06-21T04:12:15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tag w:val="goog_rdk_16"/>
      </w:sdtPr>
      <w:sdtContent>
        <w:p w:rsidR="00000000" w:rsidDel="00000000" w:rsidP="00000000" w:rsidRDefault="00000000" w:rsidRPr="00000000" w14:paraId="00000008">
          <w:pPr>
            <w:keepNext w:val="1"/>
            <w:spacing w:after="0" w:line="240" w:lineRule="auto"/>
            <w:jc w:val="both"/>
            <w:rPr>
              <w:ins w:author="Gerald Okoyo" w:id="0" w:date="2021-06-21T04:12:15Z"/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sdt>
            <w:sdtPr>
              <w:tag w:val="goog_rdk_15"/>
            </w:sdtPr>
            <w:sdtContent>
              <w:ins w:author="Gerald Okoyo" w:id="0" w:date="2021-06-21T04:12:15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tag w:val="goog_rdk_18"/>
      </w:sdtPr>
      <w:sdtContent>
        <w:p w:rsidR="00000000" w:rsidDel="00000000" w:rsidP="00000000" w:rsidRDefault="00000000" w:rsidRPr="00000000" w14:paraId="00000009">
          <w:pPr>
            <w:keepNext w:val="1"/>
            <w:spacing w:after="0" w:line="240" w:lineRule="auto"/>
            <w:jc w:val="both"/>
            <w:rPr>
              <w:ins w:author="Gerald Okoyo" w:id="0" w:date="2021-06-21T04:12:15Z"/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sdt>
            <w:sdtPr>
              <w:tag w:val="goog_rdk_17"/>
            </w:sdtPr>
            <w:sdtContent>
              <w:ins w:author="Gerald Okoyo" w:id="0" w:date="2021-06-21T04:12:15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tag w:val="goog_rdk_20"/>
      </w:sdtPr>
      <w:sdtContent>
        <w:p w:rsidR="00000000" w:rsidDel="00000000" w:rsidP="00000000" w:rsidRDefault="00000000" w:rsidRPr="00000000" w14:paraId="0000000A">
          <w:pPr>
            <w:keepNext w:val="1"/>
            <w:spacing w:after="0" w:line="240" w:lineRule="auto"/>
            <w:jc w:val="both"/>
            <w:rPr>
              <w:ins w:author="Gerald Okoyo" w:id="0" w:date="2021-06-21T04:12:15Z"/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sdt>
            <w:sdtPr>
              <w:tag w:val="goog_rdk_19"/>
            </w:sdtPr>
            <w:sdtContent>
              <w:ins w:author="Gerald Okoyo" w:id="0" w:date="2021-06-21T04:12:15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tag w:val="goog_rdk_22"/>
      </w:sdtPr>
      <w:sdtContent>
        <w:p w:rsidR="00000000" w:rsidDel="00000000" w:rsidP="00000000" w:rsidRDefault="00000000" w:rsidRPr="00000000" w14:paraId="0000000B">
          <w:pPr>
            <w:keepNext w:val="1"/>
            <w:spacing w:after="0" w:line="240" w:lineRule="auto"/>
            <w:jc w:val="both"/>
            <w:rPr>
              <w:ins w:author="Gerald Okoyo" w:id="0" w:date="2021-06-21T04:12:15Z"/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sdt>
            <w:sdtPr>
              <w:tag w:val="goog_rdk_21"/>
            </w:sdtPr>
            <w:sdtContent>
              <w:ins w:author="Gerald Okoyo" w:id="0" w:date="2021-06-21T04:12:15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tag w:val="goog_rdk_24"/>
      </w:sdtPr>
      <w:sdtContent>
        <w:p w:rsidR="00000000" w:rsidDel="00000000" w:rsidP="00000000" w:rsidRDefault="00000000" w:rsidRPr="00000000" w14:paraId="0000000C">
          <w:pPr>
            <w:keepNext w:val="1"/>
            <w:spacing w:after="0" w:line="240" w:lineRule="auto"/>
            <w:jc w:val="both"/>
            <w:rPr>
              <w:ins w:author="Gerald Okoyo" w:id="0" w:date="2021-06-21T04:12:15Z"/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sdt>
            <w:sdtPr>
              <w:tag w:val="goog_rdk_23"/>
            </w:sdtPr>
            <w:sdtContent>
              <w:ins w:author="Gerald Okoyo" w:id="0" w:date="2021-06-21T04:12:15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tag w:val="goog_rdk_26"/>
      </w:sdtPr>
      <w:sdtContent>
        <w:p w:rsidR="00000000" w:rsidDel="00000000" w:rsidP="00000000" w:rsidRDefault="00000000" w:rsidRPr="00000000" w14:paraId="0000000D">
          <w:pPr>
            <w:keepNext w:val="1"/>
            <w:spacing w:after="0" w:line="240" w:lineRule="auto"/>
            <w:jc w:val="both"/>
            <w:rPr>
              <w:ins w:author="Gerald Okoyo" w:id="0" w:date="2021-06-21T04:12:15Z"/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sdt>
            <w:sdtPr>
              <w:tag w:val="goog_rdk_25"/>
            </w:sdtPr>
            <w:sdtContent>
              <w:ins w:author="Gerald Okoyo" w:id="0" w:date="2021-06-21T04:12:15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tag w:val="goog_rdk_28"/>
      </w:sdtPr>
      <w:sdtContent>
        <w:p w:rsidR="00000000" w:rsidDel="00000000" w:rsidP="00000000" w:rsidRDefault="00000000" w:rsidRPr="00000000" w14:paraId="0000000E">
          <w:pPr>
            <w:keepNext w:val="1"/>
            <w:spacing w:after="0" w:line="240" w:lineRule="auto"/>
            <w:jc w:val="both"/>
            <w:rPr>
              <w:ins w:author="Gerald Okoyo" w:id="0" w:date="2021-06-21T04:12:15Z"/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sdt>
            <w:sdtPr>
              <w:tag w:val="goog_rdk_27"/>
            </w:sdtPr>
            <w:sdtContent>
              <w:ins w:author="Gerald Okoyo" w:id="0" w:date="2021-06-21T04:12:15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tag w:val="goog_rdk_30"/>
      </w:sdtPr>
      <w:sdtContent>
        <w:p w:rsidR="00000000" w:rsidDel="00000000" w:rsidP="00000000" w:rsidRDefault="00000000" w:rsidRPr="00000000" w14:paraId="0000000F">
          <w:pPr>
            <w:keepNext w:val="1"/>
            <w:spacing w:after="0" w:line="240" w:lineRule="auto"/>
            <w:jc w:val="both"/>
            <w:rPr>
              <w:ins w:author="Gerald Okoyo" w:id="0" w:date="2021-06-21T04:12:15Z"/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sdt>
            <w:sdtPr>
              <w:tag w:val="goog_rdk_29"/>
            </w:sdtPr>
            <w:sdtContent>
              <w:ins w:author="Gerald Okoyo" w:id="0" w:date="2021-06-21T04:12:15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tag w:val="goog_rdk_32"/>
      </w:sdtPr>
      <w:sdtContent>
        <w:p w:rsidR="00000000" w:rsidDel="00000000" w:rsidP="00000000" w:rsidRDefault="00000000" w:rsidRPr="00000000" w14:paraId="00000010">
          <w:pPr>
            <w:keepNext w:val="1"/>
            <w:spacing w:after="0" w:line="240" w:lineRule="auto"/>
            <w:jc w:val="both"/>
            <w:rPr>
              <w:ins w:author="Gerald Okoyo" w:id="0" w:date="2021-06-21T04:12:15Z"/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sdt>
            <w:sdtPr>
              <w:tag w:val="goog_rdk_31"/>
            </w:sdtPr>
            <w:sdtContent>
              <w:ins w:author="Gerald Okoyo" w:id="0" w:date="2021-06-21T04:12:15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tag w:val="goog_rdk_34"/>
      </w:sdtPr>
      <w:sdtContent>
        <w:p w:rsidR="00000000" w:rsidDel="00000000" w:rsidP="00000000" w:rsidRDefault="00000000" w:rsidRPr="00000000" w14:paraId="00000011">
          <w:pPr>
            <w:keepNext w:val="1"/>
            <w:spacing w:after="0" w:line="240" w:lineRule="auto"/>
            <w:jc w:val="both"/>
            <w:rPr>
              <w:ins w:author="Gerald Okoyo" w:id="0" w:date="2021-06-21T04:12:15Z"/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sdt>
            <w:sdtPr>
              <w:tag w:val="goog_rdk_33"/>
            </w:sdtPr>
            <w:sdtContent>
              <w:ins w:author="Gerald Okoyo" w:id="0" w:date="2021-06-21T04:12:15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tag w:val="goog_rdk_36"/>
      </w:sdtPr>
      <w:sdtContent>
        <w:p w:rsidR="00000000" w:rsidDel="00000000" w:rsidP="00000000" w:rsidRDefault="00000000" w:rsidRPr="00000000" w14:paraId="00000012">
          <w:pPr>
            <w:keepNext w:val="1"/>
            <w:spacing w:after="0" w:line="240" w:lineRule="auto"/>
            <w:jc w:val="both"/>
            <w:rPr>
              <w:ins w:author="Gerald Okoyo" w:id="0" w:date="2021-06-21T04:12:15Z"/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sdt>
            <w:sdtPr>
              <w:tag w:val="goog_rdk_35"/>
            </w:sdtPr>
            <w:sdtContent>
              <w:ins w:author="Gerald Okoyo" w:id="0" w:date="2021-06-21T04:12:15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tag w:val="goog_rdk_38"/>
      </w:sdtPr>
      <w:sdtContent>
        <w:p w:rsidR="00000000" w:rsidDel="00000000" w:rsidP="00000000" w:rsidRDefault="00000000" w:rsidRPr="00000000" w14:paraId="00000013">
          <w:pPr>
            <w:keepNext w:val="1"/>
            <w:spacing w:after="0" w:line="240" w:lineRule="auto"/>
            <w:jc w:val="both"/>
            <w:rPr>
              <w:ins w:author="Gerald Okoyo" w:id="0" w:date="2021-06-21T04:12:15Z"/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sdt>
            <w:sdtPr>
              <w:tag w:val="goog_rdk_37"/>
            </w:sdtPr>
            <w:sdtContent>
              <w:ins w:author="Gerald Okoyo" w:id="0" w:date="2021-06-21T04:12:15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tag w:val="goog_rdk_40"/>
      </w:sdtPr>
      <w:sdtContent>
        <w:p w:rsidR="00000000" w:rsidDel="00000000" w:rsidP="00000000" w:rsidRDefault="00000000" w:rsidRPr="00000000" w14:paraId="00000014">
          <w:pPr>
            <w:keepNext w:val="1"/>
            <w:spacing w:after="0" w:line="240" w:lineRule="auto"/>
            <w:jc w:val="both"/>
            <w:rPr>
              <w:ins w:author="Gerald Okoyo" w:id="0" w:date="2021-06-21T04:12:15Z"/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sdt>
            <w:sdtPr>
              <w:tag w:val="goog_rdk_39"/>
            </w:sdtPr>
            <w:sdtContent>
              <w:ins w:author="Gerald Okoyo" w:id="0" w:date="2021-06-21T04:12:15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tag w:val="goog_rdk_42"/>
      </w:sdtPr>
      <w:sdtContent>
        <w:p w:rsidR="00000000" w:rsidDel="00000000" w:rsidP="00000000" w:rsidRDefault="00000000" w:rsidRPr="00000000" w14:paraId="00000015">
          <w:pPr>
            <w:keepNext w:val="1"/>
            <w:spacing w:after="0" w:line="240" w:lineRule="auto"/>
            <w:jc w:val="both"/>
            <w:rPr>
              <w:ins w:author="Gerald Okoyo" w:id="0" w:date="2021-06-21T04:12:15Z"/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sdt>
            <w:sdtPr>
              <w:tag w:val="goog_rdk_41"/>
            </w:sdtPr>
            <w:sdtContent>
              <w:ins w:author="Gerald Okoyo" w:id="0" w:date="2021-06-21T04:12:15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tag w:val="goog_rdk_44"/>
      </w:sdtPr>
      <w:sdtContent>
        <w:p w:rsidR="00000000" w:rsidDel="00000000" w:rsidP="00000000" w:rsidRDefault="00000000" w:rsidRPr="00000000" w14:paraId="00000016">
          <w:pPr>
            <w:keepNext w:val="1"/>
            <w:spacing w:after="0" w:line="240" w:lineRule="auto"/>
            <w:jc w:val="both"/>
            <w:rPr>
              <w:ins w:author="Gerald Okoyo" w:id="0" w:date="2021-06-21T04:12:15Z"/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sdt>
            <w:sdtPr>
              <w:tag w:val="goog_rdk_43"/>
            </w:sdtPr>
            <w:sdtContent>
              <w:ins w:author="Gerald Okoyo" w:id="0" w:date="2021-06-21T04:12:15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tag w:val="goog_rdk_46"/>
      </w:sdtPr>
      <w:sdtContent>
        <w:p w:rsidR="00000000" w:rsidDel="00000000" w:rsidP="00000000" w:rsidRDefault="00000000" w:rsidRPr="00000000" w14:paraId="00000017">
          <w:pPr>
            <w:keepNext w:val="1"/>
            <w:spacing w:after="0" w:line="240" w:lineRule="auto"/>
            <w:jc w:val="both"/>
            <w:rPr>
              <w:ins w:author="Gerald Okoyo" w:id="0" w:date="2021-06-21T04:12:15Z"/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sdt>
            <w:sdtPr>
              <w:tag w:val="goog_rdk_45"/>
            </w:sdtPr>
            <w:sdtContent>
              <w:ins w:author="Gerald Okoyo" w:id="0" w:date="2021-06-21T04:12:15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tag w:val="goog_rdk_48"/>
      </w:sdtPr>
      <w:sdtContent>
        <w:p w:rsidR="00000000" w:rsidDel="00000000" w:rsidP="00000000" w:rsidRDefault="00000000" w:rsidRPr="00000000" w14:paraId="00000018">
          <w:pPr>
            <w:keepNext w:val="1"/>
            <w:spacing w:after="0" w:line="240" w:lineRule="auto"/>
            <w:jc w:val="both"/>
            <w:rPr>
              <w:ins w:author="Gerald Okoyo" w:id="0" w:date="2021-06-21T04:12:15Z"/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sdt>
            <w:sdtPr>
              <w:tag w:val="goog_rdk_47"/>
            </w:sdtPr>
            <w:sdtContent>
              <w:ins w:author="Gerald Okoyo" w:id="0" w:date="2021-06-21T04:12:15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tag w:val="goog_rdk_50"/>
      </w:sdtPr>
      <w:sdtContent>
        <w:p w:rsidR="00000000" w:rsidDel="00000000" w:rsidP="00000000" w:rsidRDefault="00000000" w:rsidRPr="00000000" w14:paraId="00000019">
          <w:pPr>
            <w:keepNext w:val="1"/>
            <w:spacing w:after="0" w:line="240" w:lineRule="auto"/>
            <w:jc w:val="both"/>
            <w:rPr>
              <w:ins w:author="Gerald Okoyo" w:id="0" w:date="2021-06-21T04:12:15Z"/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sdt>
            <w:sdtPr>
              <w:tag w:val="goog_rdk_49"/>
            </w:sdtPr>
            <w:sdtContent>
              <w:ins w:author="Gerald Okoyo" w:id="0" w:date="2021-06-21T04:12:15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p w:rsidR="00000000" w:rsidDel="00000000" w:rsidP="00000000" w:rsidRDefault="00000000" w:rsidRPr="00000000" w14:paraId="0000001A">
      <w:pPr>
        <w:keepNext w:val="1"/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Date received for registration:                     Presentation Book              Registration Fees: Sh. ………….</w:t>
      </w:r>
    </w:p>
    <w:p w:rsidR="00000000" w:rsidDel="00000000" w:rsidP="00000000" w:rsidRDefault="00000000" w:rsidRPr="00000000" w14:paraId="0000001B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000000" w:space="1" w:sz="12" w:val="single"/>
        </w:pBd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……………………………, 20….                No  ………………../20….            paid Receipt No. …………….…</w:t>
      </w:r>
    </w:p>
    <w:p w:rsidR="00000000" w:rsidDel="00000000" w:rsidP="00000000" w:rsidRDefault="00000000" w:rsidRPr="00000000" w14:paraId="0000001E">
      <w:pPr>
        <w:spacing w:after="0" w:line="240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0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00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REPUBLIC OF KENYA</w:t>
      </w:r>
    </w:p>
    <w:p w:rsidR="00000000" w:rsidDel="00000000" w:rsidP="00000000" w:rsidRDefault="00000000" w:rsidRPr="00000000" w14:paraId="00000021">
      <w:pPr>
        <w:spacing w:after="0" w:line="240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IN THE MATTER OF THE LAND ACT No. 6 OF 2012</w:t>
      </w:r>
    </w:p>
    <w:p w:rsidR="00000000" w:rsidDel="00000000" w:rsidP="00000000" w:rsidRDefault="00000000" w:rsidRPr="00000000" w14:paraId="00000022">
      <w:pPr>
        <w:spacing w:after="0" w:line="240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IN THE MATTER OF THE LAND REGISTRATION ACT No. 3 OF 2012</w:t>
      </w:r>
    </w:p>
    <w:p w:rsidR="00000000" w:rsidDel="00000000" w:rsidP="00000000" w:rsidRDefault="00000000" w:rsidRPr="00000000" w14:paraId="00000023">
      <w:pPr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AND IN THE MATTER OF THE REGISTERED LAND ACT CAP 300 (REPEALED)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2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1"/>
        <w:spacing w:after="0" w:line="220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DISCHARGE OF CHARGE</w:t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TITLE NO. …….……..….…… </w:t>
      </w:r>
      <w:r w:rsidDel="00000000" w:rsidR="00000000" w:rsidRPr="00000000">
        <w:rPr>
          <w:rFonts w:ascii="Comic Sans MS" w:cs="Comic Sans MS" w:eastAsia="Comic Sans MS" w:hAnsi="Comic Sans MS"/>
          <w:b w:val="1"/>
          <w:rtl w:val="0"/>
        </w:rPr>
        <w:t xml:space="preserve">KAJIADO/XXXXXXXX/XXXXXXX</w:t>
      </w:r>
      <w:r w:rsidDel="00000000" w:rsidR="00000000" w:rsidRPr="00000000">
        <w:rPr>
          <w:rFonts w:ascii="Arial" w:cs="Arial" w:eastAsia="Arial" w:hAnsi="Arial"/>
          <w:rtl w:val="0"/>
        </w:rPr>
        <w:t xml:space="preserve">........................…….</w:t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WE …</w:t>
      </w:r>
      <w:r w:rsidDel="00000000" w:rsidR="00000000" w:rsidRPr="00000000">
        <w:rPr>
          <w:rFonts w:ascii="Comic Sans MS" w:cs="Comic Sans MS" w:eastAsia="Comic Sans MS" w:hAnsi="Comic Sans MS"/>
          <w:b w:val="1"/>
          <w:rtl w:val="0"/>
        </w:rPr>
        <w:t xml:space="preserve">xxxxxxxxxx BANK KENYA LIMITED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ind w:hanging="9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HEREBY DISCHARGE the Charge shown as entry number… </w:t>
      </w:r>
      <w:r w:rsidDel="00000000" w:rsidR="00000000" w:rsidRPr="00000000">
        <w:rPr>
          <w:rFonts w:ascii="Comic Sans MS" w:cs="Comic Sans MS" w:eastAsia="Comic Sans MS" w:hAnsi="Comic Sans MS"/>
          <w:b w:val="1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rtl w:val="0"/>
        </w:rPr>
        <w:t xml:space="preserve">…</w:t>
      </w:r>
    </w:p>
    <w:p w:rsidR="00000000" w:rsidDel="00000000" w:rsidP="00000000" w:rsidRDefault="00000000" w:rsidRPr="00000000" w14:paraId="0000002C">
      <w:pPr>
        <w:spacing w:after="0" w:line="240" w:lineRule="auto"/>
        <w:ind w:hanging="9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ind w:hanging="90"/>
        <w:rPr>
          <w:rFonts w:ascii="Arial" w:cs="Arial" w:eastAsia="Arial" w:hAnsi="Arial"/>
          <w:strike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 the encumbrances section of the register of the above-mentioned title wholly</w:t>
      </w:r>
      <w:r w:rsidDel="00000000" w:rsidR="00000000" w:rsidRPr="00000000">
        <w:rPr>
          <w:rFonts w:ascii="Arial" w:cs="Arial" w:eastAsia="Arial" w:hAnsi="Arial"/>
          <w:strike w:val="1"/>
          <w:rtl w:val="0"/>
        </w:rPr>
        <w:t xml:space="preserve">/in relation</w:t>
      </w:r>
    </w:p>
    <w:p w:rsidR="00000000" w:rsidDel="00000000" w:rsidP="00000000" w:rsidRDefault="00000000" w:rsidRPr="00000000" w14:paraId="0000002E">
      <w:pPr>
        <w:spacing w:after="0" w:line="240" w:lineRule="auto"/>
        <w:ind w:hanging="90"/>
        <w:rPr>
          <w:rFonts w:ascii="Arial" w:cs="Arial" w:eastAsia="Arial" w:hAnsi="Arial"/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ind w:hanging="9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trike w:val="1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rtl w:val="0"/>
        </w:rPr>
        <w:t xml:space="preserve">* </w:t>
      </w:r>
      <w:r w:rsidDel="00000000" w:rsidR="00000000" w:rsidRPr="00000000">
        <w:rPr>
          <w:rFonts w:ascii="Comic Sans MS" w:cs="Comic Sans MS" w:eastAsia="Comic Sans MS" w:hAnsi="Comic Sans MS"/>
          <w:b w:val="1"/>
          <w:rtl w:val="0"/>
        </w:rPr>
        <w:t xml:space="preserve">and certify that the Charge secured Kenya Shillings XXXX Million XXXX Hundred Thousand (Kshs. X,X00,000/-)</w:t>
      </w:r>
      <w:r w:rsidDel="00000000" w:rsidR="00000000" w:rsidRPr="00000000">
        <w:rPr>
          <w:rFonts w:ascii="Arial" w:cs="Arial" w:eastAsia="Arial" w:hAnsi="Arial"/>
          <w:rtl w:val="0"/>
        </w:rPr>
        <w:t xml:space="preserve">………………………</w:t>
      </w:r>
    </w:p>
    <w:p w:rsidR="00000000" w:rsidDel="00000000" w:rsidP="00000000" w:rsidRDefault="00000000" w:rsidRPr="00000000" w14:paraId="00000030">
      <w:pPr>
        <w:spacing w:after="0" w:line="240" w:lineRule="auto"/>
        <w:ind w:hanging="9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Dated this …………………………….…….day of ………………........………………., 2012  </w:t>
      </w:r>
    </w:p>
    <w:p w:rsidR="00000000" w:rsidDel="00000000" w:rsidP="00000000" w:rsidRDefault="00000000" w:rsidRPr="00000000" w14:paraId="00000032">
      <w:pPr>
        <w:spacing w:after="0" w:line="24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Comic Sans MS" w:cs="Comic Sans MS" w:eastAsia="Comic Sans MS" w:hAnsi="Comic Sans MS"/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Signed by XXXXXXXX </w:t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duly constituted Attorney of XXXXX BANK KENYA LIMITED </w:t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Under and by virtue of a Power of Attorney registered at the Lands Titles Registry as number................and at the Registry of Documents at Nairobi as Number......</w:t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 the presence of </w:t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......................</w:t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Advocate</w:t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I,CERTIFY  that the above duly constituted Attorney of the Chargee, appeared before me on the ....day of ....2012 and(being known to me/being identified to me by sssssssssss acknowledge the above signature or mark to be his/hers and that  he/she had  freely and voluntarily executed this instrument and understood its contents.</w:t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ab/>
        <w:tab/>
        <w:tab/>
        <w:tab/>
        <w:tab/>
        <w:tab/>
        <w:tab/>
      </w:r>
    </w:p>
    <w:p w:rsidR="00000000" w:rsidDel="00000000" w:rsidP="00000000" w:rsidRDefault="00000000" w:rsidRPr="00000000" w14:paraId="0000003F">
      <w:pPr>
        <w:spacing w:after="0" w:line="240" w:lineRule="auto"/>
        <w:ind w:left="4320"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..................................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ab/>
        <w:tab/>
        <w:tab/>
        <w:tab/>
        <w:tab/>
        <w:tab/>
        <w:tab/>
        <w:t xml:space="preserve">Bank official’s signature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1"/>
        <w:spacing w:after="0" w:line="240" w:lineRule="auto"/>
        <w:rPr>
          <w:rFonts w:ascii="Arial" w:cs="Arial" w:eastAsia="Arial" w:hAnsi="Arial"/>
          <w:b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u w:val="single"/>
          <w:rtl w:val="0"/>
        </w:rPr>
        <w:t xml:space="preserve">DRAWN BY:-</w:t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XXXXXXXXXX ADVOCATES                                     ………………………………….</w:t>
      </w:r>
    </w:p>
    <w:p w:rsidR="00000000" w:rsidDel="00000000" w:rsidP="00000000" w:rsidRDefault="00000000" w:rsidRPr="00000000" w14:paraId="00000044">
      <w:pPr>
        <w:keepNext w:val="1"/>
        <w:spacing w:after="0" w:line="240" w:lineRule="auto"/>
        <w:rPr>
          <w:rFonts w:ascii="Arial" w:cs="Arial" w:eastAsia="Arial" w:hAnsi="Arial"/>
          <w:i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XXXXXX FLOOR, MAYFAIR CENTRE</w:t>
        <w:tab/>
        <w:t xml:space="preserve">                 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                 Signature and Designation of</w:t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Arial" w:cs="Arial" w:eastAsia="Arial" w:hAnsi="Arial"/>
          <w:i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P.O. BoxXXXX – 00X00                                                             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Person Certifying</w:t>
      </w:r>
    </w:p>
    <w:p w:rsidR="00000000" w:rsidDel="00000000" w:rsidP="00000000" w:rsidRDefault="00000000" w:rsidRPr="00000000" w14:paraId="00000046">
      <w:pPr>
        <w:keepNext w:val="1"/>
        <w:spacing w:after="0" w:line="240" w:lineRule="auto"/>
        <w:rPr>
          <w:rFonts w:ascii="Arial" w:cs="Arial" w:eastAsia="Arial" w:hAnsi="Arial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u w:val="single"/>
          <w:rtl w:val="0"/>
        </w:rPr>
        <w:t xml:space="preserve">NAIROBI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REGISTERED this …………..…………. day of ……………………….……………, 20  </w:t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jc w:val="right"/>
        <w:rPr>
          <w:rFonts w:ascii="Arial" w:cs="Arial" w:eastAsia="Arial" w:hAnsi="Arial"/>
          <w:i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…………………………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1"/>
        <w:spacing w:after="0" w:line="240" w:lineRule="auto"/>
        <w:jc w:val="center"/>
        <w:rPr>
          <w:rFonts w:ascii="Arial" w:cs="Arial" w:eastAsia="Arial" w:hAnsi="Arial"/>
          <w:i w:val="1"/>
        </w:rPr>
      </w:pP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                                                                                                        Land Registrar</w:t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*Delete whichever not applicable.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0" w:top="1008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Comic Sans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83596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S9kKykHc6hhUlpmLjeiAVGDfXmg==">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2012-09-25T09:10:00Z</dcterms:created>
  <dc:creator>R&amp;A</dc:creator>
</cp:coreProperties>
</file>