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00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 TO THE ROLL OF ADVOCATES</w:t>
      </w:r>
      <w:r w:rsidDel="00000000" w:rsidR="00000000" w:rsidRPr="00000000">
        <w:rPr>
          <w:rtl w:val="0"/>
        </w:rPr>
      </w:r>
    </w:p>
    <w:p w:rsidR="00000000" w:rsidDel="00000000" w:rsidP="00000000" w:rsidRDefault="00000000" w:rsidRPr="00000000" w14:paraId="0000000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FEBRUARY, 2006</w:t>
      </w:r>
      <w:r w:rsidDel="00000000" w:rsidR="00000000" w:rsidRPr="00000000">
        <w:rPr>
          <w:rtl w:val="0"/>
        </w:rPr>
      </w:r>
    </w:p>
    <w:p w:rsidR="00000000" w:rsidDel="00000000" w:rsidP="00000000" w:rsidRDefault="00000000" w:rsidRPr="00000000" w14:paraId="00000004">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PROCEDURE</w:t>
      </w:r>
      <w:r w:rsidDel="00000000" w:rsidR="00000000" w:rsidRPr="00000000">
        <w:rPr>
          <w:rtl w:val="0"/>
        </w:rPr>
      </w:r>
    </w:p>
    <w:p w:rsidR="00000000" w:rsidDel="00000000" w:rsidP="00000000" w:rsidRDefault="00000000" w:rsidRPr="00000000" w14:paraId="0000000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00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ONE(1) and ANY other FOUR (4) questions</w:t>
      </w:r>
      <w:r w:rsidDel="00000000" w:rsidR="00000000" w:rsidRPr="00000000">
        <w:rPr>
          <w:rtl w:val="0"/>
        </w:rPr>
      </w:r>
    </w:p>
    <w:sdt>
      <w:sdtPr>
        <w:tag w:val="goog_rdk_1"/>
      </w:sdtPr>
      <w:sdtContent>
        <w:p w:rsidR="00000000" w:rsidDel="00000000" w:rsidP="00000000" w:rsidRDefault="00000000" w:rsidRPr="00000000" w14:paraId="00000009">
          <w:pPr>
            <w:pageBreakBefore w:val="0"/>
            <w:rPr>
              <w:ins w:author="Monica Nungari Muchai" w:id="0" w:date="2022-02-15T09:36:00Z"/>
              <w:rFonts w:ascii="Georgia" w:cs="Georgia" w:eastAsia="Georgia" w:hAnsi="Georgia"/>
              <w:b w:val="1"/>
              <w:strike w:val="0"/>
              <w:vertAlign w:val="baseline"/>
            </w:rPr>
          </w:pPr>
          <w:r w:rsidDel="00000000" w:rsidR="00000000" w:rsidRPr="00000000">
            <w:rPr>
              <w:rFonts w:ascii="Georgia" w:cs="Georgia" w:eastAsia="Georgia" w:hAnsi="Georgia"/>
              <w:b w:val="1"/>
              <w:strike w:val="0"/>
              <w:vertAlign w:val="baseline"/>
              <w:rtl w:val="0"/>
            </w:rPr>
            <w:t xml:space="preserve">(b)</w:t>
            <w:tab/>
            <w:t xml:space="preserve">All questions carry eq</w:t>
          </w:r>
          <w:sdt>
            <w:sdtPr>
              <w:tag w:val="goog_rdk_0"/>
            </w:sdtPr>
            <w:sdtContent>
              <w:ins w:author="Monica Nungari Muchai" w:id="0" w:date="2022-02-15T09:36:00Z">
                <w:r w:rsidDel="00000000" w:rsidR="00000000" w:rsidRPr="00000000">
                  <w:rPr>
                    <w:rtl w:val="0"/>
                  </w:rPr>
                </w:r>
              </w:ins>
            </w:sdtContent>
          </w:sdt>
        </w:p>
      </w:sdtContent>
    </w:sdt>
    <w:p w:rsidR="00000000" w:rsidDel="00000000" w:rsidP="00000000" w:rsidRDefault="00000000" w:rsidRPr="00000000" w14:paraId="0000000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ual marks</w:t>
      </w:r>
      <w:r w:rsidDel="00000000" w:rsidR="00000000" w:rsidRPr="00000000">
        <w:rPr>
          <w:rtl w:val="0"/>
        </w:rPr>
      </w:r>
    </w:p>
    <w:p w:rsidR="00000000" w:rsidDel="00000000" w:rsidP="00000000" w:rsidRDefault="00000000" w:rsidRPr="00000000" w14:paraId="0000000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00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00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0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w:t>
        <w:tab/>
        <w:t xml:space="preserve">Peter Eric Oluoch is a Mechanical engineer who is </w:t>
      </w:r>
      <w:sdt>
        <w:sdtPr>
          <w:tag w:val="goog_rdk_2"/>
        </w:sdtPr>
        <w:sdtContent>
          <w:ins w:author="Legal Interns" w:id="1" w:date="2021-12-14T11:56:20Z">
            <w:r w:rsidDel="00000000" w:rsidR="00000000" w:rsidRPr="00000000">
              <w:rPr>
                <w:rFonts w:ascii="Georgia" w:cs="Georgia" w:eastAsia="Georgia" w:hAnsi="Georgia"/>
                <w:b w:val="1"/>
                <w:strike w:val="0"/>
                <w:vertAlign w:val="baseline"/>
                <w:rtl w:val="0"/>
              </w:rPr>
              <w:t xml:space="preserve">self-employed</w:t>
            </w:r>
          </w:ins>
        </w:sdtContent>
      </w:sdt>
      <w:sdt>
        <w:sdtPr>
          <w:tag w:val="goog_rdk_3"/>
        </w:sdtPr>
        <w:sdtContent>
          <w:del w:author="Legal Interns" w:id="1" w:date="2021-12-14T11:56:20Z">
            <w:r w:rsidDel="00000000" w:rsidR="00000000" w:rsidRPr="00000000">
              <w:rPr>
                <w:rFonts w:ascii="Georgia" w:cs="Georgia" w:eastAsia="Georgia" w:hAnsi="Georgia"/>
                <w:b w:val="1"/>
                <w:strike w:val="0"/>
                <w:vertAlign w:val="baseline"/>
                <w:rtl w:val="0"/>
              </w:rPr>
              <w:delText xml:space="preserve">self employed</w:delText>
            </w:r>
          </w:del>
        </w:sdtContent>
      </w:sdt>
      <w:r w:rsidDel="00000000" w:rsidR="00000000" w:rsidRPr="00000000">
        <w:rPr>
          <w:rFonts w:ascii="Georgia" w:cs="Georgia" w:eastAsia="Georgia" w:hAnsi="Georgia"/>
          <w:b w:val="1"/>
          <w:strike w:val="0"/>
          <w:vertAlign w:val="baseline"/>
          <w:rtl w:val="0"/>
        </w:rPr>
        <w:t xml:space="preserve"> in the city of Nairobi. After leaving the employment of a multinational company in Kampala, Uganda five years ago, Oluoch, then aged 40, started his own firm of Clearsky Mechanical Engineers Ltd. The firm has been awarded several lucrative contracts by Government departments and Oluoch is now able to earn for himself a salary of Kshs.300,000 per month net of taxes, two thirds of which he uses for the upkeep of his family of four (housewife Agnes (35), son Oluoch Junior (12) and daughters Maureen (8) and Juliet (4)).</w:t>
      </w:r>
      <w:r w:rsidDel="00000000" w:rsidR="00000000" w:rsidRPr="00000000">
        <w:rPr>
          <w:rtl w:val="0"/>
        </w:rPr>
      </w:r>
    </w:p>
    <w:sdt>
      <w:sdtPr>
        <w:tag w:val="goog_rdk_5"/>
      </w:sdtPr>
      <w:sdtContent>
        <w:p w:rsidR="00000000" w:rsidDel="00000000" w:rsidP="00000000" w:rsidRDefault="00000000" w:rsidRPr="00000000" w14:paraId="0000000F">
          <w:pPr>
            <w:pageBreakBefore w:val="0"/>
            <w:rPr>
              <w:ins w:author="Dolphine Momanyi" w:id="2" w:date="2021-06-15T09:59:51Z"/>
              <w:rFonts w:ascii="Georgia" w:cs="Georgia" w:eastAsia="Georgia" w:hAnsi="Georgia"/>
              <w:b w:val="1"/>
              <w:strike w:val="0"/>
              <w:vertAlign w:val="baseline"/>
            </w:rPr>
          </w:pPr>
          <w:r w:rsidDel="00000000" w:rsidR="00000000" w:rsidRPr="00000000">
            <w:rPr>
              <w:rFonts w:ascii="Georgia" w:cs="Georgia" w:eastAsia="Georgia" w:hAnsi="Georgia"/>
              <w:b w:val="1"/>
              <w:strike w:val="0"/>
              <w:vertAlign w:val="baseline"/>
              <w:rtl w:val="0"/>
            </w:rPr>
            <w:t xml:space="preserve">Last year (2004) Oluoch won a tender for the provision of mechanical engineering services to the Municipal Council of Kisumu in respect of the construction of a two storey building designed to accommodate the Mayor's Parlour and other departmental offices. Oluoch had prepared a schedule of work which permitted him to leave Nairobi by road to Kisumu every Thursday of the week, conduct site meetings on Fridays and then proceed to his rural home in Usenge, Bondo District where he was putting up a permanent house for his mother.</w:t>
          </w:r>
          <w:sdt>
            <w:sdtPr>
              <w:tag w:val="goog_rdk_4"/>
            </w:sdtPr>
            <w:sdtContent>
              <w:ins w:author="Dolphine Momanyi" w:id="2" w:date="2021-06-15T09:59:51Z">
                <w:r w:rsidDel="00000000" w:rsidR="00000000" w:rsidRPr="00000000">
                  <w:rPr>
                    <w:rtl w:val="0"/>
                  </w:rPr>
                </w:r>
              </w:ins>
            </w:sdtContent>
          </w:sdt>
        </w:p>
      </w:sdtContent>
    </w:sdt>
    <w:sdt>
      <w:sdtPr>
        <w:tag w:val="goog_rdk_7"/>
      </w:sdtPr>
      <w:sdtContent>
        <w:p w:rsidR="00000000" w:rsidDel="00000000" w:rsidP="00000000" w:rsidRDefault="00000000" w:rsidRPr="00000000" w14:paraId="00000010">
          <w:pPr>
            <w:pageBreakBefore w:val="0"/>
            <w:rPr>
              <w:rFonts w:ascii="Georgia" w:cs="Georgia" w:eastAsia="Georgia" w:hAnsi="Georgia"/>
              <w:b w:val="1"/>
              <w:rPrChange w:author="Dolphine Momanyi" w:id="3" w:date="2021-06-15T09:59:51Z">
                <w:rPr>
                  <w:rFonts w:ascii="Georgia" w:cs="Georgia" w:eastAsia="Georgia" w:hAnsi="Georgia"/>
                  <w:b w:val="0"/>
                  <w:vertAlign w:val="baseline"/>
                </w:rPr>
              </w:rPrChange>
            </w:rPr>
          </w:pPr>
          <w:sdt>
            <w:sdtPr>
              <w:tag w:val="goog_rdk_6"/>
            </w:sdtPr>
            <w:sdtContent>
              <w:r w:rsidDel="00000000" w:rsidR="00000000" w:rsidRPr="00000000">
                <w:rPr>
                  <w:rtl w:val="0"/>
                </w:rPr>
              </w:r>
            </w:sdtContent>
          </w:sdt>
        </w:p>
      </w:sdtContent>
    </w:sdt>
    <w:p w:rsidR="00000000" w:rsidDel="00000000" w:rsidP="00000000" w:rsidRDefault="00000000" w:rsidRPr="00000000" w14:paraId="0000001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Oluoch left Nairobi by road in the morning of 1,1 September, 2005. He expected to be in Kisumu by 2.00 p.m. for a scheduled site inspection and meeting which had been pushed forward by a day at the request of the client. After stopping at Nakuru for a quick lunch, Oluoch realized that he had lost time and may be late for the afternoon appointment. In an effort to make up for the lost time, he increased his cruising speed to a neckbreak high of 200 kph which his new Range Rover Vogue (registration KAU 3000S) managed with ease. While driving along Nakuru-Eldoret road near</w:t>
      </w:r>
      <w:r w:rsidDel="00000000" w:rsidR="00000000" w:rsidRPr="00000000">
        <w:rPr>
          <w:rtl w:val="0"/>
        </w:rPr>
      </w:r>
    </w:p>
    <w:p w:rsidR="00000000" w:rsidDel="00000000" w:rsidP="00000000" w:rsidRDefault="00000000" w:rsidRPr="00000000" w14:paraId="0000001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Ngata Farm (a black spot) Oluoch saw a stationery lorry parked in the middle of the road at a blind corner with no warning signs. The lorry (registration KAX 4226X) owned by Multi Complex Haulers Ltd had been abandoned by the driver (one Abdul Mohamed) after it developed clutch problems while ferrying second hand clothes to Kampala, Uganda.</w:t>
      </w:r>
      <w:r w:rsidDel="00000000" w:rsidR="00000000" w:rsidRPr="00000000">
        <w:rPr>
          <w:rtl w:val="0"/>
        </w:rPr>
      </w:r>
    </w:p>
    <w:p w:rsidR="00000000" w:rsidDel="00000000" w:rsidP="00000000" w:rsidRDefault="00000000" w:rsidRPr="00000000" w14:paraId="0000001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On seeing the stationery lorry, Oluoch took immediate evasive action and swerved to the right to avoid crashing into the rear of the stationery lorry. Unfortunately there was a speeding Matatu (registration KZZ 4223Z) which came zooming round the blind corner from the opposite direction. There was no time to avoid a head on collision and after the impact the two vehicles were extensively damaged with 10 instant deaths and 15 seriously injured passengers.</w:t>
      </w:r>
      <w:r w:rsidDel="00000000" w:rsidR="00000000" w:rsidRPr="00000000">
        <w:rPr>
          <w:rtl w:val="0"/>
        </w:rPr>
      </w:r>
    </w:p>
    <w:p w:rsidR="00000000" w:rsidDel="00000000" w:rsidP="00000000" w:rsidRDefault="00000000" w:rsidRPr="00000000" w14:paraId="0000001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For Oluoch it was an instant and painless death. He suffered a crushed skull with substantial loss of flesh and brain matter, broken limbs and extensively damaged internal organs. His six months old Range Rover valued at Kshs.8,000,000/- was a complete write off and the mangled wreck was evidence of the intensity of the crash.</w:t>
      </w:r>
      <w:r w:rsidDel="00000000" w:rsidR="00000000" w:rsidRPr="00000000">
        <w:rPr>
          <w:rtl w:val="0"/>
        </w:rPr>
      </w:r>
    </w:p>
    <w:p w:rsidR="00000000" w:rsidDel="00000000" w:rsidP="00000000" w:rsidRDefault="00000000" w:rsidRPr="00000000" w14:paraId="0000001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Oluoch's widow Agnes, has called in at the Chambers of Kipende Pesa &amp; Co. Advocates, which you are attached as a senior pupil (holding over) and has in her possession a police abstract, death certificate, grant of letters of administration in her favour, an investigation report by Sherlock Haulers Ltd which substantially blames the accident on the negligence of the drivers of motor vehicles KAX 4226X and KZZ 4223Z. She has instructed you to file suit on her behalf against the relevant parties and proposes to include the following claims:</w:t>
      </w:r>
      <w:r w:rsidDel="00000000" w:rsidR="00000000" w:rsidRPr="00000000">
        <w:rPr>
          <w:rtl w:val="0"/>
        </w:rPr>
      </w:r>
    </w:p>
    <w:p w:rsidR="00000000" w:rsidDel="00000000" w:rsidP="00000000" w:rsidRDefault="00000000" w:rsidRPr="00000000" w14:paraId="0000001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value of motor vehicle KAU 3000S</w:t>
      </w:r>
      <w:r w:rsidDel="00000000" w:rsidR="00000000" w:rsidRPr="00000000">
        <w:rPr>
          <w:rtl w:val="0"/>
        </w:rPr>
      </w:r>
    </w:p>
    <w:p w:rsidR="00000000" w:rsidDel="00000000" w:rsidP="00000000" w:rsidRDefault="00000000" w:rsidRPr="00000000" w14:paraId="0000001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funeral expenses shs.130,000/- (coffin Kshs.50,000/-, transport Kshs.50,000/and miscellaneous Kshs.30,000/-)</w:t>
      </w:r>
      <w:r w:rsidDel="00000000" w:rsidR="00000000" w:rsidRPr="00000000">
        <w:rPr>
          <w:rtl w:val="0"/>
        </w:rPr>
      </w:r>
    </w:p>
    <w:p w:rsidR="00000000" w:rsidDel="00000000" w:rsidP="00000000" w:rsidRDefault="00000000" w:rsidRPr="00000000" w14:paraId="0000001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hiring chopper for dignified (VIP) mourners Kshs.100,000/</w:t>
      </w:r>
      <w:r w:rsidDel="00000000" w:rsidR="00000000" w:rsidRPr="00000000">
        <w:rPr>
          <w:rtl w:val="0"/>
        </w:rPr>
      </w:r>
    </w:p>
    <w:p w:rsidR="00000000" w:rsidDel="00000000" w:rsidP="00000000" w:rsidRDefault="00000000" w:rsidRPr="00000000" w14:paraId="0000001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general entertainment for mourners Kshs.500,000/</w:t>
      </w:r>
      <w:r w:rsidDel="00000000" w:rsidR="00000000" w:rsidRPr="00000000">
        <w:rPr>
          <w:rtl w:val="0"/>
        </w:rPr>
      </w:r>
    </w:p>
    <w:p w:rsidR="00000000" w:rsidDel="00000000" w:rsidP="00000000" w:rsidRDefault="00000000" w:rsidRPr="00000000" w14:paraId="0000001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Agnes further informs you that she intends to call witnesses to testify in respect of claims (c) and (d).</w:t>
      </w:r>
      <w:r w:rsidDel="00000000" w:rsidR="00000000" w:rsidRPr="00000000">
        <w:rPr>
          <w:rtl w:val="0"/>
        </w:rPr>
      </w:r>
    </w:p>
    <w:p w:rsidR="00000000" w:rsidDel="00000000" w:rsidP="00000000" w:rsidRDefault="00000000" w:rsidRPr="00000000" w14:paraId="0000001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The Litigation Partner has handed over to you the file with instructions to draw up a plaint setting out all possible claims against the proposed defendants together with a verifying affidavit verifying the claims in the plaint.</w:t>
      </w:r>
      <w:r w:rsidDel="00000000" w:rsidR="00000000" w:rsidRPr="00000000">
        <w:rPr>
          <w:rtl w:val="0"/>
        </w:rPr>
      </w:r>
    </w:p>
    <w:p w:rsidR="00000000" w:rsidDel="00000000" w:rsidP="00000000" w:rsidRDefault="00000000" w:rsidRPr="00000000" w14:paraId="0000001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1D">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DRAFTING</w:t>
      </w:r>
      <w:r w:rsidDel="00000000" w:rsidR="00000000" w:rsidRPr="00000000">
        <w:rPr>
          <w:rtl w:val="0"/>
        </w:rPr>
      </w:r>
    </w:p>
    <w:p w:rsidR="00000000" w:rsidDel="00000000" w:rsidP="00000000" w:rsidRDefault="00000000" w:rsidRPr="00000000" w14:paraId="0000001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1F">
      <w:pPr>
        <w:pageBreakBefore w:val="0"/>
        <w:numPr>
          <w:ilvl w:val="0"/>
          <w:numId w:val="2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Make sure that the suit is filed in a court of competent jurisdiction;  </w:t>
      </w:r>
      <w:r w:rsidDel="00000000" w:rsidR="00000000" w:rsidRPr="00000000">
        <w:rPr>
          <w:rtl w:val="0"/>
        </w:rPr>
      </w:r>
    </w:p>
    <w:p w:rsidR="00000000" w:rsidDel="00000000" w:rsidP="00000000" w:rsidRDefault="00000000" w:rsidRPr="00000000" w14:paraId="00000020">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1">
      <w:pPr>
        <w:pageBreakBefore w:val="0"/>
        <w:numPr>
          <w:ilvl w:val="0"/>
          <w:numId w:val="2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Does one have the right parties to the cause of action, one must ask themselves who is the Plaintiff/s or Defendant/s addressing your mind to the issue of joinder of parties;</w:t>
      </w:r>
      <w:r w:rsidDel="00000000" w:rsidR="00000000" w:rsidRPr="00000000">
        <w:rPr>
          <w:rtl w:val="0"/>
        </w:rPr>
      </w:r>
    </w:p>
    <w:p w:rsidR="00000000" w:rsidDel="00000000" w:rsidP="00000000" w:rsidRDefault="00000000" w:rsidRPr="00000000" w14:paraId="0000002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3">
      <w:pPr>
        <w:pageBreakBefore w:val="0"/>
        <w:numPr>
          <w:ilvl w:val="0"/>
          <w:numId w:val="2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Is there a cause of action?  The Plaintiff must have suffered a wrong capable of being remedied by the court.  One must have a clear understanding of substantive law.</w:t>
      </w:r>
      <w:r w:rsidDel="00000000" w:rsidR="00000000" w:rsidRPr="00000000">
        <w:rPr>
          <w:rtl w:val="0"/>
        </w:rPr>
      </w:r>
    </w:p>
    <w:p w:rsidR="00000000" w:rsidDel="00000000" w:rsidP="00000000" w:rsidRDefault="00000000" w:rsidRPr="00000000" w14:paraId="0000002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5">
      <w:pPr>
        <w:pageBreakBefore w:val="0"/>
        <w:numPr>
          <w:ilvl w:val="0"/>
          <w:numId w:val="2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Having identified the cause of action under 3, is the proposed course of action statutorily barred?  Does it fall outside the limitation of time prescribed under Limitations Act?  Under Section 22 one must give prove of incapacities for an extension of time.  A course of action founded on contract the limit is 6 years, a tort has 3 years limitation period.  a proposed against the government is 12 months and the Government Proceedings Act must apply which requires one to give notice of 30 days to the AG giving the proposed cause of action.   Adverse possession, it is possible to commence a suit where the plaintiff has been in occupation of a particular piece of land for a period of 12 years, to found an action on adverse possession, the requirements must be that one must show that there has been occupation for 12 years, uninterrupted, peaceful, the waiting period is 12 years.</w:t>
      </w:r>
      <w:r w:rsidDel="00000000" w:rsidR="00000000" w:rsidRPr="00000000">
        <w:rPr>
          <w:rtl w:val="0"/>
        </w:rPr>
      </w:r>
    </w:p>
    <w:p w:rsidR="00000000" w:rsidDel="00000000" w:rsidP="00000000" w:rsidRDefault="00000000" w:rsidRPr="00000000" w14:paraId="0000002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7">
      <w:pPr>
        <w:pageBreakBefore w:val="0"/>
        <w:numPr>
          <w:ilvl w:val="0"/>
          <w:numId w:val="2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must have proper pleadings – One must be able to identify from the facts which one has been given a course of action.  What form should the pleadings take, Plaint, Chamber Summons, Petition, Originating Motion or in case of compulsory acquisition it should be by appeal.  Where one wants to challenge the government right or compulsory acquisition is by appeal.</w:t>
      </w:r>
      <w:r w:rsidDel="00000000" w:rsidR="00000000" w:rsidRPr="00000000">
        <w:rPr>
          <w:rtl w:val="0"/>
        </w:rPr>
      </w:r>
    </w:p>
    <w:sdt>
      <w:sdtPr>
        <w:tag w:val="goog_rdk_10"/>
      </w:sdtPr>
      <w:sdtContent>
        <w:p w:rsidR="00000000" w:rsidDel="00000000" w:rsidP="00000000" w:rsidRDefault="00000000" w:rsidRPr="00000000" w14:paraId="00000028">
          <w:pPr>
            <w:pageBreakBefore w:val="0"/>
            <w:ind w:left="360" w:firstLine="0"/>
            <w:jc w:val="both"/>
            <w:rPr>
              <w:ins w:author="Monica Nungari Muchai" w:id="4" w:date="2022-02-15T11:04:40Z"/>
              <w:rFonts w:ascii="Georgia" w:cs="Georgia" w:eastAsia="Georgia" w:hAnsi="Georgia"/>
              <w:vertAlign w:val="baseline"/>
            </w:rPr>
          </w:pPr>
          <w:sdt>
            <w:sdtPr>
              <w:tag w:val="goog_rdk_9"/>
            </w:sdtPr>
            <w:sdtContent>
              <w:ins w:author="Monica Nungari Muchai" w:id="4" w:date="2022-02-15T11:04:40Z">
                <w:r w:rsidDel="00000000" w:rsidR="00000000" w:rsidRPr="00000000">
                  <w:rPr>
                    <w:rtl w:val="0"/>
                  </w:rPr>
                </w:r>
              </w:ins>
            </w:sdtContent>
          </w:sdt>
        </w:p>
      </w:sdtContent>
    </w:sdt>
    <w:sdt>
      <w:sdtPr>
        <w:tag w:val="goog_rdk_12"/>
      </w:sdtPr>
      <w:sdtContent>
        <w:p w:rsidR="00000000" w:rsidDel="00000000" w:rsidP="00000000" w:rsidRDefault="00000000" w:rsidRPr="00000000" w14:paraId="00000029">
          <w:pPr>
            <w:pageBreakBefore w:val="0"/>
            <w:ind w:left="360" w:firstLine="0"/>
            <w:jc w:val="both"/>
            <w:rPr>
              <w:rFonts w:ascii="Georgia" w:cs="Georgia" w:eastAsia="Georgia" w:hAnsi="Georgia"/>
              <w:rPrChange w:author="Monica Nungari Muchai" w:id="5" w:date="2022-02-15T11:04:40Z">
                <w:rPr>
                  <w:rFonts w:ascii="Georgia" w:cs="Georgia" w:eastAsia="Georgia" w:hAnsi="Georgia"/>
                  <w:vertAlign w:val="baseline"/>
                </w:rPr>
              </w:rPrChange>
            </w:rPr>
          </w:pPr>
          <w:sdt>
            <w:sdtPr>
              <w:tag w:val="goog_rdk_11"/>
            </w:sdtPr>
            <w:sdtContent>
              <w:r w:rsidDel="00000000" w:rsidR="00000000" w:rsidRPr="00000000">
                <w:rPr>
                  <w:rtl w:val="0"/>
                </w:rPr>
              </w:r>
            </w:sdtContent>
          </w:sdt>
        </w:p>
      </w:sdtContent>
    </w:sdt>
    <w:p w:rsidR="00000000" w:rsidDel="00000000" w:rsidP="00000000" w:rsidRDefault="00000000" w:rsidRPr="00000000" w14:paraId="0000002A">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prescribed procedure to commence that kind of a suit.  Ordinarily most suits are by way of a plaint.  Under the Order titled Originating Summons, broadly actions which are founded on special relationships where parties have acquired special relationships should be commenced by way of Originating Summons mortgagor/mortgagee, heirs/trustees generally people occupying fiduciary capacities. This is under Order XXXVI.  One needs to know the formal ways, it is either a Plaint, OS, or Miscellaneous Application.</w:t>
      </w:r>
      <w:r w:rsidDel="00000000" w:rsidR="00000000" w:rsidRPr="00000000">
        <w:rPr>
          <w:rtl w:val="0"/>
        </w:rPr>
      </w:r>
    </w:p>
    <w:p w:rsidR="00000000" w:rsidDel="00000000" w:rsidP="00000000" w:rsidRDefault="00000000" w:rsidRPr="00000000" w14:paraId="0000002B">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C">
      <w:pPr>
        <w:pageBreakBefore w:val="0"/>
        <w:numPr>
          <w:ilvl w:val="0"/>
          <w:numId w:val="2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Subject Matter – there must be something over which people are fighting, it could be money, property or one seeking a declaration from the court, or breach of a statutory right.  if there is no subject matter there ought not to be any suit.</w:t>
      </w:r>
      <w:r w:rsidDel="00000000" w:rsidR="00000000" w:rsidRPr="00000000">
        <w:rPr>
          <w:rtl w:val="0"/>
        </w:rPr>
      </w:r>
    </w:p>
    <w:p w:rsidR="00000000" w:rsidDel="00000000" w:rsidP="00000000" w:rsidRDefault="00000000" w:rsidRPr="00000000" w14:paraId="0000002D">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2E">
      <w:pPr>
        <w:pageBreakBefore w:val="0"/>
        <w:numPr>
          <w:ilvl w:val="0"/>
          <w:numId w:val="2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reliefs or remedies one is seeking from the court.</w:t>
      </w:r>
      <w:r w:rsidDel="00000000" w:rsidR="00000000" w:rsidRPr="00000000">
        <w:rPr>
          <w:rtl w:val="0"/>
        </w:rPr>
      </w:r>
    </w:p>
    <w:p w:rsidR="00000000" w:rsidDel="00000000" w:rsidP="00000000" w:rsidRDefault="00000000" w:rsidRPr="00000000" w14:paraId="0000002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3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next thing to consider is the question of whether one has the right parties, this is about joinder of parties and joinder of causes of action.  Order I is on joinder of suits.  A common question of fact arises where common question of fact arises and if this happens the parties cannot be joined.  If persons travelling in a motor vehicle are injured, if each of them were to file a suit a common question of fact would arise and therefore one can sue three or four of them and they can all sue jointly.  In a situation where there is no common question of fact, one has to separate.  Where one joins a wrong party, this is Misjoinder of a party, they ought not to be joined in the suit.  Misjoinder does not affect the suit as the court can strike out the name of the party who is brought in to that suit and does not belong, where there is one defendant.  One can make an application to substitute the Defendant and bring in the correct Defendant.</w:t>
      </w:r>
      <w:r w:rsidDel="00000000" w:rsidR="00000000" w:rsidRPr="00000000">
        <w:rPr>
          <w:rtl w:val="0"/>
        </w:rPr>
      </w:r>
    </w:p>
    <w:p w:rsidR="00000000" w:rsidDel="00000000" w:rsidP="00000000" w:rsidRDefault="00000000" w:rsidRPr="00000000" w14:paraId="0000003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I Rule 3 – who may be joined as a defendant.</w:t>
      </w:r>
      <w:r w:rsidDel="00000000" w:rsidR="00000000" w:rsidRPr="00000000">
        <w:rPr>
          <w:rtl w:val="0"/>
        </w:rPr>
      </w:r>
    </w:p>
    <w:p w:rsidR="00000000" w:rsidDel="00000000" w:rsidP="00000000" w:rsidRDefault="00000000" w:rsidRPr="00000000" w14:paraId="0000003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I Rule 10 – part two to Rule 10 states that any person whose presence may be necessary in order to enable the court effectually and completely to adjudicate upon and settle all questions involved in the suit be added.  The Civil Procedure Rules under this rule presupposes the existence of a party who can intervene in circumstances where the parties pecuniary or other interests may be affected. The party does not have to be the Plaintiff or the Defendant but their presence can affect the proprietary of the parties interests.   This is basically an intervener who applies to be joined to protect his interests.   For example where directors of a bank may be involved in a dispute, a bank that has lent them money will be interested in the matter to ensure that their money is secure and will be repaid and that they are not in any danger of losing their money due to the dispute, they join as interested party not as plaintiff or defendant.</w:t>
      </w:r>
      <w:r w:rsidDel="00000000" w:rsidR="00000000" w:rsidRPr="00000000">
        <w:rPr>
          <w:rtl w:val="0"/>
        </w:rPr>
      </w:r>
    </w:p>
    <w:p w:rsidR="00000000" w:rsidDel="00000000" w:rsidP="00000000" w:rsidRDefault="00000000" w:rsidRPr="00000000" w14:paraId="0000003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6">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defence to a defamation action if the defendant wishes to plead any of the defences available to him such as justification, fair comment etc. the defence must specify the particular words that are within any of the defences.</w:t>
      </w:r>
      <w:r w:rsidDel="00000000" w:rsidR="00000000" w:rsidRPr="00000000">
        <w:rPr>
          <w:rtl w:val="0"/>
        </w:rPr>
      </w:r>
    </w:p>
    <w:p w:rsidR="00000000" w:rsidDel="00000000" w:rsidP="00000000" w:rsidRDefault="00000000" w:rsidRPr="00000000" w14:paraId="00000037">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Such detailed particulars are also required to be pleaded where the action is one malicious  prosecution, negligence, fraud, special damages..etc</w:t>
      </w:r>
      <w:r w:rsidDel="00000000" w:rsidR="00000000" w:rsidRPr="00000000">
        <w:rPr>
          <w:rtl w:val="0"/>
        </w:rPr>
      </w:r>
    </w:p>
    <w:p w:rsidR="00000000" w:rsidDel="00000000" w:rsidP="00000000" w:rsidRDefault="00000000" w:rsidRPr="00000000" w14:paraId="00000038">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 particular set of facts, the Plaintiff was instructed and employed by the Defendant to put up a house at Runda at a price of 5.5 m. The Plaintiff’s claim is therefore for Kshs 5.5.m. The Plaint however, should disclose the following facts:</w:t>
      </w:r>
      <w:r w:rsidDel="00000000" w:rsidR="00000000" w:rsidRPr="00000000">
        <w:rPr>
          <w:rtl w:val="0"/>
        </w:rPr>
      </w:r>
    </w:p>
    <w:p w:rsidR="00000000" w:rsidDel="00000000" w:rsidP="00000000" w:rsidRDefault="00000000" w:rsidRPr="00000000" w14:paraId="0000003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3A">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you plead misrepresentation, fraud, breach of trust, willful default or undue influence, negligence you must furnish particulars with dates and the items which you want to rely on. There are also others such as where you plead damages. When you plead malicious prosecution  - state facts.</w:t>
      </w:r>
      <w:r w:rsidDel="00000000" w:rsidR="00000000" w:rsidRPr="00000000">
        <w:rPr>
          <w:rtl w:val="0"/>
        </w:rPr>
      </w:r>
    </w:p>
    <w:p w:rsidR="00000000" w:rsidDel="00000000" w:rsidP="00000000" w:rsidRDefault="00000000" w:rsidRPr="00000000" w14:paraId="0000003B">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C">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you plead negligence you must state particulars.</w:t>
      </w:r>
      <w:r w:rsidDel="00000000" w:rsidR="00000000" w:rsidRPr="00000000">
        <w:rPr>
          <w:rtl w:val="0"/>
        </w:rPr>
      </w:r>
    </w:p>
    <w:p w:rsidR="00000000" w:rsidDel="00000000" w:rsidP="00000000" w:rsidRDefault="00000000" w:rsidRPr="00000000" w14:paraId="0000003D">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3E">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you plead statutory negligence you plead using the language of the statute in furnishing the particulars of negligence. </w:t>
      </w:r>
      <w:r w:rsidDel="00000000" w:rsidR="00000000" w:rsidRPr="00000000">
        <w:rPr>
          <w:rtl w:val="0"/>
        </w:rPr>
      </w:r>
    </w:p>
    <w:p w:rsidR="00000000" w:rsidDel="00000000" w:rsidP="00000000" w:rsidRDefault="00000000" w:rsidRPr="00000000" w14:paraId="0000003F">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Examples of statutory negligence are to be found in </w:t>
      </w:r>
      <w:r w:rsidDel="00000000" w:rsidR="00000000" w:rsidRPr="00000000">
        <w:rPr>
          <w:rtl w:val="0"/>
        </w:rPr>
      </w:r>
    </w:p>
    <w:p w:rsidR="00000000" w:rsidDel="00000000" w:rsidP="00000000" w:rsidRDefault="00000000" w:rsidRPr="00000000" w14:paraId="00000040">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Occupiers Liability Act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041">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Law Reform Act</w:t>
      </w:r>
      <w:r w:rsidDel="00000000" w:rsidR="00000000" w:rsidRPr="00000000">
        <w:rPr>
          <w:rFonts w:ascii="Georgia" w:cs="Georgia" w:eastAsia="Georgia" w:hAnsi="Georgia"/>
          <w:strike w:val="0"/>
          <w:vertAlign w:val="baseline"/>
          <w:rtl w:val="0"/>
        </w:rPr>
        <w:t xml:space="preserve">, and </w:t>
      </w:r>
      <w:r w:rsidDel="00000000" w:rsidR="00000000" w:rsidRPr="00000000">
        <w:rPr>
          <w:rtl w:val="0"/>
        </w:rPr>
      </w:r>
    </w:p>
    <w:p w:rsidR="00000000" w:rsidDel="00000000" w:rsidP="00000000" w:rsidRDefault="00000000" w:rsidRPr="00000000" w14:paraId="00000042">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Fatal Accidents Act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043">
      <w:pPr>
        <w:pageBreakBefore w:val="0"/>
        <w:ind w:left="840" w:firstLine="0"/>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044">
      <w:pPr>
        <w:pageBreakBefore w:val="0"/>
        <w:ind w:left="8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you allege the cause of action is based on any of these statutes you should state </w:t>
      </w:r>
      <w:r w:rsidDel="00000000" w:rsidR="00000000" w:rsidRPr="00000000">
        <w:rPr>
          <w:rtl w:val="0"/>
        </w:rPr>
      </w:r>
    </w:p>
    <w:p w:rsidR="00000000" w:rsidDel="00000000" w:rsidP="00000000" w:rsidRDefault="00000000" w:rsidRPr="00000000" w14:paraId="00000045">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section of the statute and </w:t>
      </w:r>
      <w:r w:rsidDel="00000000" w:rsidR="00000000" w:rsidRPr="00000000">
        <w:rPr>
          <w:rtl w:val="0"/>
        </w:rPr>
      </w:r>
    </w:p>
    <w:p w:rsidR="00000000" w:rsidDel="00000000" w:rsidP="00000000" w:rsidRDefault="00000000" w:rsidRPr="00000000" w14:paraId="00000046">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language of the statute the breach.</w:t>
      </w:r>
      <w:r w:rsidDel="00000000" w:rsidR="00000000" w:rsidRPr="00000000">
        <w:rPr>
          <w:rtl w:val="0"/>
        </w:rPr>
      </w:r>
    </w:p>
    <w:p w:rsidR="00000000" w:rsidDel="00000000" w:rsidP="00000000" w:rsidRDefault="00000000" w:rsidRPr="00000000" w14:paraId="00000047">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8">
      <w:pPr>
        <w:pageBreakBefore w:val="0"/>
        <w:ind w:left="8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you do not do that your cause of action is defective. </w:t>
      </w:r>
      <w:r w:rsidDel="00000000" w:rsidR="00000000" w:rsidRPr="00000000">
        <w:rPr>
          <w:rtl w:val="0"/>
        </w:rPr>
      </w:r>
    </w:p>
    <w:p w:rsidR="00000000" w:rsidDel="00000000" w:rsidP="00000000" w:rsidRDefault="00000000" w:rsidRPr="00000000" w14:paraId="0000004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4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State and discuss the various grounds by which a party to a civil suit may attack his opponent's pleadings.</w:t>
      </w:r>
      <w:r w:rsidDel="00000000" w:rsidR="00000000" w:rsidRPr="00000000">
        <w:rPr>
          <w:rtl w:val="0"/>
        </w:rPr>
      </w:r>
    </w:p>
    <w:p w:rsidR="00000000" w:rsidDel="00000000" w:rsidP="00000000" w:rsidRDefault="00000000" w:rsidRPr="00000000" w14:paraId="0000004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4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several ways of attacking pleadings</w:t>
      </w:r>
      <w:r w:rsidDel="00000000" w:rsidR="00000000" w:rsidRPr="00000000">
        <w:rPr>
          <w:rtl w:val="0"/>
        </w:rPr>
      </w:r>
    </w:p>
    <w:p w:rsidR="00000000" w:rsidDel="00000000" w:rsidP="00000000" w:rsidRDefault="00000000" w:rsidRPr="00000000" w14:paraId="0000004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4E">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Traversive</w:t>
      </w:r>
      <w:r w:rsidDel="00000000" w:rsidR="00000000" w:rsidRPr="00000000">
        <w:rPr>
          <w:rtl w:val="0"/>
        </w:rPr>
      </w:r>
    </w:p>
    <w:p w:rsidR="00000000" w:rsidDel="00000000" w:rsidP="00000000" w:rsidRDefault="00000000" w:rsidRPr="00000000" w14:paraId="0000004F">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Confession and avoidance</w:t>
      </w:r>
      <w:r w:rsidDel="00000000" w:rsidR="00000000" w:rsidRPr="00000000">
        <w:rPr>
          <w:rtl w:val="0"/>
        </w:rPr>
      </w:r>
    </w:p>
    <w:p w:rsidR="00000000" w:rsidDel="00000000" w:rsidP="00000000" w:rsidRDefault="00000000" w:rsidRPr="00000000" w14:paraId="00000050">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Raise an objection on a point of law; others are</w:t>
      </w:r>
      <w:r w:rsidDel="00000000" w:rsidR="00000000" w:rsidRPr="00000000">
        <w:rPr>
          <w:rtl w:val="0"/>
        </w:rPr>
      </w:r>
    </w:p>
    <w:p w:rsidR="00000000" w:rsidDel="00000000" w:rsidP="00000000" w:rsidRDefault="00000000" w:rsidRPr="00000000" w14:paraId="00000051">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Force your opponent to furnish further and better particulars – failure to provide may lead to an application to strike out</w:t>
      </w:r>
      <w:r w:rsidDel="00000000" w:rsidR="00000000" w:rsidRPr="00000000">
        <w:rPr>
          <w:rtl w:val="0"/>
        </w:rPr>
      </w:r>
    </w:p>
    <w:p w:rsidR="00000000" w:rsidDel="00000000" w:rsidP="00000000" w:rsidRDefault="00000000" w:rsidRPr="00000000" w14:paraId="00000052">
      <w:pPr>
        <w:pageBreakBefore w:val="0"/>
        <w:numPr>
          <w:ilvl w:val="0"/>
          <w:numId w:val="1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Reply to a pleading in such a way that you force your opponent to amend.</w:t>
      </w:r>
      <w:r w:rsidDel="00000000" w:rsidR="00000000" w:rsidRPr="00000000">
        <w:rPr>
          <w:rtl w:val="0"/>
        </w:rPr>
      </w:r>
    </w:p>
    <w:p w:rsidR="00000000" w:rsidDel="00000000" w:rsidP="00000000" w:rsidRDefault="00000000" w:rsidRPr="00000000" w14:paraId="0000005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Traversing</w:t>
      </w:r>
      <w:r w:rsidDel="00000000" w:rsidR="00000000" w:rsidRPr="00000000">
        <w:rPr>
          <w:rFonts w:ascii="Georgia" w:cs="Georgia" w:eastAsia="Georgia" w:hAnsi="Georgia"/>
          <w:strike w:val="0"/>
          <w:vertAlign w:val="baseline"/>
          <w:rtl w:val="0"/>
        </w:rPr>
        <w:t xml:space="preserve"> – an express contradiction of an allegation of fact in an opponent’s pleadings.  One uses words which have been used in the opponent’s pleadings but ones turns them into the negative.  If the opponent pleads matters of law, one should not traverse this.  When one is traversing one should not attack the prayers or the reliefs that the opponent is seeking.  One should also not to plead to matters that have not been alleged.  One should not attempt a pre-emptive attack.  Traversing must only be on matters that have been alleged and every allegation of fact unless it is traversed is deemed to be admitted.  Order VI Rules 9 and 10. </w:t>
      </w:r>
      <w:r w:rsidDel="00000000" w:rsidR="00000000" w:rsidRPr="00000000">
        <w:rPr>
          <w:rtl w:val="0"/>
        </w:rPr>
      </w:r>
    </w:p>
    <w:p w:rsidR="00000000" w:rsidDel="00000000" w:rsidP="00000000" w:rsidRDefault="00000000" w:rsidRPr="00000000" w14:paraId="0000005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Usually the way to traverse is to have an omnibus denial, which is framed as save as where expressly admitted. </w:t>
      </w:r>
      <w:r w:rsidDel="00000000" w:rsidR="00000000" w:rsidRPr="00000000">
        <w:rPr>
          <w:rtl w:val="0"/>
        </w:rPr>
      </w:r>
    </w:p>
    <w:p w:rsidR="00000000" w:rsidDel="00000000" w:rsidP="00000000" w:rsidRDefault="00000000" w:rsidRPr="00000000" w14:paraId="0000005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Joinder of issues</w:t>
      </w:r>
      <w:r w:rsidDel="00000000" w:rsidR="00000000" w:rsidRPr="00000000">
        <w:rPr>
          <w:rFonts w:ascii="Georgia" w:cs="Georgia" w:eastAsia="Georgia" w:hAnsi="Georgia"/>
          <w:strike w:val="0"/>
          <w:vertAlign w:val="baseline"/>
          <w:rtl w:val="0"/>
        </w:rPr>
        <w:t xml:space="preserve"> – where there is a joinder of issues one need not traverse allegations contained in that pleading but there is a joinder of issues in the last pleading filed unless that pleading raises allegations which must be traversed.  There is a joinder of issues when a defence is filed but there is no joinder of issues if the opponent chooses to file a reply to the defence.  If a defence has a counter claim the allegations in the counterclaim must be traversed by the Plaintiff.  If they are not traversed then Rule 9 requires they be deemed to be admitted.  If one is served with a defence with a counterclaim, one must traverse the counterclaim since it is acting as a plaint.  Where a counterclaim is seeking general and special damages, one cannot ask for final judgment, as one can only ask for final judgment on the case of special damages otherwise for general damages one would ask for interlocutory Judgment.</w:t>
      </w:r>
      <w:r w:rsidDel="00000000" w:rsidR="00000000" w:rsidRPr="00000000">
        <w:rPr>
          <w:rtl w:val="0"/>
        </w:rPr>
      </w:r>
    </w:p>
    <w:p w:rsidR="00000000" w:rsidDel="00000000" w:rsidP="00000000" w:rsidRDefault="00000000" w:rsidRPr="00000000" w14:paraId="0000005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Default judgement in default of appearance – this happens where a plaintiff serves and the Defendant does not reply or file a defence.  One seeks for final and interlocutory judgment in respect of general damages and final judgment.  If the relief must go for assessment it must go for formal proof against the defendant.</w:t>
      </w:r>
      <w:r w:rsidDel="00000000" w:rsidR="00000000" w:rsidRPr="00000000">
        <w:rPr>
          <w:rtl w:val="0"/>
        </w:rPr>
      </w:r>
    </w:p>
    <w:p w:rsidR="00000000" w:rsidDel="00000000" w:rsidP="00000000" w:rsidRDefault="00000000" w:rsidRPr="00000000" w14:paraId="0000005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Plaintiff has filed the suit, has served the defendant and the defendant files a defence and denies everything and requests for the suit to be dismissed.  In this case there is a joinder of issues and the next step is to fix the suit for trial and if the plaintiff succeeds against the defendant then he gets his reliefs.  </w:t>
      </w:r>
      <w:r w:rsidDel="00000000" w:rsidR="00000000" w:rsidRPr="00000000">
        <w:rPr>
          <w:rtl w:val="0"/>
        </w:rPr>
      </w:r>
    </w:p>
    <w:p w:rsidR="00000000" w:rsidDel="00000000" w:rsidP="00000000" w:rsidRDefault="00000000" w:rsidRPr="00000000" w14:paraId="0000005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5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after the Defendant is served with the plaint he chooses to use the same suit to claim against the Plaintiff, he joins issues with the plaintiff in the plaint.  The defendant includes general damages, special damages and repair costs for the car (car accident)  as between the plaintiff and the defendant there is joinder of issue, in the counterclaim there ought to be traverse, if the plaintiff does not traverse the counterclaim, the defendant may ask for judgment.  Where 14 days pass and defence for the counterclaim has not been filed, the defendant may make an application from the registrar for a judgment in default.  It should read as “please enter judgment against the Plaintiff who has been served with a counterclaim and has failed to reply”.  Costs must be assessed after the interlocutory judgment.</w:t>
      </w:r>
      <w:r w:rsidDel="00000000" w:rsidR="00000000" w:rsidRPr="00000000">
        <w:rPr>
          <w:rtl w:val="0"/>
        </w:rPr>
      </w:r>
    </w:p>
    <w:p w:rsidR="00000000" w:rsidDel="00000000" w:rsidP="00000000" w:rsidRDefault="00000000" w:rsidRPr="00000000" w14:paraId="0000005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claim is for liquidated damages only- please enter final judgment against the plaintiff as claimed in the counterclaim in default of a defence.  Costs to be assessed.  Ones one receives final judgment and receives assessment for costs.  One then can proceed to execute judgment on the plaintiff.  General damages require interlocutory judgment.</w:t>
      </w:r>
      <w:r w:rsidDel="00000000" w:rsidR="00000000" w:rsidRPr="00000000">
        <w:rPr>
          <w:rtl w:val="0"/>
        </w:rPr>
      </w:r>
    </w:p>
    <w:p w:rsidR="00000000" w:rsidDel="00000000" w:rsidP="00000000" w:rsidRDefault="00000000" w:rsidRPr="00000000" w14:paraId="0000006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there is no reply to a defence, there is a joinder of issue on that defence but one cannot have a joinder of issues of a plaint or a counterclaim, these must be traversed.  At the close of the pleadings there is a joinder of issues on the pleadings last filed.   </w:t>
      </w:r>
      <w:r w:rsidDel="00000000" w:rsidR="00000000" w:rsidRPr="00000000">
        <w:rPr>
          <w:rtl w:val="0"/>
        </w:rPr>
      </w:r>
    </w:p>
    <w:p w:rsidR="00000000" w:rsidDel="00000000" w:rsidP="00000000" w:rsidRDefault="00000000" w:rsidRPr="00000000" w14:paraId="0000006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Denials must be specific as general denials are not sufficient.  Where an opponent is alleging for example there is money owed, denial of this must be specific.  General statements are not traversing, one has to be clear and if figures are used one must deny that figure or any other figure or at all.</w:t>
      </w:r>
      <w:r w:rsidDel="00000000" w:rsidR="00000000" w:rsidRPr="00000000">
        <w:rPr>
          <w:rtl w:val="0"/>
        </w:rPr>
      </w:r>
    </w:p>
    <w:p w:rsidR="00000000" w:rsidDel="00000000" w:rsidP="00000000" w:rsidRDefault="00000000" w:rsidRPr="00000000" w14:paraId="0000006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opponent pleads in the conjunctive, then one must plead in the disjunctive. </w:t>
      </w:r>
      <w:r w:rsidDel="00000000" w:rsidR="00000000" w:rsidRPr="00000000">
        <w:rPr>
          <w:rtl w:val="0"/>
        </w:rPr>
      </w:r>
    </w:p>
    <w:p w:rsidR="00000000" w:rsidDel="00000000" w:rsidP="00000000" w:rsidRDefault="00000000" w:rsidRPr="00000000" w14:paraId="0000006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second way of attacking is confession and avoidance:</w:t>
      </w:r>
      <w:r w:rsidDel="00000000" w:rsidR="00000000" w:rsidRPr="00000000">
        <w:rPr>
          <w:rtl w:val="0"/>
        </w:rPr>
      </w:r>
    </w:p>
    <w:p w:rsidR="00000000" w:rsidDel="00000000" w:rsidP="00000000" w:rsidRDefault="00000000" w:rsidRPr="00000000" w14:paraId="0000006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facts alleged by the opponent are admitted but the effect is destroyed by allegation of additional facts by the party pleading, one pleads additional facts whose effect is to destroy, in the case of libel where one admits the facts but avers qualified privilege.  Where there is libel and it is alleged it was committed in a privileged occasion, the libel is destroyed by qualified privilege.</w:t>
      </w:r>
      <w:r w:rsidDel="00000000" w:rsidR="00000000" w:rsidRPr="00000000">
        <w:rPr>
          <w:rtl w:val="0"/>
        </w:rPr>
      </w:r>
    </w:p>
    <w:p w:rsidR="00000000" w:rsidDel="00000000" w:rsidP="00000000" w:rsidRDefault="00000000" w:rsidRPr="00000000" w14:paraId="0000006A">
      <w:pPr>
        <w:pageBreakBefore w:val="0"/>
        <w:jc w:val="both"/>
        <w:rPr>
          <w:rFonts w:ascii="Georgia" w:cs="Georgia" w:eastAsia="Georgia" w:hAnsi="Georgia"/>
          <w:u w:val="single"/>
          <w:vertAlign w:val="baseline"/>
        </w:rPr>
      </w:pPr>
      <w:r w:rsidDel="00000000" w:rsidR="00000000" w:rsidRPr="00000000">
        <w:rPr>
          <w:rFonts w:ascii="Georgia" w:cs="Georgia" w:eastAsia="Georgia" w:hAnsi="Georgia"/>
          <w:strike w:val="0"/>
          <w:u w:val="single"/>
          <w:vertAlign w:val="baseline"/>
          <w:rtl w:val="0"/>
        </w:rPr>
        <w:t xml:space="preserve">Objection on a point of law</w:t>
      </w:r>
      <w:r w:rsidDel="00000000" w:rsidR="00000000" w:rsidRPr="00000000">
        <w:rPr>
          <w:rtl w:val="0"/>
        </w:rPr>
      </w:r>
    </w:p>
    <w:p w:rsidR="00000000" w:rsidDel="00000000" w:rsidP="00000000" w:rsidRDefault="00000000" w:rsidRPr="00000000" w14:paraId="0000006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stated in Order VI Rule 7 – a party may by his pleadings raise any point of law.  Where a party indicates that they are raising an objection on a point of law, they must be heard first.  It is always safe to isolate the paragraph in the pleadings which indicates that you intend to raise an objection on a point of law.  it is advisable to file a notice of objection on a point of law and serve it on the opponent, this is meant to notify them on the point of law you intend to raise.  Where matters touch on jurisdiction they must be heard as a priority.  One must distinguish between pleading law and raising a point of law, when a party is pleading law, they are basically pleading conclusions of law which have the effect of obscuring and concealing the facts of the case.  on the other hand, raising a point of law helps in defining and isolating an issue or question of law on the facts as pleaded.  Where one intends to raise an objection on a point of law it should be stated in a separate paragraph and should raise a point of law which is of substance and which requires that it must be determined by the court at that moment.  Objections could be validity of a custom, questions of jurisdiction of a court, whether a conversation was privileged, where in defamation a party alleges privilege, that issue can be separated and tried.  The issue is to establish if there was privilege.  Raising an objection on law is a preliminary issue and where sustained it should have the effect of having the suit struck out or dismissed at that point.</w:t>
      </w:r>
      <w:r w:rsidDel="00000000" w:rsidR="00000000" w:rsidRPr="00000000">
        <w:rPr>
          <w:rtl w:val="0"/>
        </w:rPr>
      </w:r>
    </w:p>
    <w:p w:rsidR="00000000" w:rsidDel="00000000" w:rsidP="00000000" w:rsidRDefault="00000000" w:rsidRPr="00000000" w14:paraId="0000006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D">
      <w:pPr>
        <w:pageBreakBefore w:val="0"/>
        <w:jc w:val="both"/>
        <w:rPr>
          <w:rFonts w:ascii="Georgia" w:cs="Georgia" w:eastAsia="Georgia" w:hAnsi="Georgia"/>
          <w:u w:val="single"/>
          <w:vertAlign w:val="baseline"/>
        </w:rPr>
      </w:pPr>
      <w:r w:rsidDel="00000000" w:rsidR="00000000" w:rsidRPr="00000000">
        <w:rPr>
          <w:rFonts w:ascii="Georgia" w:cs="Georgia" w:eastAsia="Georgia" w:hAnsi="Georgia"/>
          <w:strike w:val="0"/>
          <w:u w:val="single"/>
          <w:vertAlign w:val="baseline"/>
          <w:rtl w:val="0"/>
        </w:rPr>
        <w:t xml:space="preserve">Attacking your opponents pleading Order VI Rule 13</w:t>
      </w:r>
      <w:r w:rsidDel="00000000" w:rsidR="00000000" w:rsidRPr="00000000">
        <w:rPr>
          <w:rtl w:val="0"/>
        </w:rPr>
      </w:r>
    </w:p>
    <w:p w:rsidR="00000000" w:rsidDel="00000000" w:rsidP="00000000" w:rsidRDefault="00000000" w:rsidRPr="00000000" w14:paraId="0000006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6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gives one a way of dealing with proceedings in a summary manner where they contravene the rules or the principles governing pleadings.  It is important to note that the grounds placed under rule 13 apply at any stage of the proceedings, one can apply to strike out at any stage</w:t>
      </w:r>
      <w:r w:rsidDel="00000000" w:rsidR="00000000" w:rsidRPr="00000000">
        <w:rPr>
          <w:rtl w:val="0"/>
        </w:rPr>
      </w:r>
    </w:p>
    <w:p w:rsidR="00000000" w:rsidDel="00000000" w:rsidP="00000000" w:rsidRDefault="00000000" w:rsidRPr="00000000" w14:paraId="0000007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VI Rule 13 – striking out pleadings:</w:t>
      </w:r>
      <w:r w:rsidDel="00000000" w:rsidR="00000000" w:rsidRPr="00000000">
        <w:rPr>
          <w:rtl w:val="0"/>
        </w:rPr>
      </w:r>
    </w:p>
    <w:p w:rsidR="00000000" w:rsidDel="00000000" w:rsidP="00000000" w:rsidRDefault="00000000" w:rsidRPr="00000000" w14:paraId="0000007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At any stage of the proceedings the court may order to be struck out or amended any pleadings on the ground that </w:t>
      </w:r>
      <w:r w:rsidDel="00000000" w:rsidR="00000000" w:rsidRPr="00000000">
        <w:rPr>
          <w:rtl w:val="0"/>
        </w:rPr>
      </w:r>
    </w:p>
    <w:p w:rsidR="00000000" w:rsidDel="00000000" w:rsidP="00000000" w:rsidRDefault="00000000" w:rsidRPr="00000000" w14:paraId="00000073">
      <w:pPr>
        <w:pageBreakBefore w:val="0"/>
        <w:numPr>
          <w:ilvl w:val="0"/>
          <w:numId w:val="1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no reasonable defence or cause of action.   – where a contract is illegal, the suit does not constitute a cause of action and you may ask the court to strike it.</w:t>
      </w:r>
      <w:r w:rsidDel="00000000" w:rsidR="00000000" w:rsidRPr="00000000">
        <w:rPr>
          <w:rtl w:val="0"/>
        </w:rPr>
      </w:r>
    </w:p>
    <w:p w:rsidR="00000000" w:rsidDel="00000000" w:rsidP="00000000" w:rsidRDefault="00000000" w:rsidRPr="00000000" w14:paraId="0000007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5">
      <w:pPr>
        <w:pageBreakBefore w:val="0"/>
        <w:numPr>
          <w:ilvl w:val="0"/>
          <w:numId w:val="1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scandalous frivolous or vexatious – allegations which are offensive or indecent and designed to abuse the other party are scandalous, charges of immorality if relevant to any issue cannot be struck out but if their purpose is only to annoy then they are scandalous and can be struck out.  Vexatious is when one pursues a cause that is not worth pursuing and which is designed to waste time and keep the other party busy.</w:t>
      </w:r>
      <w:r w:rsidDel="00000000" w:rsidR="00000000" w:rsidRPr="00000000">
        <w:rPr>
          <w:rtl w:val="0"/>
        </w:rPr>
      </w:r>
    </w:p>
    <w:p w:rsidR="00000000" w:rsidDel="00000000" w:rsidP="00000000" w:rsidRDefault="00000000" w:rsidRPr="00000000" w14:paraId="0000007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7">
      <w:pPr>
        <w:pageBreakBefore w:val="0"/>
        <w:numPr>
          <w:ilvl w:val="0"/>
          <w:numId w:val="1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may prejudice, embarrass or delay the fair trial of the action; - this is where the suit is designed to prevent the proceedings from being evasive or concealing the real issues between the parties i.e. embarrass if it is ambiguous, states immaterial matters raises irrelevant issues to delay the matter.</w:t>
      </w:r>
      <w:r w:rsidDel="00000000" w:rsidR="00000000" w:rsidRPr="00000000">
        <w:rPr>
          <w:rtl w:val="0"/>
        </w:rPr>
      </w:r>
    </w:p>
    <w:p w:rsidR="00000000" w:rsidDel="00000000" w:rsidP="00000000" w:rsidRDefault="00000000" w:rsidRPr="00000000" w14:paraId="0000007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9">
      <w:pPr>
        <w:pageBreakBefore w:val="0"/>
        <w:numPr>
          <w:ilvl w:val="0"/>
          <w:numId w:val="1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Abuse the process of the court – using the court to settle scores, acting in bad faith, suit not properly ground and brought for the sake of embarrassing the other party and has no purpose.</w:t>
      </w:r>
      <w:r w:rsidDel="00000000" w:rsidR="00000000" w:rsidRPr="00000000">
        <w:rPr>
          <w:rtl w:val="0"/>
        </w:rPr>
      </w:r>
    </w:p>
    <w:p w:rsidR="00000000" w:rsidDel="00000000" w:rsidP="00000000" w:rsidRDefault="00000000" w:rsidRPr="00000000" w14:paraId="0000007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B">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one is served with a defence or plaint and it is drafted and one feels that certain things stated therein are not clear, instead of filing a defence, one may ask for further and better particulars in respect of certain pleadings which have been raised.  This is the most usual way of attacking an opponent’s pleadings.  If the defendant for example refuses to furnish further and better particulars, one can apply for an order to be furnished with the same.  If the opponent refuses to comply with the order one can apply for dismissal of pleadings.</w:t>
      </w:r>
      <w:r w:rsidDel="00000000" w:rsidR="00000000" w:rsidRPr="00000000">
        <w:rPr>
          <w:rtl w:val="0"/>
        </w:rPr>
      </w:r>
    </w:p>
    <w:p w:rsidR="00000000" w:rsidDel="00000000" w:rsidP="00000000" w:rsidRDefault="00000000" w:rsidRPr="00000000" w14:paraId="0000007C">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D">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Force the opponent to amend their pleadings – this is not direct, one forces the opponent to amend.  When one applies for further and better particulars, one may easily seek leave to amend.  You can cure the defect by amending the pleadings, it is a way of attacking.</w:t>
      </w:r>
      <w:r w:rsidDel="00000000" w:rsidR="00000000" w:rsidRPr="00000000">
        <w:rPr>
          <w:rtl w:val="0"/>
        </w:rPr>
      </w:r>
    </w:p>
    <w:p w:rsidR="00000000" w:rsidDel="00000000" w:rsidP="00000000" w:rsidRDefault="00000000" w:rsidRPr="00000000" w14:paraId="0000007E">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7F">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one applies for judgment in default of appearance, the party who has not appeared has a right to appear at any stage before final judgment.  Judgment in default of defence is not totally disabling, the opponent is allowed to participate at the trial in respect of assessment of damages but the opponent cannot challenge his liability to the plaintiff but he can challenge the quantum of damages.</w:t>
      </w:r>
      <w:r w:rsidDel="00000000" w:rsidR="00000000" w:rsidRPr="00000000">
        <w:rPr>
          <w:rtl w:val="0"/>
        </w:rPr>
      </w:r>
    </w:p>
    <w:p w:rsidR="00000000" w:rsidDel="00000000" w:rsidP="00000000" w:rsidRDefault="00000000" w:rsidRPr="00000000" w14:paraId="00000080">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1">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IXA - Rule 2 – where any defendant fails to appear and the plaintiff wishes to proceed against such defendant he shall file an affidavit of service or return or service of the summons unless the summons has been served by a process-server appointed by the court. </w:t>
      </w:r>
      <w:r w:rsidDel="00000000" w:rsidR="00000000" w:rsidRPr="00000000">
        <w:rPr>
          <w:rtl w:val="0"/>
        </w:rPr>
      </w:r>
    </w:p>
    <w:p w:rsidR="00000000" w:rsidDel="00000000" w:rsidP="00000000" w:rsidRDefault="00000000" w:rsidRPr="00000000" w14:paraId="00000082">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3">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Consequences of non appearance or failing to file within stipulated time – the other party will proceed to execute.</w:t>
      </w:r>
      <w:r w:rsidDel="00000000" w:rsidR="00000000" w:rsidRPr="00000000">
        <w:rPr>
          <w:rtl w:val="0"/>
        </w:rPr>
      </w:r>
    </w:p>
    <w:p w:rsidR="00000000" w:rsidDel="00000000" w:rsidP="00000000" w:rsidRDefault="00000000" w:rsidRPr="00000000" w14:paraId="00000084">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5">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one talks of interlocutory applications – one is saying that in between the time the suit was file and the time it is heard, they may be interested in making an application to the court.  if this happens, this is what we call interlocutory application.  It could be an ex parte application or an inter party application.</w:t>
      </w:r>
      <w:r w:rsidDel="00000000" w:rsidR="00000000" w:rsidRPr="00000000">
        <w:rPr>
          <w:rtl w:val="0"/>
        </w:rPr>
      </w:r>
    </w:p>
    <w:p w:rsidR="00000000" w:rsidDel="00000000" w:rsidP="00000000" w:rsidRDefault="00000000" w:rsidRPr="00000000" w14:paraId="00000086">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87">
      <w:pPr>
        <w:pageBreakBefore w:val="0"/>
        <w:ind w:left="36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Which ones can one pursue</w:t>
      </w:r>
      <w:r w:rsidDel="00000000" w:rsidR="00000000" w:rsidRPr="00000000">
        <w:rPr>
          <w:rtl w:val="0"/>
        </w:rPr>
      </w:r>
    </w:p>
    <w:p w:rsidR="00000000" w:rsidDel="00000000" w:rsidP="00000000" w:rsidRDefault="00000000" w:rsidRPr="00000000" w14:paraId="0000008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8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You act for Greenline Protection movement ( a Non-Governmental Organisation registered with the objective of the protection and preservation of the Nairobi River and its environs) who have called in at your Chambers with urgent instructions to take steps to stop the construction of two blocks of apartments which the NGO alleges are being put up within a riparian wayleave in the upmarket estate of Muthangari, Lavington. Ms. Waiyaki Mumbi the Senior Programme Officer for Greenline has possession copies of documents which include:</w:t>
      </w:r>
      <w:r w:rsidDel="00000000" w:rsidR="00000000" w:rsidRPr="00000000">
        <w:rPr>
          <w:rtl w:val="0"/>
        </w:rPr>
      </w:r>
    </w:p>
    <w:p w:rsidR="00000000" w:rsidDel="00000000" w:rsidP="00000000" w:rsidRDefault="00000000" w:rsidRPr="00000000" w14:paraId="0000008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a copy of a letter from the Nairobi City Council refusing Morning Developers Ltd permission to put up the blocks of apartments unless and until after an environmental impact assessment is undertaken by the National Environmental Management Authority (NEMA)</w:t>
      </w:r>
      <w:r w:rsidDel="00000000" w:rsidR="00000000" w:rsidRPr="00000000">
        <w:rPr>
          <w:rtl w:val="0"/>
        </w:rPr>
      </w:r>
    </w:p>
    <w:p w:rsidR="00000000" w:rsidDel="00000000" w:rsidP="00000000" w:rsidRDefault="00000000" w:rsidRPr="00000000" w14:paraId="0000008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an investigation report prepared by Curex Valuers with photographs showing the ongoing construction works with one of the blocks being suspended on pillars above part of the river.</w:t>
      </w:r>
      <w:r w:rsidDel="00000000" w:rsidR="00000000" w:rsidRPr="00000000">
        <w:rPr>
          <w:rtl w:val="0"/>
        </w:rPr>
      </w:r>
    </w:p>
    <w:p w:rsidR="00000000" w:rsidDel="00000000" w:rsidP="00000000" w:rsidRDefault="00000000" w:rsidRPr="00000000" w14:paraId="0000008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8D">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Assuming that you have already filed suit, what specific application would you file under the civil procedure rules to protect your client's interest pending trial of the suit?</w:t>
      </w:r>
      <w:r w:rsidDel="00000000" w:rsidR="00000000" w:rsidRPr="00000000">
        <w:rPr>
          <w:rtl w:val="0"/>
        </w:rPr>
      </w:r>
    </w:p>
    <w:p w:rsidR="00000000" w:rsidDel="00000000" w:rsidP="00000000" w:rsidRDefault="00000000" w:rsidRPr="00000000" w14:paraId="0000008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8F">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With the help of decided cases, state and discuss the principles to be applied by the court in deciding on your application.</w:t>
      </w:r>
      <w:r w:rsidDel="00000000" w:rsidR="00000000" w:rsidRPr="00000000">
        <w:rPr>
          <w:rtl w:val="0"/>
        </w:rPr>
      </w:r>
    </w:p>
    <w:p w:rsidR="00000000" w:rsidDel="00000000" w:rsidP="00000000" w:rsidRDefault="00000000" w:rsidRPr="00000000" w14:paraId="0000009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9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Representing Mazingira Society. </w:t>
      </w:r>
      <w:r w:rsidDel="00000000" w:rsidR="00000000" w:rsidRPr="00000000">
        <w:rPr>
          <w:rtl w:val="0"/>
        </w:rPr>
      </w:r>
    </w:p>
    <w:p w:rsidR="00000000" w:rsidDel="00000000" w:rsidP="00000000" w:rsidRDefault="00000000" w:rsidRPr="00000000" w14:paraId="0000009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What remedy is sought.</w:t>
      </w:r>
      <w:r w:rsidDel="00000000" w:rsidR="00000000" w:rsidRPr="00000000">
        <w:rPr>
          <w:rtl w:val="0"/>
        </w:rPr>
      </w:r>
    </w:p>
    <w:p w:rsidR="00000000" w:rsidDel="00000000" w:rsidP="00000000" w:rsidRDefault="00000000" w:rsidRPr="00000000" w14:paraId="0000009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5">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Injunction. Prohibitory injunction under Order 39. Order 39 presupposes a suit. So what suit have you filed and what substantive remedies are sought.</w:t>
      </w:r>
      <w:r w:rsidDel="00000000" w:rsidR="00000000" w:rsidRPr="00000000">
        <w:rPr>
          <w:rtl w:val="0"/>
        </w:rPr>
      </w:r>
    </w:p>
    <w:p w:rsidR="00000000" w:rsidDel="00000000" w:rsidP="00000000" w:rsidRDefault="00000000" w:rsidRPr="00000000" w14:paraId="00000096">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7">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Will be seeking a permanent injunction in the suit. No damages yet so you cannot ask for damages. Interlocutory remedy is injunction. </w:t>
      </w:r>
      <w:r w:rsidDel="00000000" w:rsidR="00000000" w:rsidRPr="00000000">
        <w:rPr>
          <w:rtl w:val="0"/>
        </w:rPr>
      </w:r>
    </w:p>
    <w:p w:rsidR="00000000" w:rsidDel="00000000" w:rsidP="00000000" w:rsidRDefault="00000000" w:rsidRPr="00000000" w14:paraId="0000009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9">
      <w:pPr>
        <w:pageBreakBefore w:val="0"/>
        <w:ind w:firstLine="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What documents needed?</w:t>
      </w:r>
      <w:r w:rsidDel="00000000" w:rsidR="00000000" w:rsidRPr="00000000">
        <w:rPr>
          <w:rtl w:val="0"/>
        </w:rPr>
      </w:r>
    </w:p>
    <w:p w:rsidR="00000000" w:rsidDel="00000000" w:rsidP="00000000" w:rsidRDefault="00000000" w:rsidRPr="00000000" w14:paraId="0000009A">
      <w:pPr>
        <w:pageBreakBefore w:val="0"/>
        <w:ind w:firstLine="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B">
      <w:pPr>
        <w:pageBreakBefore w:val="0"/>
        <w:ind w:firstLine="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Chamber Summons</w:t>
      </w:r>
      <w:r w:rsidDel="00000000" w:rsidR="00000000" w:rsidRPr="00000000">
        <w:rPr>
          <w:rtl w:val="0"/>
        </w:rPr>
      </w:r>
    </w:p>
    <w:p w:rsidR="00000000" w:rsidDel="00000000" w:rsidP="00000000" w:rsidRDefault="00000000" w:rsidRPr="00000000" w14:paraId="0000009C">
      <w:pPr>
        <w:pageBreakBefore w:val="0"/>
        <w:ind w:firstLine="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Certificate of urgency</w:t>
      </w:r>
      <w:r w:rsidDel="00000000" w:rsidR="00000000" w:rsidRPr="00000000">
        <w:rPr>
          <w:rtl w:val="0"/>
        </w:rPr>
      </w:r>
    </w:p>
    <w:p w:rsidR="00000000" w:rsidDel="00000000" w:rsidP="00000000" w:rsidRDefault="00000000" w:rsidRPr="00000000" w14:paraId="0000009D">
      <w:pPr>
        <w:pageBreakBefore w:val="0"/>
        <w:ind w:firstLine="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9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What principles apply?</w:t>
      </w:r>
      <w:r w:rsidDel="00000000" w:rsidR="00000000" w:rsidRPr="00000000">
        <w:rPr>
          <w:rtl w:val="0"/>
        </w:rPr>
      </w:r>
    </w:p>
    <w:p w:rsidR="00000000" w:rsidDel="00000000" w:rsidP="00000000" w:rsidRDefault="00000000" w:rsidRPr="00000000" w14:paraId="0000009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r>
      <w:r w:rsidDel="00000000" w:rsidR="00000000" w:rsidRPr="00000000">
        <w:rPr>
          <w:rtl w:val="0"/>
        </w:rPr>
      </w:r>
    </w:p>
    <w:p w:rsidR="00000000" w:rsidDel="00000000" w:rsidP="00000000" w:rsidRDefault="00000000" w:rsidRPr="00000000" w14:paraId="000000A0">
      <w:pPr>
        <w:pageBreakBefore w:val="0"/>
        <w:rPr>
          <w:rFonts w:ascii="Georgia" w:cs="Georgia" w:eastAsia="Georgia" w:hAnsi="Georgia"/>
          <w:u w:val="single"/>
          <w:vertAlign w:val="baseline"/>
        </w:rPr>
      </w:pPr>
      <w:r w:rsidDel="00000000" w:rsidR="00000000" w:rsidRPr="00000000">
        <w:rPr>
          <w:rFonts w:ascii="Georgia" w:cs="Georgia" w:eastAsia="Georgia" w:hAnsi="Georgia"/>
          <w:strike w:val="0"/>
          <w:vertAlign w:val="baseline"/>
          <w:rtl w:val="0"/>
        </w:rPr>
        <w:tab/>
      </w:r>
      <w:r w:rsidDel="00000000" w:rsidR="00000000" w:rsidRPr="00000000">
        <w:rPr>
          <w:rFonts w:ascii="Georgia" w:cs="Georgia" w:eastAsia="Georgia" w:hAnsi="Georgia"/>
          <w:strike w:val="0"/>
          <w:u w:val="single"/>
          <w:vertAlign w:val="baseline"/>
          <w:rtl w:val="0"/>
        </w:rPr>
        <w:t xml:space="preserve">Giella</w:t>
      </w:r>
      <w:r w:rsidDel="00000000" w:rsidR="00000000" w:rsidRPr="00000000">
        <w:rPr>
          <w:rtl w:val="0"/>
        </w:rPr>
      </w:r>
    </w:p>
    <w:p w:rsidR="00000000" w:rsidDel="00000000" w:rsidP="00000000" w:rsidRDefault="00000000" w:rsidRPr="00000000" w14:paraId="000000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2">
      <w:pPr>
        <w:pageBreakBefore w:val="0"/>
        <w:numPr>
          <w:ilvl w:val="0"/>
          <w:numId w:val="1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Prima facie case with a probability of success. It should be one of the many likely conclusions in the absence of any contrary evidence.</w:t>
      </w:r>
      <w:r w:rsidDel="00000000" w:rsidR="00000000" w:rsidRPr="00000000">
        <w:rPr>
          <w:rtl w:val="0"/>
        </w:rPr>
      </w:r>
    </w:p>
    <w:p w:rsidR="00000000" w:rsidDel="00000000" w:rsidP="00000000" w:rsidRDefault="00000000" w:rsidRPr="00000000" w14:paraId="000000A3">
      <w:pPr>
        <w:pageBreakBefore w:val="0"/>
        <w:numPr>
          <w:ilvl w:val="0"/>
          <w:numId w:val="1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Likely to suffer irreparable injury unlikely to be compensated by damages.</w:t>
      </w:r>
      <w:r w:rsidDel="00000000" w:rsidR="00000000" w:rsidRPr="00000000">
        <w:rPr>
          <w:rtl w:val="0"/>
        </w:rPr>
      </w:r>
    </w:p>
    <w:p w:rsidR="00000000" w:rsidDel="00000000" w:rsidP="00000000" w:rsidRDefault="00000000" w:rsidRPr="00000000" w14:paraId="000000A4">
      <w:pPr>
        <w:pageBreakBefore w:val="0"/>
        <w:numPr>
          <w:ilvl w:val="0"/>
          <w:numId w:val="1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Balance of convenience.</w:t>
      </w:r>
      <w:r w:rsidDel="00000000" w:rsidR="00000000" w:rsidRPr="00000000">
        <w:rPr>
          <w:rtl w:val="0"/>
        </w:rPr>
      </w:r>
    </w:p>
    <w:p w:rsidR="00000000" w:rsidDel="00000000" w:rsidP="00000000" w:rsidRDefault="00000000" w:rsidRPr="00000000" w14:paraId="000000A5">
      <w:pPr>
        <w:pageBreakBefore w:val="0"/>
        <w:numPr>
          <w:ilvl w:val="0"/>
          <w:numId w:val="1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Undertaking as to damages.- Has been recently developed by the courts. Purpose is to ensure that party aggrieved by the injunction gets a quick remedy. Only serious parties prepared to give undertaking.</w:t>
      </w:r>
      <w:r w:rsidDel="00000000" w:rsidR="00000000" w:rsidRPr="00000000">
        <w:rPr>
          <w:rtl w:val="0"/>
        </w:rPr>
      </w:r>
    </w:p>
    <w:p w:rsidR="00000000" w:rsidDel="00000000" w:rsidP="00000000" w:rsidRDefault="00000000" w:rsidRPr="00000000" w14:paraId="000000A6">
      <w:pPr>
        <w:pageBreakBefore w:val="0"/>
        <w:numPr>
          <w:ilvl w:val="0"/>
          <w:numId w:val="1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Disclosure of material facts.</w:t>
      </w:r>
      <w:r w:rsidDel="00000000" w:rsidR="00000000" w:rsidRPr="00000000">
        <w:rPr>
          <w:rtl w:val="0"/>
        </w:rPr>
      </w:r>
    </w:p>
    <w:p w:rsidR="00000000" w:rsidDel="00000000" w:rsidP="00000000" w:rsidRDefault="00000000" w:rsidRPr="00000000" w14:paraId="000000A7">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8">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Cannot get an injunction against the Government. </w:t>
      </w:r>
      <w:r w:rsidDel="00000000" w:rsidR="00000000" w:rsidRPr="00000000">
        <w:rPr>
          <w:rtl w:val="0"/>
        </w:rPr>
      </w:r>
    </w:p>
    <w:p w:rsidR="00000000" w:rsidDel="00000000" w:rsidP="00000000" w:rsidRDefault="00000000" w:rsidRPr="00000000" w14:paraId="000000A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AA">
      <w:pPr>
        <w:pageBreakBefore w:val="0"/>
        <w:pBdr>
          <w:bottom w:color="000000" w:space="1" w:sz="12" w:val="single"/>
        </w:pBd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AC">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Mazingira Environmental society fears that if the University of Kasukuland is allowed to proceed with the test they intend to carry out, the experiment would have disastrous effects on the environment and may affect the health of the local community and the generations that will follow.  A scientific report they obtained shows that there has been a slight rise in local contamination.  If the experiment is therefore allowed to be carried out, it would result in irreparable harm to the environment.  Thus the necessity to prevent the University of Kasukuland from carrying on with the test due in two weeks.</w:t>
      </w:r>
      <w:r w:rsidDel="00000000" w:rsidR="00000000" w:rsidRPr="00000000">
        <w:rPr>
          <w:rtl w:val="0"/>
        </w:rPr>
      </w:r>
    </w:p>
    <w:p w:rsidR="00000000" w:rsidDel="00000000" w:rsidP="00000000" w:rsidRDefault="00000000" w:rsidRPr="00000000" w14:paraId="000000AD">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Mazingira Environmental Society is interested in protecting the enviroment.  This is a public right granted by statute to which the society is entitled.  Initially, in cases involving a public interest, only the Attorney General had legal right to enforce such breach.  This was the holding in the case of </w:t>
      </w:r>
      <w:r w:rsidDel="00000000" w:rsidR="00000000" w:rsidRPr="00000000">
        <w:rPr>
          <w:rFonts w:ascii="Georgia" w:cs="Georgia" w:eastAsia="Georgia" w:hAnsi="Georgia"/>
          <w:b w:val="1"/>
          <w:i w:val="1"/>
          <w:strike w:val="0"/>
          <w:vertAlign w:val="baseline"/>
          <w:rtl w:val="0"/>
        </w:rPr>
        <w:t xml:space="preserve">Wangari Mathai Vs. Kenya Times Media Trust</w:t>
      </w:r>
      <w:r w:rsidDel="00000000" w:rsidR="00000000" w:rsidRPr="00000000">
        <w:rPr>
          <w:rFonts w:ascii="Georgia" w:cs="Georgia" w:eastAsia="Georgia" w:hAnsi="Georgia"/>
          <w:strike w:val="0"/>
          <w:vertAlign w:val="baseline"/>
          <w:rtl w:val="0"/>
        </w:rPr>
        <w:t xml:space="preserve"> </w:t>
      </w:r>
      <w:r w:rsidDel="00000000" w:rsidR="00000000" w:rsidRPr="00000000">
        <w:rPr>
          <w:rFonts w:ascii="Georgia" w:cs="Georgia" w:eastAsia="Georgia" w:hAnsi="Georgia"/>
          <w:strike w:val="0"/>
          <w:color w:val="000000"/>
          <w:sz w:val="20"/>
          <w:szCs w:val="20"/>
          <w:vertAlign w:val="superscript"/>
        </w:rPr>
        <w:footnoteReference w:customMarkFollows="0" w:id="0"/>
      </w:r>
      <w:r w:rsidDel="00000000" w:rsidR="00000000" w:rsidRPr="00000000">
        <w:rPr>
          <w:rFonts w:ascii="Georgia" w:cs="Georgia" w:eastAsia="Georgia" w:hAnsi="Georgia"/>
          <w:strike w:val="0"/>
          <w:vertAlign w:val="baseline"/>
          <w:rtl w:val="0"/>
        </w:rPr>
        <w:t xml:space="preserve">.  However with the coming into force of the Environmental Management and Co-ordination Act, 1999 (hereinafter referred to as EMCA) individuals who had an interest in the public right and whose right is injured have been given audience in court and their right enforced.  Section 3 (1) of the EMCA, provides thus:</w:t>
      </w:r>
      <w:r w:rsidDel="00000000" w:rsidR="00000000" w:rsidRPr="00000000">
        <w:rPr>
          <w:rtl w:val="0"/>
        </w:rPr>
      </w:r>
    </w:p>
    <w:p w:rsidR="00000000" w:rsidDel="00000000" w:rsidP="00000000" w:rsidRDefault="00000000" w:rsidRPr="00000000" w14:paraId="000000AE">
      <w:pPr>
        <w:pageBreakBefore w:val="0"/>
        <w:spacing w:after="120" w:lineRule="auto"/>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“Every person in Kenya is entitled to a clean and healthy environment and has the duty to safeguard and enhance the environment.”</w:t>
      </w:r>
      <w:r w:rsidDel="00000000" w:rsidR="00000000" w:rsidRPr="00000000">
        <w:rPr>
          <w:rFonts w:ascii="Georgia" w:cs="Georgia" w:eastAsia="Georgia" w:hAnsi="Georgia"/>
          <w:strike w:val="0"/>
          <w:color w:val="000000"/>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AF">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right though not expressly provided for in our constitution has been inferred by the High court from section 71 of the constitution which entitles all persons to the right to life.  In </w:t>
      </w:r>
      <w:r w:rsidDel="00000000" w:rsidR="00000000" w:rsidRPr="00000000">
        <w:rPr>
          <w:rFonts w:ascii="Georgia" w:cs="Georgia" w:eastAsia="Georgia" w:hAnsi="Georgia"/>
          <w:b w:val="1"/>
          <w:i w:val="1"/>
          <w:strike w:val="0"/>
          <w:vertAlign w:val="baseline"/>
          <w:rtl w:val="0"/>
        </w:rPr>
        <w:t xml:space="preserve">Peter K Waweru V. Republic</w:t>
      </w:r>
      <w:r w:rsidDel="00000000" w:rsidR="00000000" w:rsidRPr="00000000">
        <w:rPr>
          <w:rFonts w:ascii="Georgia" w:cs="Georgia" w:eastAsia="Georgia" w:hAnsi="Georgia"/>
          <w:b w:val="1"/>
          <w:i w:val="1"/>
          <w:strike w:val="0"/>
          <w:color w:val="000000"/>
          <w:sz w:val="20"/>
          <w:szCs w:val="20"/>
          <w:vertAlign w:val="superscript"/>
        </w:rPr>
        <w:footnoteReference w:customMarkFollows="0" w:id="2"/>
      </w:r>
      <w:r w:rsidDel="00000000" w:rsidR="00000000" w:rsidRPr="00000000">
        <w:rPr>
          <w:rFonts w:ascii="Georgia" w:cs="Georgia" w:eastAsia="Georgia" w:hAnsi="Georgia"/>
          <w:strike w:val="0"/>
          <w:vertAlign w:val="baseline"/>
          <w:rtl w:val="0"/>
        </w:rPr>
        <w:t xml:space="preserve">, the learned judges held that the right to life is not just a matter of keeping body and soul together but entitlement to all other conditions that are suitable to sustain a meaningful life key among them the right to a clean environment.</w:t>
      </w:r>
      <w:r w:rsidDel="00000000" w:rsidR="00000000" w:rsidRPr="00000000">
        <w:rPr>
          <w:rtl w:val="0"/>
        </w:rPr>
      </w:r>
    </w:p>
    <w:p w:rsidR="00000000" w:rsidDel="00000000" w:rsidP="00000000" w:rsidRDefault="00000000" w:rsidRPr="00000000" w14:paraId="000000B0">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Section 3(3) of EMCA provides that;</w:t>
      </w:r>
      <w:r w:rsidDel="00000000" w:rsidR="00000000" w:rsidRPr="00000000">
        <w:rPr>
          <w:rtl w:val="0"/>
        </w:rPr>
      </w:r>
    </w:p>
    <w:p w:rsidR="00000000" w:rsidDel="00000000" w:rsidP="00000000" w:rsidRDefault="00000000" w:rsidRPr="00000000" w14:paraId="000000B1">
      <w:pPr>
        <w:pageBreakBefore w:val="0"/>
        <w:spacing w:after="120" w:lineRule="auto"/>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person alleges that the entitlement conferred under subsection (1) has been, is being or is likely to be contravened in relation to him, then without prejudice to any other action with respect to the same matter which is lawfully available, that person may apply to the High Court for redress and the High Court may make such orders, issue such writs or give such directions as it may deem appropriate to</w:t>
      </w:r>
      <w:r w:rsidDel="00000000" w:rsidR="00000000" w:rsidRPr="00000000">
        <w:rPr>
          <w:rFonts w:ascii="Georgia" w:cs="Georgia" w:eastAsia="Georgia" w:hAnsi="Georgia"/>
          <w:strike w:val="0"/>
          <w:color w:val="000000"/>
          <w:sz w:val="20"/>
          <w:szCs w:val="20"/>
          <w:vertAlign w:val="superscript"/>
        </w:rPr>
        <w:footnoteReference w:customMarkFollows="0" w:id="3"/>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0B2">
      <w:pPr>
        <w:pageBreakBefore w:val="0"/>
        <w:numPr>
          <w:ilvl w:val="0"/>
          <w:numId w:val="22"/>
        </w:numPr>
        <w:ind w:left="10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Prevent, stop or discontinue any act or omission deleterious to the environment;</w:t>
      </w:r>
      <w:r w:rsidDel="00000000" w:rsidR="00000000" w:rsidRPr="00000000">
        <w:rPr>
          <w:rtl w:val="0"/>
        </w:rPr>
      </w:r>
    </w:p>
    <w:p w:rsidR="00000000" w:rsidDel="00000000" w:rsidP="00000000" w:rsidRDefault="00000000" w:rsidRPr="00000000" w14:paraId="000000B3">
      <w:pPr>
        <w:pageBreakBefore w:val="0"/>
        <w:numPr>
          <w:ilvl w:val="0"/>
          <w:numId w:val="22"/>
        </w:numPr>
        <w:ind w:left="10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Compel any public officer to take measures to prevent or discontinue any act or omission deleterious to the environment;</w:t>
      </w:r>
      <w:r w:rsidDel="00000000" w:rsidR="00000000" w:rsidRPr="00000000">
        <w:rPr>
          <w:rtl w:val="0"/>
        </w:rPr>
      </w:r>
    </w:p>
    <w:p w:rsidR="00000000" w:rsidDel="00000000" w:rsidP="00000000" w:rsidRDefault="00000000" w:rsidRPr="00000000" w14:paraId="000000B4">
      <w:pPr>
        <w:pageBreakBefore w:val="0"/>
        <w:numPr>
          <w:ilvl w:val="0"/>
          <w:numId w:val="22"/>
        </w:numPr>
        <w:spacing w:after="120" w:lineRule="auto"/>
        <w:ind w:left="10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Require that any on-going activity be subjected to an environment audi</w:t>
      </w:r>
      <w:r w:rsidDel="00000000" w:rsidR="00000000" w:rsidRPr="00000000">
        <w:rPr>
          <w:rtl w:val="0"/>
        </w:rPr>
      </w:r>
    </w:p>
    <w:p w:rsidR="00000000" w:rsidDel="00000000" w:rsidP="00000000" w:rsidRDefault="00000000" w:rsidRPr="00000000" w14:paraId="000000B5">
      <w:pPr>
        <w:pageBreakBefore w:val="0"/>
        <w:numPr>
          <w:ilvl w:val="0"/>
          <w:numId w:val="22"/>
        </w:numPr>
        <w:spacing w:after="120" w:lineRule="auto"/>
        <w:ind w:left="10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 in accordance with the provisions of this Act.</w:t>
      </w:r>
      <w:r w:rsidDel="00000000" w:rsidR="00000000" w:rsidRPr="00000000">
        <w:rPr>
          <w:rtl w:val="0"/>
        </w:rPr>
      </w:r>
    </w:p>
    <w:p w:rsidR="00000000" w:rsidDel="00000000" w:rsidP="00000000" w:rsidRDefault="00000000" w:rsidRPr="00000000" w14:paraId="000000B6">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this section that gives locus to Mazingira Environmental Society to enforce the public’s right to a clean and healthy environment.  This was the holding in </w:t>
      </w:r>
      <w:r w:rsidDel="00000000" w:rsidR="00000000" w:rsidRPr="00000000">
        <w:rPr>
          <w:rFonts w:ascii="Georgia" w:cs="Georgia" w:eastAsia="Georgia" w:hAnsi="Georgia"/>
          <w:b w:val="1"/>
          <w:i w:val="1"/>
          <w:strike w:val="0"/>
          <w:vertAlign w:val="baseline"/>
          <w:rtl w:val="0"/>
        </w:rPr>
        <w:t xml:space="preserve">Lereya &amp;four others (&amp; 796 others) Vs. Attorney General</w:t>
      </w:r>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strike w:val="0"/>
          <w:color w:val="000000"/>
          <w:sz w:val="20"/>
          <w:szCs w:val="20"/>
          <w:vertAlign w:val="superscript"/>
        </w:rPr>
        <w:footnoteReference w:customMarkFollows="0" w:id="4"/>
      </w:r>
      <w:r w:rsidDel="00000000" w:rsidR="00000000" w:rsidRPr="00000000">
        <w:rPr>
          <w:rFonts w:ascii="Georgia" w:cs="Georgia" w:eastAsia="Georgia" w:hAnsi="Georgia"/>
          <w:strike w:val="0"/>
          <w:vertAlign w:val="baseline"/>
          <w:rtl w:val="0"/>
        </w:rPr>
        <w:t xml:space="preserve">  In this case, the residents of Baringo brought a suit against the Kenyan Government for introducing a weed called </w:t>
      </w:r>
      <w:r w:rsidDel="00000000" w:rsidR="00000000" w:rsidRPr="00000000">
        <w:rPr>
          <w:rFonts w:ascii="Georgia" w:cs="Georgia" w:eastAsia="Georgia" w:hAnsi="Georgia"/>
          <w:i w:val="1"/>
          <w:strike w:val="0"/>
          <w:vertAlign w:val="baseline"/>
          <w:rtl w:val="0"/>
        </w:rPr>
        <w:t xml:space="preserve">prosopis juliflora</w:t>
      </w:r>
      <w:r w:rsidDel="00000000" w:rsidR="00000000" w:rsidRPr="00000000">
        <w:rPr>
          <w:rFonts w:ascii="Georgia" w:cs="Georgia" w:eastAsia="Georgia" w:hAnsi="Georgia"/>
          <w:strike w:val="0"/>
          <w:vertAlign w:val="baseline"/>
          <w:rtl w:val="0"/>
        </w:rPr>
        <w:t xml:space="preserve"> to Marigat and Mugutani in Baringo district.  The government opposed the application on grounds that Baringo residents had no </w:t>
      </w:r>
      <w:r w:rsidDel="00000000" w:rsidR="00000000" w:rsidRPr="00000000">
        <w:rPr>
          <w:rFonts w:ascii="Georgia" w:cs="Georgia" w:eastAsia="Georgia" w:hAnsi="Georgia"/>
          <w:i w:val="1"/>
          <w:strike w:val="0"/>
          <w:vertAlign w:val="baseline"/>
          <w:rtl w:val="0"/>
        </w:rPr>
        <w:t xml:space="preserve">locus standi</w:t>
      </w:r>
      <w:r w:rsidDel="00000000" w:rsidR="00000000" w:rsidRPr="00000000">
        <w:rPr>
          <w:rFonts w:ascii="Georgia" w:cs="Georgia" w:eastAsia="Georgia" w:hAnsi="Georgia"/>
          <w:strike w:val="0"/>
          <w:vertAlign w:val="baseline"/>
          <w:rtl w:val="0"/>
        </w:rPr>
        <w:t xml:space="preserve">.  It was however held that through EMCA No. 8 of 1999, they had </w:t>
      </w:r>
      <w:r w:rsidDel="00000000" w:rsidR="00000000" w:rsidRPr="00000000">
        <w:rPr>
          <w:rFonts w:ascii="Georgia" w:cs="Georgia" w:eastAsia="Georgia" w:hAnsi="Georgia"/>
          <w:i w:val="1"/>
          <w:strike w:val="0"/>
          <w:vertAlign w:val="baseline"/>
          <w:rtl w:val="0"/>
        </w:rPr>
        <w:t xml:space="preserve">locus standi</w:t>
      </w:r>
      <w:r w:rsidDel="00000000" w:rsidR="00000000" w:rsidRPr="00000000">
        <w:rPr>
          <w:rFonts w:ascii="Georgia" w:cs="Georgia" w:eastAsia="Georgia" w:hAnsi="Georgia"/>
          <w:strike w:val="0"/>
          <w:vertAlign w:val="baseline"/>
          <w:rtl w:val="0"/>
        </w:rPr>
        <w:t xml:space="preserve"> though they were not the owners of the land in dispute.</w:t>
      </w:r>
      <w:r w:rsidDel="00000000" w:rsidR="00000000" w:rsidRPr="00000000">
        <w:rPr>
          <w:rtl w:val="0"/>
        </w:rPr>
      </w:r>
    </w:p>
    <w:p w:rsidR="00000000" w:rsidDel="00000000" w:rsidP="00000000" w:rsidRDefault="00000000" w:rsidRPr="00000000" w14:paraId="000000B7">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this case Mazingira Environmental Society will file a substantive suit in court by way of a plaint seeking among other remedies a permanent injunction against the University to restrain the university, its agents or servants from carrying out the proposed experiment.  Pending the trial of the suit, Mazingira Environmental Society will file a Chamber summons application in court under a certificate of urgency, supported by an affidavit seeking that an interlocutory injunction be issued against the University of Kasukuland </w:t>
      </w:r>
      <w:r w:rsidDel="00000000" w:rsidR="00000000" w:rsidRPr="00000000">
        <w:rPr>
          <w:rFonts w:ascii="Georgia" w:cs="Georgia" w:eastAsia="Georgia" w:hAnsi="Georgia"/>
          <w:i w:val="1"/>
          <w:strike w:val="0"/>
          <w:vertAlign w:val="baseline"/>
          <w:rtl w:val="0"/>
        </w:rPr>
        <w:t xml:space="preserve">exparte</w:t>
      </w:r>
      <w:r w:rsidDel="00000000" w:rsidR="00000000" w:rsidRPr="00000000">
        <w:rPr>
          <w:rFonts w:ascii="Georgia" w:cs="Georgia" w:eastAsia="Georgia" w:hAnsi="Georgia"/>
          <w:strike w:val="0"/>
          <w:vertAlign w:val="baseline"/>
          <w:rtl w:val="0"/>
        </w:rPr>
        <w:t xml:space="preserve"> in the first instance prohibiting the university, its agents or servants from carrying out the proposed tests until final determination of the main suit filed.  The basis with which Mazingira Environmental Society will approach the court is Order XXX1X rules (a) (2) and 9 of the Civil Procedure Rules as before approaching the court under this order the applicant is supposed to have filed a substantive suit in court.</w:t>
      </w:r>
      <w:r w:rsidDel="00000000" w:rsidR="00000000" w:rsidRPr="00000000">
        <w:rPr>
          <w:rtl w:val="0"/>
        </w:rPr>
      </w:r>
    </w:p>
    <w:p w:rsidR="00000000" w:rsidDel="00000000" w:rsidP="00000000" w:rsidRDefault="00000000" w:rsidRPr="00000000" w14:paraId="000000B8">
      <w:pPr>
        <w:pageBreakBefore w:val="0"/>
        <w:spacing w:after="120" w:lineRule="auto"/>
        <w:rPr>
          <w:rFonts w:ascii="Georgia" w:cs="Georgia" w:eastAsia="Georgia" w:hAnsi="Georgia"/>
          <w:i w:val="0"/>
          <w:vertAlign w:val="baseline"/>
        </w:rPr>
      </w:pPr>
      <w:r w:rsidDel="00000000" w:rsidR="00000000" w:rsidRPr="00000000">
        <w:rPr>
          <w:rFonts w:ascii="Georgia" w:cs="Georgia" w:eastAsia="Georgia" w:hAnsi="Georgia"/>
          <w:strike w:val="0"/>
          <w:vertAlign w:val="baseline"/>
          <w:rtl w:val="0"/>
        </w:rPr>
        <w:t xml:space="preserve">This temporary injunction is of an equitable nature and it will be issued at the court’s discretion.  In considering whether to grant the interlocutory injunction sought the court will consider the following rules as laid down in </w:t>
      </w:r>
      <w:r w:rsidDel="00000000" w:rsidR="00000000" w:rsidRPr="00000000">
        <w:rPr>
          <w:rFonts w:ascii="Georgia" w:cs="Georgia" w:eastAsia="Georgia" w:hAnsi="Georgia"/>
          <w:b w:val="1"/>
          <w:i w:val="1"/>
          <w:strike w:val="0"/>
          <w:vertAlign w:val="baseline"/>
          <w:rtl w:val="0"/>
        </w:rPr>
        <w:t xml:space="preserve">Anielo</w:t>
      </w:r>
      <w:r w:rsidDel="00000000" w:rsidR="00000000" w:rsidRPr="00000000">
        <w:rPr>
          <w:rFonts w:ascii="Georgia" w:cs="Georgia" w:eastAsia="Georgia" w:hAnsi="Georgia"/>
          <w:b w:val="1"/>
          <w:strike w:val="0"/>
          <w:vertAlign w:val="baseline"/>
          <w:rtl w:val="0"/>
        </w:rPr>
        <w:t xml:space="preserve"> </w:t>
      </w:r>
      <w:r w:rsidDel="00000000" w:rsidR="00000000" w:rsidRPr="00000000">
        <w:rPr>
          <w:rFonts w:ascii="Georgia" w:cs="Georgia" w:eastAsia="Georgia" w:hAnsi="Georgia"/>
          <w:b w:val="1"/>
          <w:i w:val="1"/>
          <w:strike w:val="0"/>
          <w:vertAlign w:val="baseline"/>
          <w:rtl w:val="0"/>
        </w:rPr>
        <w:t xml:space="preserve">Giella V. Cassman Brown &amp; Co. Ltd</w:t>
      </w:r>
      <w:r w:rsidDel="00000000" w:rsidR="00000000" w:rsidRPr="00000000">
        <w:rPr>
          <w:rFonts w:ascii="Georgia" w:cs="Georgia" w:eastAsia="Georgia" w:hAnsi="Georgia"/>
          <w:b w:val="1"/>
          <w:i w:val="1"/>
          <w:strike w:val="0"/>
          <w:color w:val="000000"/>
          <w:sz w:val="20"/>
          <w:szCs w:val="20"/>
          <w:vertAlign w:val="superscript"/>
        </w:rPr>
        <w:footnoteReference w:customMarkFollows="0" w:id="5"/>
      </w:r>
      <w:r w:rsidDel="00000000" w:rsidR="00000000" w:rsidRPr="00000000">
        <w:rPr>
          <w:rFonts w:ascii="Georgia" w:cs="Georgia" w:eastAsia="Georgia" w:hAnsi="Georgia"/>
          <w:i w:val="1"/>
          <w:strike w:val="0"/>
          <w:vertAlign w:val="baseline"/>
          <w:rtl w:val="0"/>
        </w:rPr>
        <w:t xml:space="preserve">:</w:t>
      </w:r>
      <w:r w:rsidDel="00000000" w:rsidR="00000000" w:rsidRPr="00000000">
        <w:rPr>
          <w:rtl w:val="0"/>
        </w:rPr>
      </w:r>
    </w:p>
    <w:p w:rsidR="00000000" w:rsidDel="00000000" w:rsidP="00000000" w:rsidRDefault="00000000" w:rsidRPr="00000000" w14:paraId="000000B9">
      <w:pPr>
        <w:pageBreakBefore w:val="0"/>
        <w:numPr>
          <w:ilvl w:val="0"/>
          <w:numId w:val="34"/>
        </w:numPr>
        <w:spacing w:after="120" w:lineRule="auto"/>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applicant must show a </w:t>
      </w:r>
      <w:r w:rsidDel="00000000" w:rsidR="00000000" w:rsidRPr="00000000">
        <w:rPr>
          <w:rFonts w:ascii="Georgia" w:cs="Georgia" w:eastAsia="Georgia" w:hAnsi="Georgia"/>
          <w:i w:val="1"/>
          <w:strike w:val="0"/>
          <w:vertAlign w:val="baseline"/>
          <w:rtl w:val="0"/>
        </w:rPr>
        <w:t xml:space="preserve">prima cie</w:t>
      </w:r>
      <w:r w:rsidDel="00000000" w:rsidR="00000000" w:rsidRPr="00000000">
        <w:rPr>
          <w:rFonts w:ascii="Georgia" w:cs="Georgia" w:eastAsia="Georgia" w:hAnsi="Georgia"/>
          <w:strike w:val="0"/>
          <w:vertAlign w:val="baseline"/>
          <w:rtl w:val="0"/>
        </w:rPr>
        <w:t xml:space="preserve"> case with a probability of success.  In determining whether or not a </w:t>
      </w:r>
      <w:r w:rsidDel="00000000" w:rsidR="00000000" w:rsidRPr="00000000">
        <w:rPr>
          <w:rFonts w:ascii="Georgia" w:cs="Georgia" w:eastAsia="Georgia" w:hAnsi="Georgia"/>
          <w:i w:val="1"/>
          <w:strike w:val="0"/>
          <w:vertAlign w:val="baseline"/>
          <w:rtl w:val="0"/>
        </w:rPr>
        <w:t xml:space="preserve">prima facie</w:t>
      </w:r>
      <w:r w:rsidDel="00000000" w:rsidR="00000000" w:rsidRPr="00000000">
        <w:rPr>
          <w:rFonts w:ascii="Georgia" w:cs="Georgia" w:eastAsia="Georgia" w:hAnsi="Georgia"/>
          <w:strike w:val="0"/>
          <w:vertAlign w:val="baseline"/>
          <w:rtl w:val="0"/>
        </w:rPr>
        <w:t xml:space="preserve"> case exists, the court must not only be satisfied that the claim is not frivolous or vexatious but that there is a serious question to try.  In the present case, Mazingira Environmental Society will need to show that the slight rise in local contamination will be exasperated if the experiment is allowed to proceed.</w:t>
      </w:r>
      <w:r w:rsidDel="00000000" w:rsidR="00000000" w:rsidRPr="00000000">
        <w:rPr>
          <w:rtl w:val="0"/>
        </w:rPr>
      </w:r>
    </w:p>
    <w:p w:rsidR="00000000" w:rsidDel="00000000" w:rsidP="00000000" w:rsidRDefault="00000000" w:rsidRPr="00000000" w14:paraId="000000BA">
      <w:pPr>
        <w:pageBreakBefore w:val="0"/>
        <w:numPr>
          <w:ilvl w:val="0"/>
          <w:numId w:val="34"/>
        </w:numPr>
        <w:spacing w:after="120" w:lineRule="auto"/>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 applicant must show that unless the interlocutory injunction is granted, he would suffer irreparable injury, which would not adequately be compensated by an award of damages.  In this present case, the damage likely to be caused to the environment is irreversible.  It also involves emission of radioactive rays which may have a drastic effect on the entire population which injury is incalculable in damages.</w:t>
      </w:r>
      <w:r w:rsidDel="00000000" w:rsidR="00000000" w:rsidRPr="00000000">
        <w:rPr>
          <w:rtl w:val="0"/>
        </w:rPr>
      </w:r>
    </w:p>
    <w:p w:rsidR="00000000" w:rsidDel="00000000" w:rsidP="00000000" w:rsidRDefault="00000000" w:rsidRPr="00000000" w14:paraId="000000BB">
      <w:pPr>
        <w:pageBreakBefore w:val="0"/>
        <w:numPr>
          <w:ilvl w:val="0"/>
          <w:numId w:val="34"/>
        </w:numPr>
        <w:spacing w:after="120" w:lineRule="auto"/>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court is in doubt, it will decide an application on the balance of convenience.  Kuloba J has defined this in his book Principles of injunctions as “</w:t>
      </w:r>
      <w:r w:rsidDel="00000000" w:rsidR="00000000" w:rsidRPr="00000000">
        <w:rPr>
          <w:rFonts w:ascii="Georgia" w:cs="Georgia" w:eastAsia="Georgia" w:hAnsi="Georgia"/>
          <w:i w:val="1"/>
          <w:strike w:val="0"/>
          <w:vertAlign w:val="baseline"/>
          <w:rtl w:val="0"/>
        </w:rPr>
        <w:t xml:space="preserve">a comparison of the irreparable losses likely to be suffered by the plaintiff and the defendant.</w:t>
      </w:r>
      <w:r w:rsidDel="00000000" w:rsidR="00000000" w:rsidRPr="00000000">
        <w:rPr>
          <w:rFonts w:ascii="Georgia" w:cs="Georgia" w:eastAsia="Georgia" w:hAnsi="Georgia"/>
          <w:i w:val="1"/>
          <w:strike w:val="0"/>
          <w:color w:val="000000"/>
          <w:sz w:val="20"/>
          <w:szCs w:val="20"/>
          <w:vertAlign w:val="superscript"/>
        </w:rPr>
        <w:footnoteReference w:customMarkFollows="0" w:id="6"/>
      </w:r>
      <w:r w:rsidDel="00000000" w:rsidR="00000000" w:rsidRPr="00000000">
        <w:rPr>
          <w:rFonts w:ascii="Georgia" w:cs="Georgia" w:eastAsia="Georgia" w:hAnsi="Georgia"/>
          <w:strike w:val="0"/>
          <w:vertAlign w:val="baseline"/>
          <w:rtl w:val="0"/>
        </w:rPr>
        <w:t xml:space="preserve">  The doubt referred to is as to the existence of a prima facie case; it cannot be a doubt as to whether the plaintiff will suffer irreparable damage.  From the foregoing, it goes without saying that there can be no consideration of the balance of convenience unless the plaintiff will suffer irreparable damage.</w:t>
      </w:r>
      <w:r w:rsidDel="00000000" w:rsidR="00000000" w:rsidRPr="00000000">
        <w:rPr>
          <w:rtl w:val="0"/>
        </w:rPr>
      </w:r>
    </w:p>
    <w:p w:rsidR="00000000" w:rsidDel="00000000" w:rsidP="00000000" w:rsidRDefault="00000000" w:rsidRPr="00000000" w14:paraId="000000BC">
      <w:pPr>
        <w:pageBreakBefore w:val="0"/>
        <w:spacing w:after="120" w:lineRule="auto"/>
        <w:ind w:left="4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present case, the court will weigh the benefits accruing to the community as against the negative effects the environment will suffer as a result of the experiment.  If the negative effects on the environment outweigh the benefits to the community, thus greater hardship to the community, the court will grant the interlocutory injunction.</w:t>
      </w:r>
      <w:r w:rsidDel="00000000" w:rsidR="00000000" w:rsidRPr="00000000">
        <w:rPr>
          <w:rtl w:val="0"/>
        </w:rPr>
      </w:r>
    </w:p>
    <w:p w:rsidR="00000000" w:rsidDel="00000000" w:rsidP="00000000" w:rsidRDefault="00000000" w:rsidRPr="00000000" w14:paraId="000000BD">
      <w:pPr>
        <w:pageBreakBefore w:val="0"/>
        <w:spacing w:after="120" w:lineRule="auto"/>
        <w:ind w:left="4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However the court must in all instances before considering the above facts ensure that there exists a right capable of being enforced.  This right should be of a legal or equitable nature.  In the current instance the right is granted by statute which entitles the applicants to a clean and healthy environment and the right to enforce the same.</w:t>
      </w:r>
      <w:r w:rsidDel="00000000" w:rsidR="00000000" w:rsidRPr="00000000">
        <w:rPr>
          <w:rtl w:val="0"/>
        </w:rPr>
      </w:r>
    </w:p>
    <w:p w:rsidR="00000000" w:rsidDel="00000000" w:rsidP="00000000" w:rsidRDefault="00000000" w:rsidRPr="00000000" w14:paraId="000000BE">
      <w:pPr>
        <w:pageBreakBefore w:val="0"/>
        <w:rPr>
          <w:rFonts w:ascii="Georgia" w:cs="Georgia" w:eastAsia="Georgia" w:hAnsi="Georgia"/>
          <w:i w:val="0"/>
          <w:vertAlign w:val="baseline"/>
        </w:rPr>
      </w:pPr>
      <w:r w:rsidDel="00000000" w:rsidR="00000000" w:rsidRPr="00000000">
        <w:rPr>
          <w:rFonts w:ascii="Georgia" w:cs="Georgia" w:eastAsia="Georgia" w:hAnsi="Georgia"/>
          <w:strike w:val="0"/>
          <w:vertAlign w:val="baseline"/>
          <w:rtl w:val="0"/>
        </w:rPr>
        <w:t xml:space="preserve">The House of Lords in </w:t>
      </w:r>
      <w:r w:rsidDel="00000000" w:rsidR="00000000" w:rsidRPr="00000000">
        <w:rPr>
          <w:rFonts w:ascii="Georgia" w:cs="Georgia" w:eastAsia="Georgia" w:hAnsi="Georgia"/>
          <w:b w:val="1"/>
          <w:i w:val="1"/>
          <w:strike w:val="0"/>
          <w:vertAlign w:val="baseline"/>
          <w:rtl w:val="0"/>
        </w:rPr>
        <w:t xml:space="preserve">American Cynamid V. Ethicon Ltd</w:t>
      </w:r>
      <w:r w:rsidDel="00000000" w:rsidR="00000000" w:rsidRPr="00000000">
        <w:rPr>
          <w:rFonts w:ascii="Georgia" w:cs="Georgia" w:eastAsia="Georgia" w:hAnsi="Georgia"/>
          <w:i w:val="1"/>
          <w:strike w:val="0"/>
          <w:color w:val="000000"/>
          <w:sz w:val="20"/>
          <w:szCs w:val="20"/>
          <w:vertAlign w:val="superscript"/>
        </w:rPr>
        <w:footnoteReference w:customMarkFollows="0" w:id="7"/>
      </w:r>
      <w:r w:rsidDel="00000000" w:rsidR="00000000" w:rsidRPr="00000000">
        <w:rPr>
          <w:rFonts w:ascii="Georgia" w:cs="Georgia" w:eastAsia="Georgia" w:hAnsi="Georgia"/>
          <w:strike w:val="0"/>
          <w:vertAlign w:val="baseline"/>
          <w:rtl w:val="0"/>
        </w:rPr>
        <w:t xml:space="preserve">, departed from the position held in </w:t>
      </w:r>
      <w:r w:rsidDel="00000000" w:rsidR="00000000" w:rsidRPr="00000000">
        <w:rPr>
          <w:rFonts w:ascii="Georgia" w:cs="Georgia" w:eastAsia="Georgia" w:hAnsi="Georgia"/>
          <w:b w:val="1"/>
          <w:i w:val="1"/>
          <w:strike w:val="0"/>
          <w:vertAlign w:val="baseline"/>
          <w:rtl w:val="0"/>
        </w:rPr>
        <w:t xml:space="preserve">Giella V. Cassman Brown</w:t>
      </w:r>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strike w:val="0"/>
          <w:color w:val="000000"/>
          <w:sz w:val="20"/>
          <w:szCs w:val="20"/>
          <w:vertAlign w:val="superscript"/>
        </w:rPr>
        <w:footnoteReference w:customMarkFollows="0" w:id="8"/>
      </w:r>
      <w:r w:rsidDel="00000000" w:rsidR="00000000" w:rsidRPr="00000000">
        <w:rPr>
          <w:rFonts w:ascii="Georgia" w:cs="Georgia" w:eastAsia="Georgia" w:hAnsi="Georgia"/>
          <w:strike w:val="0"/>
          <w:vertAlign w:val="baseline"/>
          <w:rtl w:val="0"/>
        </w:rPr>
        <w:t xml:space="preserve">  It was held in this case that there was no rule to the effect that unless a prima facie case was established with a probability of success, no injunction would be granted.  The position taken in the </w:t>
      </w:r>
      <w:r w:rsidDel="00000000" w:rsidR="00000000" w:rsidRPr="00000000">
        <w:rPr>
          <w:rFonts w:ascii="Georgia" w:cs="Georgia" w:eastAsia="Georgia" w:hAnsi="Georgia"/>
          <w:b w:val="1"/>
          <w:i w:val="1"/>
          <w:strike w:val="0"/>
          <w:vertAlign w:val="baseline"/>
          <w:rtl w:val="0"/>
        </w:rPr>
        <w:t xml:space="preserve">American Cynamid</w:t>
      </w:r>
      <w:r w:rsidDel="00000000" w:rsidR="00000000" w:rsidRPr="00000000">
        <w:rPr>
          <w:rFonts w:ascii="Georgia" w:cs="Georgia" w:eastAsia="Georgia" w:hAnsi="Georgia"/>
          <w:strike w:val="0"/>
          <w:vertAlign w:val="baseline"/>
          <w:rtl w:val="0"/>
        </w:rPr>
        <w:t xml:space="preserve"> case was however held not to be applicable in the Kenyan situation by the learned judge in </w:t>
      </w:r>
      <w:r w:rsidDel="00000000" w:rsidR="00000000" w:rsidRPr="00000000">
        <w:rPr>
          <w:rFonts w:ascii="Georgia" w:cs="Georgia" w:eastAsia="Georgia" w:hAnsi="Georgia"/>
          <w:b w:val="1"/>
          <w:i w:val="1"/>
          <w:strike w:val="0"/>
          <w:vertAlign w:val="baseline"/>
          <w:rtl w:val="0"/>
        </w:rPr>
        <w:t xml:space="preserve">Salim &amp; others V. Okong’o &amp; others.</w:t>
      </w:r>
      <w:r w:rsidDel="00000000" w:rsidR="00000000" w:rsidRPr="00000000">
        <w:rPr>
          <w:rFonts w:ascii="Georgia" w:cs="Georgia" w:eastAsia="Georgia" w:hAnsi="Georgia"/>
          <w:b w:val="1"/>
          <w:i w:val="1"/>
          <w:strike w:val="0"/>
          <w:color w:val="000000"/>
          <w:sz w:val="20"/>
          <w:szCs w:val="20"/>
          <w:vertAlign w:val="superscript"/>
        </w:rPr>
        <w:footnoteReference w:customMarkFollows="0" w:id="9"/>
      </w:r>
      <w:r w:rsidDel="00000000" w:rsidR="00000000" w:rsidRPr="00000000">
        <w:rPr>
          <w:rFonts w:ascii="Georgia" w:cs="Georgia" w:eastAsia="Georgia" w:hAnsi="Georgia"/>
          <w:i w:val="1"/>
          <w:strike w:val="0"/>
          <w:vertAlign w:val="baseline"/>
          <w:rtl w:val="0"/>
        </w:rPr>
        <w:t xml:space="preserve">  </w:t>
      </w:r>
      <w:r w:rsidDel="00000000" w:rsidR="00000000" w:rsidRPr="00000000">
        <w:rPr>
          <w:rFonts w:ascii="Georgia" w:cs="Georgia" w:eastAsia="Georgia" w:hAnsi="Georgia"/>
          <w:strike w:val="0"/>
          <w:vertAlign w:val="baseline"/>
          <w:rtl w:val="0"/>
        </w:rPr>
        <w:t xml:space="preserve">The judge held that</w:t>
      </w:r>
      <w:r w:rsidDel="00000000" w:rsidR="00000000" w:rsidRPr="00000000">
        <w:rPr>
          <w:rtl w:val="0"/>
        </w:rPr>
      </w:r>
    </w:p>
    <w:p w:rsidR="00000000" w:rsidDel="00000000" w:rsidP="00000000" w:rsidRDefault="00000000" w:rsidRPr="00000000" w14:paraId="000000BF">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an established principle in East Africa that in an application for an interlocutory injunction, the applicant must demonstrate prima facie that it has a case with a probability of success, that unless an order of injunction is granted by the court, the applicant may suffer loss or injury which cannot be compensated by an award of damages and that in case of doubt, the court should resolve the dispute on a balance of convenience”</w:t>
      </w:r>
      <w:r w:rsidDel="00000000" w:rsidR="00000000" w:rsidRPr="00000000">
        <w:rPr>
          <w:rtl w:val="0"/>
        </w:rPr>
      </w:r>
    </w:p>
    <w:p w:rsidR="00000000" w:rsidDel="00000000" w:rsidP="00000000" w:rsidRDefault="00000000" w:rsidRPr="00000000" w14:paraId="000000C0">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This position was echoed in the case of </w:t>
      </w:r>
      <w:r w:rsidDel="00000000" w:rsidR="00000000" w:rsidRPr="00000000">
        <w:rPr>
          <w:rFonts w:ascii="Georgia" w:cs="Georgia" w:eastAsia="Georgia" w:hAnsi="Georgia"/>
          <w:b w:val="1"/>
          <w:i w:val="1"/>
          <w:strike w:val="0"/>
          <w:vertAlign w:val="baseline"/>
          <w:rtl w:val="0"/>
        </w:rPr>
        <w:t xml:space="preserve">Kitur V. Standard Chartered Bank</w:t>
      </w:r>
      <w:r w:rsidDel="00000000" w:rsidR="00000000" w:rsidRPr="00000000">
        <w:rPr>
          <w:rFonts w:ascii="Georgia" w:cs="Georgia" w:eastAsia="Georgia" w:hAnsi="Georgia"/>
          <w:i w:val="1"/>
          <w:strike w:val="0"/>
          <w:color w:val="000000"/>
          <w:sz w:val="20"/>
          <w:szCs w:val="20"/>
          <w:vertAlign w:val="superscript"/>
        </w:rPr>
        <w:footnoteReference w:customMarkFollows="0" w:id="10"/>
      </w:r>
      <w:r w:rsidDel="00000000" w:rsidR="00000000" w:rsidRPr="00000000">
        <w:rPr>
          <w:rFonts w:ascii="Georgia" w:cs="Georgia" w:eastAsia="Georgia" w:hAnsi="Georgia"/>
          <w:strike w:val="0"/>
          <w:vertAlign w:val="baseline"/>
          <w:rtl w:val="0"/>
        </w:rPr>
        <w:t xml:space="preserve"> in 2002 by Tunya J.</w:t>
      </w:r>
      <w:r w:rsidDel="00000000" w:rsidR="00000000" w:rsidRPr="00000000">
        <w:rPr>
          <w:rtl w:val="0"/>
        </w:rPr>
      </w:r>
    </w:p>
    <w:p w:rsidR="00000000" w:rsidDel="00000000" w:rsidP="00000000" w:rsidRDefault="00000000" w:rsidRPr="00000000" w14:paraId="000000C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addition to the above laid principles, the court may before granting an interlocutory injunction require that the party seeking the injunction give an undertaking to the court as to damages.  The court may grant injunctions only if the applicant undertakes that if at the trial it is found that he was not entitled to that protection, he will pay damages to the defendant for the loss suffered by the defendant by reason of that restraint.</w:t>
      </w:r>
      <w:r w:rsidDel="00000000" w:rsidR="00000000" w:rsidRPr="00000000">
        <w:rPr>
          <w:rtl w:val="0"/>
        </w:rPr>
      </w:r>
    </w:p>
    <w:p w:rsidR="00000000" w:rsidDel="00000000" w:rsidP="00000000" w:rsidRDefault="00000000" w:rsidRPr="00000000" w14:paraId="000000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However, undertakings imply that something less than a prima facie case with a probability of success has been established by the applicant.  In </w:t>
      </w:r>
      <w:r w:rsidDel="00000000" w:rsidR="00000000" w:rsidRPr="00000000">
        <w:rPr>
          <w:rFonts w:ascii="Georgia" w:cs="Georgia" w:eastAsia="Georgia" w:hAnsi="Georgia"/>
          <w:b w:val="1"/>
          <w:i w:val="1"/>
          <w:strike w:val="0"/>
          <w:vertAlign w:val="baseline"/>
          <w:rtl w:val="0"/>
        </w:rPr>
        <w:t xml:space="preserve">Shah &amp; Another V. Devji</w:t>
      </w:r>
      <w:r w:rsidDel="00000000" w:rsidR="00000000" w:rsidRPr="00000000">
        <w:rPr>
          <w:rFonts w:ascii="Georgia" w:cs="Georgia" w:eastAsia="Georgia" w:hAnsi="Georgia"/>
          <w:b w:val="1"/>
          <w:i w:val="1"/>
          <w:strike w:val="0"/>
          <w:color w:val="000000"/>
          <w:sz w:val="20"/>
          <w:szCs w:val="20"/>
          <w:vertAlign w:val="superscript"/>
        </w:rPr>
        <w:footnoteReference w:customMarkFollows="0" w:id="11"/>
      </w:r>
      <w:r w:rsidDel="00000000" w:rsidR="00000000" w:rsidRPr="00000000">
        <w:rPr>
          <w:rFonts w:ascii="Georgia" w:cs="Georgia" w:eastAsia="Georgia" w:hAnsi="Georgia"/>
          <w:b w:val="1"/>
          <w:i w:val="1"/>
          <w:strike w:val="0"/>
          <w:vertAlign w:val="baseline"/>
          <w:rtl w:val="0"/>
        </w:rPr>
        <w:t xml:space="preserve"> </w:t>
      </w:r>
      <w:r w:rsidDel="00000000" w:rsidR="00000000" w:rsidRPr="00000000">
        <w:rPr>
          <w:rFonts w:ascii="Georgia" w:cs="Georgia" w:eastAsia="Georgia" w:hAnsi="Georgia"/>
          <w:strike w:val="0"/>
          <w:vertAlign w:val="baseline"/>
          <w:rtl w:val="0"/>
        </w:rPr>
        <w:t xml:space="preserve">Rudd J intimated that in Kenya, judges granted injunctions in some quite shadowy cases but gave additional terms to give security to the defendant.  It is upon the discretion of the court in the present case to determine whether or not Mazingira Environmental Society should give an undertaking as to damages.</w:t>
      </w:r>
      <w:r w:rsidDel="00000000" w:rsidR="00000000" w:rsidRPr="00000000">
        <w:rPr>
          <w:rtl w:val="0"/>
        </w:rPr>
      </w:r>
    </w:p>
    <w:p w:rsidR="00000000" w:rsidDel="00000000" w:rsidP="00000000" w:rsidRDefault="00000000" w:rsidRPr="00000000" w14:paraId="000000C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C5">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Mazingira Environmental Society will seek the injunction ex parte at first instance.  The court will therefore consider the following in determining whether or not to grant the injunction:</w:t>
      </w:r>
      <w:r w:rsidDel="00000000" w:rsidR="00000000" w:rsidRPr="00000000">
        <w:rPr>
          <w:rtl w:val="0"/>
        </w:rPr>
      </w:r>
    </w:p>
    <w:p w:rsidR="00000000" w:rsidDel="00000000" w:rsidP="00000000" w:rsidRDefault="00000000" w:rsidRPr="00000000" w14:paraId="000000C6">
      <w:pPr>
        <w:pageBreakBefore w:val="0"/>
        <w:numPr>
          <w:ilvl w:val="0"/>
          <w:numId w:val="36"/>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Why service of notice should be dispensed with at the first instance.  Mazingira Environmental Society is required to show the court the urgency of the matter.  The object of the injunction is to stop the tests, which are due to be conducted in two weeks time from being conducted.  This object will be defeated if Mazingira Environmental Society is compelled to serve the necessary application to the opposite parties.  Such would most likely occasion irreparable injury to the environment and thus harm the health of the locals.</w:t>
      </w:r>
      <w:r w:rsidDel="00000000" w:rsidR="00000000" w:rsidRPr="00000000">
        <w:rPr>
          <w:rtl w:val="0"/>
        </w:rPr>
      </w:r>
    </w:p>
    <w:p w:rsidR="00000000" w:rsidDel="00000000" w:rsidP="00000000" w:rsidRDefault="00000000" w:rsidRPr="00000000" w14:paraId="000000C7">
      <w:pPr>
        <w:pageBreakBefore w:val="0"/>
        <w:numPr>
          <w:ilvl w:val="0"/>
          <w:numId w:val="36"/>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Dislosure of all material facts. Since the application is made in the absence of the opposing party, the applicant is required to disclose all facts relevant to the case to enable the judicial officer adjudicating to determine whether or not to grant the temporary injunction.  If after the grant of the orders sought, it is discovered that the applicant withheld some facts averse to his case, then this can be a ground of setting aside the orders. </w:t>
      </w:r>
      <w:r w:rsidDel="00000000" w:rsidR="00000000" w:rsidRPr="00000000">
        <w:rPr>
          <w:rtl w:val="0"/>
        </w:rPr>
      </w:r>
    </w:p>
    <w:p w:rsidR="00000000" w:rsidDel="00000000" w:rsidP="00000000" w:rsidRDefault="00000000" w:rsidRPr="00000000" w14:paraId="000000C8">
      <w:pPr>
        <w:pageBreakBefore w:val="0"/>
        <w:spacing w:after="120" w:lineRule="auto"/>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considered that the applicant fails in his obligation to disclose unless he supplies the place of the absent party to the extent of bringing forward all material facts which the opposite party would presumably have brought forward in his defence to the application.  This issue was considered by Ringera J in </w:t>
      </w:r>
      <w:r w:rsidDel="00000000" w:rsidR="00000000" w:rsidRPr="00000000">
        <w:rPr>
          <w:rFonts w:ascii="Georgia" w:cs="Georgia" w:eastAsia="Georgia" w:hAnsi="Georgia"/>
          <w:b w:val="1"/>
          <w:i w:val="1"/>
          <w:strike w:val="0"/>
          <w:vertAlign w:val="baseline"/>
          <w:rtl w:val="0"/>
        </w:rPr>
        <w:t xml:space="preserve">Ragui V. Barclays Bank of Kenya</w:t>
      </w:r>
      <w:r w:rsidDel="00000000" w:rsidR="00000000" w:rsidRPr="00000000">
        <w:rPr>
          <w:rFonts w:ascii="Georgia" w:cs="Georgia" w:eastAsia="Georgia" w:hAnsi="Georgia"/>
          <w:i w:val="1"/>
          <w:strike w:val="0"/>
          <w:color w:val="000000"/>
          <w:sz w:val="20"/>
          <w:szCs w:val="20"/>
          <w:vertAlign w:val="superscript"/>
        </w:rPr>
        <w:footnoteReference w:customMarkFollows="0" w:id="12"/>
      </w:r>
      <w:r w:rsidDel="00000000" w:rsidR="00000000" w:rsidRPr="00000000">
        <w:rPr>
          <w:rFonts w:ascii="Georgia" w:cs="Georgia" w:eastAsia="Georgia" w:hAnsi="Georgia"/>
          <w:strike w:val="0"/>
          <w:vertAlign w:val="baseline"/>
          <w:rtl w:val="0"/>
        </w:rPr>
        <w:t xml:space="preserve"> who held that if an interlocutory injunction has been obtained by means of misrepresentation or concealment of material facts, the same will on the application of the party aggrieved be discharged.</w:t>
      </w:r>
      <w:r w:rsidDel="00000000" w:rsidR="00000000" w:rsidRPr="00000000">
        <w:rPr>
          <w:rtl w:val="0"/>
        </w:rPr>
      </w:r>
    </w:p>
    <w:p w:rsidR="00000000" w:rsidDel="00000000" w:rsidP="00000000" w:rsidRDefault="00000000" w:rsidRPr="00000000" w14:paraId="000000C9">
      <w:pPr>
        <w:pageBreakBefore w:val="0"/>
        <w:numPr>
          <w:ilvl w:val="0"/>
          <w:numId w:val="36"/>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Service of the order: After obtaining the interlocutory orders, the applicant is required to serve them upon the respondent within three days.</w:t>
      </w:r>
      <w:r w:rsidDel="00000000" w:rsidR="00000000" w:rsidRPr="00000000">
        <w:rPr>
          <w:rFonts w:ascii="Georgia" w:cs="Georgia" w:eastAsia="Georgia" w:hAnsi="Georgia"/>
          <w:strike w:val="0"/>
          <w:color w:val="000000"/>
          <w:sz w:val="20"/>
          <w:szCs w:val="20"/>
          <w:vertAlign w:val="superscript"/>
        </w:rPr>
        <w:footnoteReference w:customMarkFollows="0" w:id="13"/>
      </w:r>
      <w:r w:rsidDel="00000000" w:rsidR="00000000" w:rsidRPr="00000000">
        <w:rPr>
          <w:rFonts w:ascii="Georgia" w:cs="Georgia" w:eastAsia="Georgia" w:hAnsi="Georgia"/>
          <w:strike w:val="0"/>
          <w:vertAlign w:val="baseline"/>
          <w:rtl w:val="0"/>
        </w:rPr>
        <w:t xml:space="preserve">  This is to give the respondent a chance to give his side of the story.  The Civil Procedure Act in Order XXXIX.R.3(2)provides that an ex parte injunction can only be granted once and for not more than fourteen days and shall not be extended thereafter </w:t>
      </w:r>
      <w:r w:rsidDel="00000000" w:rsidR="00000000" w:rsidRPr="00000000">
        <w:rPr>
          <w:rtl w:val="0"/>
        </w:rPr>
      </w:r>
    </w:p>
    <w:p w:rsidR="00000000" w:rsidDel="00000000" w:rsidP="00000000" w:rsidRDefault="00000000" w:rsidRPr="00000000" w14:paraId="000000CA">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temporary injunction sought being an equitable remedy will be denied if the following conditions exist:</w:t>
      </w:r>
      <w:r w:rsidDel="00000000" w:rsidR="00000000" w:rsidRPr="00000000">
        <w:rPr>
          <w:rtl w:val="0"/>
        </w:rPr>
      </w:r>
    </w:p>
    <w:p w:rsidR="00000000" w:rsidDel="00000000" w:rsidP="00000000" w:rsidRDefault="00000000" w:rsidRPr="00000000" w14:paraId="000000CB">
      <w:pPr>
        <w:pageBreakBefore w:val="0"/>
        <w:numPr>
          <w:ilvl w:val="0"/>
          <w:numId w:val="37"/>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Acquiescence by plaintiff.  Acquiescence arises if the plaintiff knew of the existence of his rights and the fact of their infringement.  The plaintiff may while aware of the infringement  have encouraged the act expressly or by his inactiveness.  This failure or encouragement must however be free from any material misrepresentation by the defendant to the effect that he would desist or otherwise not injure the plaintiff. </w:t>
      </w:r>
      <w:r w:rsidDel="00000000" w:rsidR="00000000" w:rsidRPr="00000000">
        <w:rPr>
          <w:rtl w:val="0"/>
        </w:rPr>
      </w:r>
    </w:p>
    <w:p w:rsidR="00000000" w:rsidDel="00000000" w:rsidP="00000000" w:rsidRDefault="00000000" w:rsidRPr="00000000" w14:paraId="000000CC">
      <w:pPr>
        <w:pageBreakBefore w:val="0"/>
        <w:numPr>
          <w:ilvl w:val="0"/>
          <w:numId w:val="37"/>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Lack of clean hands:  It is a well established doctrine of equity that he who comes to equity must do so with clean hands.  No court will therefore aid a man to derive advantage from his own wrong.  This conduct however must be immediately and necessarily be related to the equity sued for, to the relief sought and to the subject matter of the act.</w:t>
      </w:r>
      <w:r w:rsidDel="00000000" w:rsidR="00000000" w:rsidRPr="00000000">
        <w:rPr>
          <w:rtl w:val="0"/>
        </w:rPr>
      </w:r>
    </w:p>
    <w:p w:rsidR="00000000" w:rsidDel="00000000" w:rsidP="00000000" w:rsidRDefault="00000000" w:rsidRPr="00000000" w14:paraId="000000CD">
      <w:pPr>
        <w:pageBreakBefore w:val="0"/>
        <w:numPr>
          <w:ilvl w:val="0"/>
          <w:numId w:val="37"/>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Delay:  This remedy must be sought at the earliest instance.  Therefore in assessing the urgency of the situation, the court will take into account the promptness with which the application has been made after the threat has arisen or been brought to the notice of the applicant.  Any delay in making such application will be evidence as to lack of real urgency and thus cast serious doubt on the seriousness or imminence of the threat.</w:t>
      </w:r>
      <w:r w:rsidDel="00000000" w:rsidR="00000000" w:rsidRPr="00000000">
        <w:rPr>
          <w:rtl w:val="0"/>
        </w:rPr>
      </w:r>
    </w:p>
    <w:p w:rsidR="00000000" w:rsidDel="00000000" w:rsidP="00000000" w:rsidRDefault="00000000" w:rsidRPr="00000000" w14:paraId="000000CE">
      <w:pPr>
        <w:pageBreakBefore w:val="0"/>
        <w:numPr>
          <w:ilvl w:val="0"/>
          <w:numId w:val="37"/>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Hardship on defendant:  The court may consider that the hardship caused to the defendant by granting the injunction may amount to injustice and therefore deny the plaintiff the remedy sought.</w:t>
      </w:r>
      <w:r w:rsidDel="00000000" w:rsidR="00000000" w:rsidRPr="00000000">
        <w:rPr>
          <w:rtl w:val="0"/>
        </w:rPr>
      </w:r>
    </w:p>
    <w:p w:rsidR="00000000" w:rsidDel="00000000" w:rsidP="00000000" w:rsidRDefault="00000000" w:rsidRPr="00000000" w14:paraId="000000CF">
      <w:pPr>
        <w:pageBreakBefore w:val="0"/>
        <w:numPr>
          <w:ilvl w:val="0"/>
          <w:numId w:val="37"/>
        </w:numPr>
        <w:spacing w:after="120" w:lineRule="auto"/>
        <w:ind w:left="3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Damage must be future and not past:  An order by the court to restrain acts which have caused damage but which are not likely to be repeated or cause further damage would be futile.  If the act causing injury has already occurred, applicant needs to show a risk that the act is likely to be repeated in future.  This is because courts of equity do not act in vain and would not like to embarrass themselves by issuing orders which are overtaken by events.</w:t>
      </w:r>
      <w:r w:rsidDel="00000000" w:rsidR="00000000" w:rsidRPr="00000000">
        <w:rPr>
          <w:rtl w:val="0"/>
        </w:rPr>
      </w:r>
    </w:p>
    <w:p w:rsidR="00000000" w:rsidDel="00000000" w:rsidP="00000000" w:rsidRDefault="00000000" w:rsidRPr="00000000" w14:paraId="000000D0">
      <w:pPr>
        <w:pStyle w:val="Heading1"/>
        <w:pageBreakBefore w:val="0"/>
        <w:spacing w:line="360" w:lineRule="auto"/>
        <w:ind w:left="720" w:hanging="180"/>
        <w:jc w:val="both"/>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CONCLUSION</w:t>
      </w:r>
      <w:r w:rsidDel="00000000" w:rsidR="00000000" w:rsidRPr="00000000">
        <w:rPr>
          <w:rtl w:val="0"/>
        </w:rPr>
      </w:r>
    </w:p>
    <w:p w:rsidR="00000000" w:rsidDel="00000000" w:rsidP="00000000" w:rsidRDefault="00000000" w:rsidRPr="00000000" w14:paraId="000000D1">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EMCA, 1999 provides in Section 58 (2) as follows:</w:t>
      </w:r>
      <w:r w:rsidDel="00000000" w:rsidR="00000000" w:rsidRPr="00000000">
        <w:rPr>
          <w:rtl w:val="0"/>
        </w:rPr>
      </w:r>
    </w:p>
    <w:p w:rsidR="00000000" w:rsidDel="00000000" w:rsidP="00000000" w:rsidRDefault="00000000" w:rsidRPr="00000000" w14:paraId="000000D2">
      <w:pPr>
        <w:pageBreakBefore w:val="0"/>
        <w:spacing w:after="120" w:lineRule="auto"/>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proponent of a project shall undertake or cause to be undertaken at his own expense an environmental impact assessment (EIA) study and prepare a report thereof where the Authority, being satisfied, after studying the project report submitted under subsection (1), that the intended project may or is likely to have a significant impact on the environment, so directs.</w:t>
      </w:r>
      <w:r w:rsidDel="00000000" w:rsidR="00000000" w:rsidRPr="00000000">
        <w:rPr>
          <w:rFonts w:ascii="Georgia" w:cs="Georgia" w:eastAsia="Georgia" w:hAnsi="Georgia"/>
          <w:strike w:val="0"/>
          <w:color w:val="000000"/>
          <w:sz w:val="20"/>
          <w:szCs w:val="20"/>
          <w:vertAlign w:val="superscript"/>
        </w:rPr>
        <w:footnoteReference w:customMarkFollows="0" w:id="14"/>
      </w:r>
      <w:r w:rsidDel="00000000" w:rsidR="00000000" w:rsidRPr="00000000">
        <w:rPr>
          <w:rtl w:val="0"/>
        </w:rPr>
      </w:r>
    </w:p>
    <w:p w:rsidR="00000000" w:rsidDel="00000000" w:rsidP="00000000" w:rsidRDefault="00000000" w:rsidRPr="00000000" w14:paraId="000000D3">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a consequence therefore, the University of Kasukuland was required in law to conduct an Environmental Impact Asssessment study and prepare a report indicating the likely effects of the project on the environment and if so, any mitigating factors the project proponent intends to undertake.  This EIA study report is then submitted to the National Environmental Management Authority (NEMA) which if satisfied as to the adequacy of an environmental impact assessment study, evaluation or review report, it issues an environmental impact assessment licence on such terms and conditions as may be appropriate and necessary to facilitate sustainable development and sound environmental management.</w:t>
      </w:r>
      <w:r w:rsidDel="00000000" w:rsidR="00000000" w:rsidRPr="00000000">
        <w:rPr>
          <w:rtl w:val="0"/>
        </w:rPr>
      </w:r>
    </w:p>
    <w:p w:rsidR="00000000" w:rsidDel="00000000" w:rsidP="00000000" w:rsidRDefault="00000000" w:rsidRPr="00000000" w14:paraId="000000D4">
      <w:pPr>
        <w:pageBreakBefore w:val="0"/>
        <w:spacing w:after="120" w:lineRule="auto"/>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By failing to carry out such a study for a project that could have drastic effects on the environment, Mazingira Environmental Society has a right to go to court to compel the university to comply with the requirements of EMCA and even to stop them from carrying out the experiments at all.  Thus after filing the main suit in court by way of plaint, the society has high chances of success in obtaining a temporary injunction against the University if it complies with the requirements for the grant of interlocutory injunction enumerated above.</w:t>
      </w:r>
      <w:r w:rsidDel="00000000" w:rsidR="00000000" w:rsidRPr="00000000">
        <w:rPr>
          <w:rtl w:val="0"/>
        </w:rPr>
      </w:r>
    </w:p>
    <w:p w:rsidR="00000000" w:rsidDel="00000000" w:rsidP="00000000" w:rsidRDefault="00000000" w:rsidRPr="00000000" w14:paraId="000000D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D6">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w:t>
        <w:tab/>
        <w:t xml:space="preserve">'With respect, I think Mr. Mugambi is right that in so far as the applicant appears to import the "Mareva injunction" principle outside the provisions of Order XXXIX Civil Procedure Rules, the application of the principle would be inappropriate. In the first place the Kenyan authority relied on does not support the view expressed... that a "Mareva injunction" may be issued in this country. The case itself was considering orders made under Order XXXVIII rule 5 civil procedure rules. That is the provision empowering the court to direct the furnishing of security at the pain of attachment of the defendant's property where it is shown that the defendant is about to dispose of the whole or any part of his property... with intent to obstruct or delay execution of any decree that may be possessed against him. No similar provision existed in the English System hence the Mareva injunction which is a remedy in person' (per Waki J in Murange vs. Mac Properties 2002 LLR 3074(HCK)</w:t>
      </w:r>
      <w:r w:rsidDel="00000000" w:rsidR="00000000" w:rsidRPr="00000000">
        <w:rPr>
          <w:rtl w:val="0"/>
        </w:rPr>
      </w:r>
    </w:p>
    <w:p w:rsidR="00000000" w:rsidDel="00000000" w:rsidP="00000000" w:rsidRDefault="00000000" w:rsidRPr="00000000" w14:paraId="000000D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D8">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With the aid of decided cases, state and discuss the conditions upon which a Mareva Injunction can be granted.</w:t>
      </w:r>
      <w:r w:rsidDel="00000000" w:rsidR="00000000" w:rsidRPr="00000000">
        <w:rPr>
          <w:rtl w:val="0"/>
        </w:rPr>
      </w:r>
    </w:p>
    <w:p w:rsidR="00000000" w:rsidDel="00000000" w:rsidP="00000000" w:rsidRDefault="00000000" w:rsidRPr="00000000" w14:paraId="000000D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D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Compare and contrast a Mareva Injunction Order and an order granted under the provisions of Order XXXVIII of the civil procedure rules. Do you agree with the view that the remedy available to a Kenyan Litigant under Order XXXVIII is co-extensive with the remedy of a Mareva Injunction in the English jurisdiction?</w:t>
      </w:r>
      <w:r w:rsidDel="00000000" w:rsidR="00000000" w:rsidRPr="00000000">
        <w:rPr>
          <w:rtl w:val="0"/>
        </w:rPr>
      </w:r>
    </w:p>
    <w:p w:rsidR="00000000" w:rsidDel="00000000" w:rsidP="00000000" w:rsidRDefault="00000000" w:rsidRPr="00000000" w14:paraId="000000D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0D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MAREVA INJUNCTIONS:</w:t>
      </w:r>
      <w:r w:rsidDel="00000000" w:rsidR="00000000" w:rsidRPr="00000000">
        <w:rPr>
          <w:rtl w:val="0"/>
        </w:rPr>
      </w:r>
    </w:p>
    <w:p w:rsidR="00000000" w:rsidDel="00000000" w:rsidP="00000000" w:rsidRDefault="00000000" w:rsidRPr="00000000" w14:paraId="000000D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D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XXXVIII allows the applicant to go to court to ask for the arrest of the defendant or the attachment of the property to preserve the property pending trial.  When one has a defendant who is not a resident of the country and may run away before the case is decided, you want to ask the case to preserve the status quo.  In UK there was no jurisdiction to attach property of defendant before judgment was issued.  The case of Lister v Stubbs [1890] 45 Ch. D1 and Kaish v Karageorgis (1975)1WLR 1093 Defendant could not be compelled to give security before the case was heard and determined.</w:t>
      </w:r>
      <w:r w:rsidDel="00000000" w:rsidR="00000000" w:rsidRPr="00000000">
        <w:rPr>
          <w:rtl w:val="0"/>
        </w:rPr>
      </w:r>
    </w:p>
    <w:p w:rsidR="00000000" w:rsidDel="00000000" w:rsidP="00000000" w:rsidRDefault="00000000" w:rsidRPr="00000000" w14:paraId="000000D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0">
      <w:pPr>
        <w:pageBreakBefore w:val="0"/>
        <w:jc w:val="both"/>
        <w:rPr>
          <w:rFonts w:ascii="Georgia" w:cs="Georgia" w:eastAsia="Georgia" w:hAnsi="Georgia"/>
          <w:u w:val="single"/>
          <w:vertAlign w:val="baseline"/>
        </w:rPr>
      </w:pPr>
      <w:r w:rsidDel="00000000" w:rsidR="00000000" w:rsidRPr="00000000">
        <w:rPr>
          <w:rFonts w:ascii="Georgia" w:cs="Georgia" w:eastAsia="Georgia" w:hAnsi="Georgia"/>
          <w:strike w:val="0"/>
          <w:vertAlign w:val="baseline"/>
          <w:rtl w:val="0"/>
        </w:rPr>
        <w:t xml:space="preserve">In 1975 a case in the name of </w:t>
      </w:r>
      <w:r w:rsidDel="00000000" w:rsidR="00000000" w:rsidRPr="00000000">
        <w:rPr>
          <w:rFonts w:ascii="Georgia" w:cs="Georgia" w:eastAsia="Georgia" w:hAnsi="Georgia"/>
          <w:strike w:val="0"/>
          <w:u w:val="single"/>
          <w:vertAlign w:val="baseline"/>
          <w:rtl w:val="0"/>
        </w:rPr>
        <w:t xml:space="preserve">Mareva Compania v International Bulk Carriers SA [1980] All ER 2B.    </w:t>
      </w:r>
      <w:r w:rsidDel="00000000" w:rsidR="00000000" w:rsidRPr="00000000">
        <w:rPr>
          <w:rtl w:val="0"/>
        </w:rPr>
      </w:r>
    </w:p>
    <w:p w:rsidR="00000000" w:rsidDel="00000000" w:rsidP="00000000" w:rsidRDefault="00000000" w:rsidRPr="00000000" w14:paraId="000000E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plaintiffs were ship owners and the defendants were voyage charterers.  The defendants had received money from their sub charterers which money was deposited in a bank in London.  On the basis of those facts the court refused to consider itself bound by Lister v Stubbs which had held that a defendant could not be compelled to give security before judgment.  Relying on the wide discretion conferred by what is now Section 37 of Supreme Court Act 1981.  The court then hjeld that the plaintiff could be granted an injunction restraining the defendant from removing or desposing out of jurisdiction the monies held in the London bank.  This orders which were granted and which later become the mareva injunction has now been codified and is contained in Section 37 Order 31 of the Supreme Court Act.</w:t>
      </w:r>
      <w:r w:rsidDel="00000000" w:rsidR="00000000" w:rsidRPr="00000000">
        <w:rPr>
          <w:rtl w:val="0"/>
        </w:rPr>
      </w:r>
    </w:p>
    <w:p w:rsidR="00000000" w:rsidDel="00000000" w:rsidP="00000000" w:rsidRDefault="00000000" w:rsidRPr="00000000" w14:paraId="000000E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procedure is that one applies before the judge exparte – in UK it has been held that the order could be granted after judgment in aid of execution.   if one goes before the court for Mareva Injunction to issue, one</w:t>
      </w:r>
      <w:r w:rsidDel="00000000" w:rsidR="00000000" w:rsidRPr="00000000">
        <w:rPr>
          <w:rtl w:val="0"/>
        </w:rPr>
      </w:r>
    </w:p>
    <w:p w:rsidR="00000000" w:rsidDel="00000000" w:rsidP="00000000" w:rsidRDefault="00000000" w:rsidRPr="00000000" w14:paraId="000000E5">
      <w:pPr>
        <w:pageBreakBefore w:val="0"/>
        <w:numPr>
          <w:ilvl w:val="0"/>
          <w:numId w:val="4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Must have a cause of action justiciable in England</w:t>
      </w:r>
      <w:r w:rsidDel="00000000" w:rsidR="00000000" w:rsidRPr="00000000">
        <w:rPr>
          <w:rtl w:val="0"/>
        </w:rPr>
      </w:r>
    </w:p>
    <w:p w:rsidR="00000000" w:rsidDel="00000000" w:rsidP="00000000" w:rsidRDefault="00000000" w:rsidRPr="00000000" w14:paraId="000000E6">
      <w:pPr>
        <w:pageBreakBefore w:val="0"/>
        <w:numPr>
          <w:ilvl w:val="0"/>
          <w:numId w:val="4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Must have a good arguable case;</w:t>
      </w:r>
      <w:r w:rsidDel="00000000" w:rsidR="00000000" w:rsidRPr="00000000">
        <w:rPr>
          <w:rtl w:val="0"/>
        </w:rPr>
      </w:r>
    </w:p>
    <w:p w:rsidR="00000000" w:rsidDel="00000000" w:rsidP="00000000" w:rsidRDefault="00000000" w:rsidRPr="00000000" w14:paraId="000000E7">
      <w:pPr>
        <w:pageBreakBefore w:val="0"/>
        <w:numPr>
          <w:ilvl w:val="0"/>
          <w:numId w:val="4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defendant must have assets within jurisdiction except for what has now been called worldwide Marevas which affect assets both in UK and abroad.</w:t>
      </w:r>
      <w:r w:rsidDel="00000000" w:rsidR="00000000" w:rsidRPr="00000000">
        <w:rPr>
          <w:rtl w:val="0"/>
        </w:rPr>
      </w:r>
    </w:p>
    <w:p w:rsidR="00000000" w:rsidDel="00000000" w:rsidP="00000000" w:rsidRDefault="00000000" w:rsidRPr="00000000" w14:paraId="000000E8">
      <w:pPr>
        <w:pageBreakBefore w:val="0"/>
        <w:numPr>
          <w:ilvl w:val="0"/>
          <w:numId w:val="4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must be a real risk that the defendant may dispose off or dissipate those assets before assets can be enforced.</w:t>
      </w:r>
      <w:r w:rsidDel="00000000" w:rsidR="00000000" w:rsidRPr="00000000">
        <w:rPr>
          <w:rtl w:val="0"/>
        </w:rPr>
      </w:r>
    </w:p>
    <w:p w:rsidR="00000000" w:rsidDel="00000000" w:rsidP="00000000" w:rsidRDefault="00000000" w:rsidRPr="00000000" w14:paraId="000000E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a requirement secrecy is important and since it is meant to be swift and designed to prevent defendant from removing assets from jurisdiction.  There must be full and frank disclosure of the material facts by the applicant even those facts that are adverse to the plaintiff’s case.  where there is no disclosure the respondent is entitled to apply for a discharge.</w:t>
      </w:r>
      <w:r w:rsidDel="00000000" w:rsidR="00000000" w:rsidRPr="00000000">
        <w:rPr>
          <w:rtl w:val="0"/>
        </w:rPr>
      </w:r>
    </w:p>
    <w:p w:rsidR="00000000" w:rsidDel="00000000" w:rsidP="00000000" w:rsidRDefault="00000000" w:rsidRPr="00000000" w14:paraId="000000E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E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it is not appropriate case for a Mareva injunctions</w:t>
      </w:r>
      <w:r w:rsidDel="00000000" w:rsidR="00000000" w:rsidRPr="00000000">
        <w:rPr>
          <w:rtl w:val="0"/>
        </w:rPr>
      </w:r>
    </w:p>
    <w:p w:rsidR="00000000" w:rsidDel="00000000" w:rsidP="00000000" w:rsidRDefault="00000000" w:rsidRPr="00000000" w14:paraId="000000E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defendant has provided security as an alternative to the grant of the order against the defendant</w:t>
      </w:r>
      <w:r w:rsidDel="00000000" w:rsidR="00000000" w:rsidRPr="00000000">
        <w:rPr>
          <w:rtl w:val="0"/>
        </w:rPr>
      </w:r>
    </w:p>
    <w:p w:rsidR="00000000" w:rsidDel="00000000" w:rsidP="00000000" w:rsidRDefault="00000000" w:rsidRPr="00000000" w14:paraId="000000E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plaintiff is guilty of material non-disclosure </w:t>
      </w:r>
      <w:r w:rsidDel="00000000" w:rsidR="00000000" w:rsidRPr="00000000">
        <w:rPr>
          <w:rtl w:val="0"/>
        </w:rPr>
      </w:r>
    </w:p>
    <w:p w:rsidR="00000000" w:rsidDel="00000000" w:rsidP="00000000" w:rsidRDefault="00000000" w:rsidRPr="00000000" w14:paraId="000000E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there is material change of circumstances.</w:t>
      </w:r>
      <w:r w:rsidDel="00000000" w:rsidR="00000000" w:rsidRPr="00000000">
        <w:rPr>
          <w:rtl w:val="0"/>
        </w:rPr>
      </w:r>
    </w:p>
    <w:p w:rsidR="00000000" w:rsidDel="00000000" w:rsidP="00000000" w:rsidRDefault="00000000" w:rsidRPr="00000000" w14:paraId="000000F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the duty of the plaintiff to disclose facts.</w:t>
      </w:r>
      <w:r w:rsidDel="00000000" w:rsidR="00000000" w:rsidRPr="00000000">
        <w:rPr>
          <w:rtl w:val="0"/>
        </w:rPr>
      </w:r>
    </w:p>
    <w:p w:rsidR="00000000" w:rsidDel="00000000" w:rsidP="00000000" w:rsidRDefault="00000000" w:rsidRPr="00000000" w14:paraId="000000F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may also act as auxiliary order and discovery of documents to enable the plaintiff to discover the whereabouts of the defendants assets, it can be granted as an auxiliary order.</w:t>
      </w:r>
      <w:r w:rsidDel="00000000" w:rsidR="00000000" w:rsidRPr="00000000">
        <w:rPr>
          <w:rtl w:val="0"/>
        </w:rPr>
      </w:r>
    </w:p>
    <w:p w:rsidR="00000000" w:rsidDel="00000000" w:rsidP="00000000" w:rsidRDefault="00000000" w:rsidRPr="00000000" w14:paraId="000000F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Does Mareva apply in Kenya</w:t>
      </w:r>
      <w:r w:rsidDel="00000000" w:rsidR="00000000" w:rsidRPr="00000000">
        <w:rPr>
          <w:rtl w:val="0"/>
        </w:rPr>
      </w:r>
    </w:p>
    <w:p w:rsidR="00000000" w:rsidDel="00000000" w:rsidP="00000000" w:rsidRDefault="00000000" w:rsidRPr="00000000" w14:paraId="000000F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Do courts have jurisdiction to grant Mareva</w:t>
      </w:r>
      <w:r w:rsidDel="00000000" w:rsidR="00000000" w:rsidRPr="00000000">
        <w:rPr>
          <w:rtl w:val="0"/>
        </w:rPr>
      </w:r>
    </w:p>
    <w:p w:rsidR="00000000" w:rsidDel="00000000" w:rsidP="00000000" w:rsidRDefault="00000000" w:rsidRPr="00000000" w14:paraId="000000F7">
      <w:pPr>
        <w:pageBreakBefore w:val="0"/>
        <w:jc w:val="both"/>
        <w:rPr>
          <w:rFonts w:ascii="Georgia" w:cs="Georgia" w:eastAsia="Georgia" w:hAnsi="Georgia"/>
          <w:u w:val="single"/>
          <w:vertAlign w:val="baseline"/>
        </w:rPr>
      </w:pPr>
      <w:r w:rsidDel="00000000" w:rsidR="00000000" w:rsidRPr="00000000">
        <w:rPr>
          <w:rFonts w:ascii="Georgia" w:cs="Georgia" w:eastAsia="Georgia" w:hAnsi="Georgia"/>
          <w:strike w:val="0"/>
          <w:vertAlign w:val="baseline"/>
          <w:rtl w:val="0"/>
        </w:rPr>
        <w:t xml:space="preserve">The best discussion of a Mareva Injunction is by J. Waki in the case of </w:t>
      </w:r>
      <w:r w:rsidDel="00000000" w:rsidR="00000000" w:rsidRPr="00000000">
        <w:rPr>
          <w:rFonts w:ascii="Georgia" w:cs="Georgia" w:eastAsia="Georgia" w:hAnsi="Georgia"/>
          <w:strike w:val="0"/>
          <w:u w:val="single"/>
          <w:vertAlign w:val="baseline"/>
          <w:rtl w:val="0"/>
        </w:rPr>
        <w:t xml:space="preserve">Murage v Mae Properties Ltd  H.C.C. 1269  of 2002 KLR</w:t>
      </w:r>
      <w:r w:rsidDel="00000000" w:rsidR="00000000" w:rsidRPr="00000000">
        <w:rPr>
          <w:rtl w:val="0"/>
        </w:rPr>
      </w:r>
    </w:p>
    <w:p w:rsidR="00000000" w:rsidDel="00000000" w:rsidP="00000000" w:rsidRDefault="00000000" w:rsidRPr="00000000" w14:paraId="000000F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be pleased to issue a temporary order from selling or charging L.R. NO. </w:t>
      </w:r>
      <w:r w:rsidDel="00000000" w:rsidR="00000000" w:rsidRPr="00000000">
        <w:rPr>
          <w:rtl w:val="0"/>
        </w:rPr>
      </w:r>
    </w:p>
    <w:p w:rsidR="00000000" w:rsidDel="00000000" w:rsidP="00000000" w:rsidRDefault="00000000" w:rsidRPr="00000000" w14:paraId="000000F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defendant in the alternative gives security for 20 million…</w:t>
      </w:r>
      <w:r w:rsidDel="00000000" w:rsidR="00000000" w:rsidRPr="00000000">
        <w:rPr>
          <w:rtl w:val="0"/>
        </w:rPr>
      </w:r>
    </w:p>
    <w:p w:rsidR="00000000" w:rsidDel="00000000" w:rsidP="00000000" w:rsidRDefault="00000000" w:rsidRPr="00000000" w14:paraId="000000F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Taken out under Order XXXIX and section 63</w:t>
      </w:r>
      <w:r w:rsidDel="00000000" w:rsidR="00000000" w:rsidRPr="00000000">
        <w:rPr>
          <w:rtl w:val="0"/>
        </w:rPr>
      </w:r>
    </w:p>
    <w:p w:rsidR="00000000" w:rsidDel="00000000" w:rsidP="00000000" w:rsidRDefault="00000000" w:rsidRPr="00000000" w14:paraId="000000F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0F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Justice Waki’s judgment – discusses it under due process of the law and gave the history of the remedy (Mareva) “the Mareva principle has been codified under Order XXXVII he states “the </w:t>
      </w:r>
      <w:r w:rsidDel="00000000" w:rsidR="00000000" w:rsidRPr="00000000">
        <w:rPr>
          <w:rtl w:val="0"/>
        </w:rPr>
      </w:r>
    </w:p>
    <w:p w:rsidR="00000000" w:rsidDel="00000000" w:rsidP="00000000" w:rsidRDefault="00000000" w:rsidRPr="00000000" w14:paraId="000000F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first place the Kenyan authority relied on does not support the view expressed by Mr. Gatonye that a Mareva injunction may be issued in this country, </w:t>
      </w:r>
      <w:r w:rsidDel="00000000" w:rsidR="00000000" w:rsidRPr="00000000">
        <w:rPr>
          <w:rtl w:val="0"/>
        </w:rPr>
      </w:r>
    </w:p>
    <w:p w:rsidR="00000000" w:rsidDel="00000000" w:rsidP="00000000" w:rsidRDefault="00000000" w:rsidRPr="00000000" w14:paraId="0000010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there is no jurisdiction to grant of a Mareva since in UK there were no provisions as those found under Order XXXVIII, if there were similar provisions for preservation of assets the Mareva injunction will not have evolved.  In Indian Courts</w:t>
      </w:r>
      <w:r w:rsidDel="00000000" w:rsidR="00000000" w:rsidRPr="00000000">
        <w:rPr>
          <w:rtl w:val="0"/>
        </w:rPr>
      </w:r>
    </w:p>
    <w:p w:rsidR="00000000" w:rsidDel="00000000" w:rsidP="00000000" w:rsidRDefault="00000000" w:rsidRPr="00000000" w14:paraId="0000010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XXXVIII sufficiently address the requirements of an applicant seeking a Mareva Injunction.  They are clear and sufficient to protect a plaintiff where there is threat that assets may be removed from jurisdiction.</w:t>
      </w:r>
      <w:r w:rsidDel="00000000" w:rsidR="00000000" w:rsidRPr="00000000">
        <w:rPr>
          <w:rtl w:val="0"/>
        </w:rPr>
      </w:r>
    </w:p>
    <w:p w:rsidR="00000000" w:rsidDel="00000000" w:rsidP="00000000" w:rsidRDefault="00000000" w:rsidRPr="00000000" w14:paraId="0000010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Derby v Weldon (No 1) and No. 2) (1989)1 All ER 469 AND 1002 – </w:t>
      </w:r>
      <w:r w:rsidDel="00000000" w:rsidR="00000000" w:rsidRPr="00000000">
        <w:rPr>
          <w:rFonts w:ascii="Georgia" w:cs="Georgia" w:eastAsia="Georgia" w:hAnsi="Georgia"/>
          <w:strike w:val="0"/>
          <w:vertAlign w:val="baseline"/>
          <w:rtl w:val="0"/>
        </w:rPr>
        <w:t xml:space="preserve">circumstances under which a Mareva Injunction will issue.</w:t>
      </w:r>
      <w:r w:rsidDel="00000000" w:rsidR="00000000" w:rsidRPr="00000000">
        <w:rPr>
          <w:rtl w:val="0"/>
        </w:rPr>
      </w:r>
    </w:p>
    <w:p w:rsidR="00000000" w:rsidDel="00000000" w:rsidP="00000000" w:rsidRDefault="00000000" w:rsidRPr="00000000" w14:paraId="0000010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Write short notes on any two of the following:</w:t>
      </w:r>
      <w:r w:rsidDel="00000000" w:rsidR="00000000" w:rsidRPr="00000000">
        <w:rPr>
          <w:rtl w:val="0"/>
        </w:rPr>
      </w:r>
    </w:p>
    <w:p w:rsidR="00000000" w:rsidDel="00000000" w:rsidP="00000000" w:rsidRDefault="00000000" w:rsidRPr="00000000" w14:paraId="0000010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Antor Pillar Order</w:t>
      </w:r>
      <w:r w:rsidDel="00000000" w:rsidR="00000000" w:rsidRPr="00000000">
        <w:rPr>
          <w:rtl w:val="0"/>
        </w:rPr>
      </w:r>
    </w:p>
    <w:p w:rsidR="00000000" w:rsidDel="00000000" w:rsidP="00000000" w:rsidRDefault="00000000" w:rsidRPr="00000000" w14:paraId="0000010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0B">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ANTON PILLER ORDERS</w:t>
      </w:r>
      <w:r w:rsidDel="00000000" w:rsidR="00000000" w:rsidRPr="00000000">
        <w:rPr>
          <w:rtl w:val="0"/>
        </w:rPr>
      </w:r>
    </w:p>
    <w:p w:rsidR="00000000" w:rsidDel="00000000" w:rsidP="00000000" w:rsidRDefault="00000000" w:rsidRPr="00000000" w14:paraId="0000010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These orders are forms of interlocutory injunctive reliefs which derive the name from a case decided in UK in 1976 by the name of </w:t>
      </w:r>
      <w:r w:rsidDel="00000000" w:rsidR="00000000" w:rsidRPr="00000000">
        <w:rPr>
          <w:rFonts w:ascii="Georgia" w:cs="Georgia" w:eastAsia="Georgia" w:hAnsi="Georgia"/>
          <w:strike w:val="0"/>
          <w:u w:val="single"/>
          <w:vertAlign w:val="baseline"/>
          <w:rtl w:val="0"/>
        </w:rPr>
        <w:t xml:space="preserve">ANTON PILLER K.G. vs Manufacturing Processes Ltd (1976) Ch. 55</w:t>
      </w:r>
      <w:r w:rsidDel="00000000" w:rsidR="00000000" w:rsidRPr="00000000">
        <w:rPr>
          <w:rFonts w:ascii="Georgia" w:cs="Georgia" w:eastAsia="Georgia" w:hAnsi="Georgia"/>
          <w:strike w:val="0"/>
          <w:vertAlign w:val="baseline"/>
          <w:rtl w:val="0"/>
        </w:rPr>
        <w:t xml:space="preserve">  - this was a court of appeal decision, Lord Denning was involved in the decisions.  Facts:  the plaintiffs were German Manufacturers of electric motors and generators.  One of their products was a frequency converter for use in computers.  The defendants were the plaintiffs UK agents.  Two defectors employed by the defendants flew to Germany and informed the plaintiffs that the defendants had been secretly negotiating with the Plaintiff’s competitors with the object of supplying the competitors with manuals, drawings and other confidential information which would allow the competitor to copy the plaintiffs products and ruin their market.  The plaintiffs were worried that if the defendant were given notice of court proceedings they would destroy or remove incriminating evidence, so before they had time even to issue the writ in the contemplated proceedings the plaintiffs solicitors applied exparte which was granted on appeal to the court of appeal that the defendant do permit such persons to enter forthwith the premises of the defendants for the purpose of (a) inspecting all documents relating  and (b) removal  of the articles and documents from the defendant’s custody. </w:t>
      </w:r>
      <w:r w:rsidDel="00000000" w:rsidR="00000000" w:rsidRPr="00000000">
        <w:rPr>
          <w:rtl w:val="0"/>
        </w:rPr>
      </w:r>
    </w:p>
    <w:p w:rsidR="00000000" w:rsidDel="00000000" w:rsidP="00000000" w:rsidRDefault="00000000" w:rsidRPr="00000000" w14:paraId="0000010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0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one applies for anton piller the court must be convinced the case is strong cause the nature of the order is draconian.</w:t>
      </w:r>
      <w:r w:rsidDel="00000000" w:rsidR="00000000" w:rsidRPr="00000000">
        <w:rPr>
          <w:rtl w:val="0"/>
        </w:rPr>
      </w:r>
    </w:p>
    <w:p w:rsidR="00000000" w:rsidDel="00000000" w:rsidP="00000000" w:rsidRDefault="00000000" w:rsidRPr="00000000" w14:paraId="0000011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Principles of Anton Piller</w:t>
      </w:r>
      <w:r w:rsidDel="00000000" w:rsidR="00000000" w:rsidRPr="00000000">
        <w:rPr>
          <w:rtl w:val="0"/>
        </w:rPr>
      </w:r>
    </w:p>
    <w:p w:rsidR="00000000" w:rsidDel="00000000" w:rsidP="00000000" w:rsidRDefault="00000000" w:rsidRPr="00000000" w14:paraId="0000011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Application ex parte supported by affidavit</w:t>
      </w:r>
      <w:r w:rsidDel="00000000" w:rsidR="00000000" w:rsidRPr="00000000">
        <w:rPr>
          <w:rtl w:val="0"/>
        </w:rPr>
      </w:r>
    </w:p>
    <w:p w:rsidR="00000000" w:rsidDel="00000000" w:rsidP="00000000" w:rsidRDefault="00000000" w:rsidRPr="00000000" w14:paraId="0000011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Court sits in camera</w:t>
      </w:r>
      <w:r w:rsidDel="00000000" w:rsidR="00000000" w:rsidRPr="00000000">
        <w:rPr>
          <w:rtl w:val="0"/>
        </w:rPr>
      </w:r>
    </w:p>
    <w:p w:rsidR="00000000" w:rsidDel="00000000" w:rsidP="00000000" w:rsidRDefault="00000000" w:rsidRPr="00000000" w14:paraId="0000011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Application made after issue or a writ in UK where urgent application can be made before issue.   Sometimes Mareva and Anton Pillar can be compared</w:t>
      </w:r>
      <w:r w:rsidDel="00000000" w:rsidR="00000000" w:rsidRPr="00000000">
        <w:rPr>
          <w:rtl w:val="0"/>
        </w:rPr>
      </w:r>
    </w:p>
    <w:p w:rsidR="00000000" w:rsidDel="00000000" w:rsidP="00000000" w:rsidRDefault="00000000" w:rsidRPr="00000000" w14:paraId="0000011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Piling Piller upon Mareva – this cannot be done in Kenya but in the UK it is possible, asking the court to enter premises remove incriminating evidence and ask the court that the defendant should not move the assets from jurisdiction.</w:t>
      </w:r>
      <w:r w:rsidDel="00000000" w:rsidR="00000000" w:rsidRPr="00000000">
        <w:rPr>
          <w:rtl w:val="0"/>
        </w:rPr>
      </w:r>
    </w:p>
    <w:p w:rsidR="00000000" w:rsidDel="00000000" w:rsidP="00000000" w:rsidRDefault="00000000" w:rsidRPr="00000000" w14:paraId="0000011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7">
      <w:pPr>
        <w:pageBreakBefore w:val="0"/>
        <w:numPr>
          <w:ilvl w:val="0"/>
          <w:numId w:val="3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must be extremely strong prima facie case on merit;</w:t>
      </w:r>
      <w:r w:rsidDel="00000000" w:rsidR="00000000" w:rsidRPr="00000000">
        <w:rPr>
          <w:rtl w:val="0"/>
        </w:rPr>
      </w:r>
    </w:p>
    <w:p w:rsidR="00000000" w:rsidDel="00000000" w:rsidP="00000000" w:rsidRDefault="00000000" w:rsidRPr="00000000" w14:paraId="00000118">
      <w:pPr>
        <w:pageBreakBefore w:val="0"/>
        <w:numPr>
          <w:ilvl w:val="0"/>
          <w:numId w:val="38"/>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Defendants activities must cause very serious potential or act of harm to the plaintiff’s interests.</w:t>
      </w:r>
      <w:r w:rsidDel="00000000" w:rsidR="00000000" w:rsidRPr="00000000">
        <w:rPr>
          <w:rtl w:val="0"/>
        </w:rPr>
      </w:r>
    </w:p>
    <w:p w:rsidR="00000000" w:rsidDel="00000000" w:rsidP="00000000" w:rsidRDefault="00000000" w:rsidRPr="00000000" w14:paraId="0000011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must be clear evidence that incriminating evidence or things are in the defendant’s possession and that there is real possibility that such material may be destroyed before any application inter parties can be made.</w:t>
      </w:r>
      <w:r w:rsidDel="00000000" w:rsidR="00000000" w:rsidRPr="00000000">
        <w:rPr>
          <w:rtl w:val="0"/>
        </w:rPr>
      </w:r>
    </w:p>
    <w:p w:rsidR="00000000" w:rsidDel="00000000" w:rsidP="00000000" w:rsidRDefault="00000000" w:rsidRPr="00000000" w14:paraId="0000011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Since it is ex parte – usual requirements of disclosure of material facts apply</w:t>
      </w:r>
      <w:r w:rsidDel="00000000" w:rsidR="00000000" w:rsidRPr="00000000">
        <w:rPr>
          <w:rtl w:val="0"/>
        </w:rPr>
      </w:r>
    </w:p>
    <w:p w:rsidR="00000000" w:rsidDel="00000000" w:rsidP="00000000" w:rsidRDefault="00000000" w:rsidRPr="00000000" w14:paraId="0000011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Polygram Music Stores v East Africa Music Stores H.C. C.C. No. 285 of 1981f</w:t>
      </w:r>
      <w:r w:rsidDel="00000000" w:rsidR="00000000" w:rsidRPr="00000000">
        <w:rPr>
          <w:rtl w:val="0"/>
        </w:rPr>
      </w:r>
    </w:p>
    <w:p w:rsidR="00000000" w:rsidDel="00000000" w:rsidP="00000000" w:rsidRDefault="00000000" w:rsidRPr="00000000" w14:paraId="0000011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East Africa Software Limited v Microskills Computer Ltd </w:t>
      </w:r>
      <w:r w:rsidDel="00000000" w:rsidR="00000000" w:rsidRPr="00000000">
        <w:rPr>
          <w:rtl w:val="0"/>
        </w:rPr>
      </w:r>
    </w:p>
    <w:p w:rsidR="00000000" w:rsidDel="00000000" w:rsidP="00000000" w:rsidRDefault="00000000" w:rsidRPr="00000000" w14:paraId="0000011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1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Anton Piller Order can be granted in Kenya.</w:t>
      </w:r>
      <w:r w:rsidDel="00000000" w:rsidR="00000000" w:rsidRPr="00000000">
        <w:rPr>
          <w:rtl w:val="0"/>
        </w:rPr>
      </w:r>
    </w:p>
    <w:p w:rsidR="00000000" w:rsidDel="00000000" w:rsidP="00000000" w:rsidRDefault="00000000" w:rsidRPr="00000000" w14:paraId="0000012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 Act under 3A and Order XXXIX Rule 7</w:t>
      </w:r>
      <w:r w:rsidDel="00000000" w:rsidR="00000000" w:rsidRPr="00000000">
        <w:rPr>
          <w:rtl w:val="0"/>
        </w:rPr>
      </w:r>
    </w:p>
    <w:p w:rsidR="00000000" w:rsidDel="00000000" w:rsidP="00000000" w:rsidRDefault="00000000" w:rsidRPr="00000000" w14:paraId="0000012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very common in music piracy cases where people are involved in breach of © of other peoples works.  The policy is that police should not</w:t>
      </w:r>
      <w:r w:rsidDel="00000000" w:rsidR="00000000" w:rsidRPr="00000000">
        <w:rPr>
          <w:rtl w:val="0"/>
        </w:rPr>
      </w:r>
    </w:p>
    <w:p w:rsidR="00000000" w:rsidDel="00000000" w:rsidP="00000000" w:rsidRDefault="00000000" w:rsidRPr="00000000" w14:paraId="0000012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UK one has to serve an order by a solicitor, serve defendant with a written order, the solicitor has to oversee the exercise, there must be a motion for purpose of representation in court.  there is a detailed procedure to be followed in the UK and other orders that are supposed to accompany the Anton Piller, the order must be served and supervised by a solicitor other than the one acting for plaintiff, order to be served on weekday to give the defendant time to seek legal advice, if it is a woman living alone,  the order must be executed in the presence of a responsible officer of the corporation if it is a corporation,   the defendant given right to seek legal advise before complying with the order.  A list of the items must be prepared before items are removed from the premises.  All these are auxiliary made by the court.</w:t>
      </w:r>
      <w:r w:rsidDel="00000000" w:rsidR="00000000" w:rsidRPr="00000000">
        <w:rPr>
          <w:rtl w:val="0"/>
        </w:rPr>
      </w:r>
    </w:p>
    <w:p w:rsidR="00000000" w:rsidDel="00000000" w:rsidP="00000000" w:rsidRDefault="00000000" w:rsidRPr="00000000" w14:paraId="0000012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Kenya it is by way of suit and the application if by Chamber Summons requesting for the Anton Piller Order.  An could request for an order allowing what he seeks and into brackets (Anton Piller).  There should be secrecy, undertakings from counsel and client and the advocate must personally give an undertaking.  The courts may give directions as to how it must be executed for the purpose of defending the defendant.</w:t>
      </w:r>
      <w:r w:rsidDel="00000000" w:rsidR="00000000" w:rsidRPr="00000000">
        <w:rPr>
          <w:rtl w:val="0"/>
        </w:rPr>
      </w:r>
    </w:p>
    <w:p w:rsidR="00000000" w:rsidDel="00000000" w:rsidP="00000000" w:rsidRDefault="00000000" w:rsidRPr="00000000" w14:paraId="0000012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Inspection and discovery of documents in a civil suit</w:t>
      </w:r>
      <w:r w:rsidDel="00000000" w:rsidR="00000000" w:rsidRPr="00000000">
        <w:rPr>
          <w:rtl w:val="0"/>
        </w:rPr>
      </w:r>
    </w:p>
    <w:p w:rsidR="00000000" w:rsidDel="00000000" w:rsidP="00000000" w:rsidRDefault="00000000" w:rsidRPr="00000000" w14:paraId="0000012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2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Discovery takes place immediately after close of pleadings. It may be voluntary. Order 10, Rule 11 states any party may ask other party to produce documents in their possession relating to the issues of the suit. The party may request the court for an order for discovery and court on considering matters of the suit and is necessary will order discovery. It may refuse such order where it deems discovery not necessary or does not save on costs or time</w:t>
      </w:r>
      <w:r w:rsidDel="00000000" w:rsidR="00000000" w:rsidRPr="00000000">
        <w:rPr>
          <w:rtl w:val="0"/>
        </w:rPr>
      </w:r>
    </w:p>
    <w:p w:rsidR="00000000" w:rsidDel="00000000" w:rsidP="00000000" w:rsidRDefault="00000000" w:rsidRPr="00000000" w14:paraId="0000012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10, Rule 11A we have what is referred to as </w:t>
      </w:r>
      <w:r w:rsidDel="00000000" w:rsidR="00000000" w:rsidRPr="00000000">
        <w:rPr>
          <w:rFonts w:ascii="Georgia" w:cs="Georgia" w:eastAsia="Georgia" w:hAnsi="Georgia"/>
          <w:b w:val="1"/>
          <w:strike w:val="0"/>
          <w:vertAlign w:val="baseline"/>
          <w:rtl w:val="0"/>
        </w:rPr>
        <w:t xml:space="preserve">automatic discovery rule </w:t>
      </w:r>
      <w:r w:rsidDel="00000000" w:rsidR="00000000" w:rsidRPr="00000000">
        <w:rPr>
          <w:rFonts w:ascii="Georgia" w:cs="Georgia" w:eastAsia="Georgia" w:hAnsi="Georgia"/>
          <w:strike w:val="0"/>
          <w:vertAlign w:val="baseline"/>
          <w:rtl w:val="0"/>
        </w:rPr>
        <w:t xml:space="preserve">i.e. within one (1) month of the close of pleadings in the High Court every party shall make discovery by filing and serving upon other party a list of documents relating to matters in the suit deemed to be in his possession or power.</w:t>
      </w:r>
      <w:r w:rsidDel="00000000" w:rsidR="00000000" w:rsidRPr="00000000">
        <w:rPr>
          <w:rtl w:val="0"/>
        </w:rPr>
      </w:r>
    </w:p>
    <w:p w:rsidR="00000000" w:rsidDel="00000000" w:rsidP="00000000" w:rsidRDefault="00000000" w:rsidRPr="00000000" w14:paraId="0000012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2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10, Rule 11A</w:t>
      </w:r>
      <w:r w:rsidDel="00000000" w:rsidR="00000000" w:rsidRPr="00000000">
        <w:rPr>
          <w:rtl w:val="0"/>
        </w:rPr>
      </w:r>
    </w:p>
    <w:p w:rsidR="00000000" w:rsidDel="00000000" w:rsidP="00000000" w:rsidRDefault="00000000" w:rsidRPr="00000000" w14:paraId="0000013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Any party who list is served under Order 10 Rule 11A may give notice to the other party requiring verification by affidavit of list of documents served within </w:t>
        <w:tab/>
        <w:tab/>
        <w:t xml:space="preserve">days</w:t>
      </w:r>
      <w:r w:rsidDel="00000000" w:rsidR="00000000" w:rsidRPr="00000000">
        <w:rPr>
          <w:rtl w:val="0"/>
        </w:rPr>
      </w:r>
    </w:p>
    <w:p w:rsidR="00000000" w:rsidDel="00000000" w:rsidP="00000000" w:rsidRDefault="00000000" w:rsidRPr="00000000" w14:paraId="0000013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sub-rule 2, order 10, Rule 11A</w:t>
      </w:r>
      <w:r w:rsidDel="00000000" w:rsidR="00000000" w:rsidRPr="00000000">
        <w:rPr>
          <w:rtl w:val="0"/>
        </w:rPr>
      </w:r>
    </w:p>
    <w:p w:rsidR="00000000" w:rsidDel="00000000" w:rsidP="00000000" w:rsidRDefault="00000000" w:rsidRPr="00000000" w14:paraId="000001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making applications under this rule is by chamber summons. Powers of the court are discretionary in ordering the discoveries – must be necessary and will save on costs. </w:t>
      </w:r>
      <w:r w:rsidDel="00000000" w:rsidR="00000000" w:rsidRPr="00000000">
        <w:rPr>
          <w:rtl w:val="0"/>
        </w:rPr>
      </w:r>
    </w:p>
    <w:p w:rsidR="00000000" w:rsidDel="00000000" w:rsidP="00000000" w:rsidRDefault="00000000" w:rsidRPr="00000000" w14:paraId="0000013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Form 5, Appendix B has form of the request documents. It has two parties namely</w:t>
      </w:r>
      <w:r w:rsidDel="00000000" w:rsidR="00000000" w:rsidRPr="00000000">
        <w:rPr>
          <w:rtl w:val="0"/>
        </w:rPr>
      </w:r>
    </w:p>
    <w:p w:rsidR="00000000" w:rsidDel="00000000" w:rsidP="00000000" w:rsidRDefault="00000000" w:rsidRPr="00000000" w14:paraId="0000013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or A – in possession and willing to produce</w:t>
      </w:r>
      <w:r w:rsidDel="00000000" w:rsidR="00000000" w:rsidRPr="00000000">
        <w:rPr>
          <w:rtl w:val="0"/>
        </w:rPr>
      </w:r>
    </w:p>
    <w:p w:rsidR="00000000" w:rsidDel="00000000" w:rsidP="00000000" w:rsidRDefault="00000000" w:rsidRPr="00000000" w14:paraId="0000013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or B – in possession but not willing to produce</w:t>
      </w:r>
      <w:r w:rsidDel="00000000" w:rsidR="00000000" w:rsidRPr="00000000">
        <w:rPr>
          <w:rtl w:val="0"/>
        </w:rPr>
      </w:r>
    </w:p>
    <w:p w:rsidR="00000000" w:rsidDel="00000000" w:rsidP="00000000" w:rsidRDefault="00000000" w:rsidRPr="00000000" w14:paraId="0000013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documents are in part 2 – must give reasons why not willing to produce.</w:t>
      </w:r>
      <w:r w:rsidDel="00000000" w:rsidR="00000000" w:rsidRPr="00000000">
        <w:rPr>
          <w:rtl w:val="0"/>
        </w:rPr>
      </w:r>
    </w:p>
    <w:p w:rsidR="00000000" w:rsidDel="00000000" w:rsidP="00000000" w:rsidRDefault="00000000" w:rsidRPr="00000000" w14:paraId="0000013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3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Schedule 2 states documents party had ‘but no longer in his possession. The party must state when last had documents, and in whose hands documents are.</w:t>
      </w:r>
      <w:r w:rsidDel="00000000" w:rsidR="00000000" w:rsidRPr="00000000">
        <w:rPr>
          <w:rtl w:val="0"/>
        </w:rPr>
      </w:r>
    </w:p>
    <w:p w:rsidR="00000000" w:rsidDel="00000000" w:rsidP="00000000" w:rsidRDefault="00000000" w:rsidRPr="00000000" w14:paraId="0000013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0">
      <w:pPr>
        <w:pageBreakBefore w:val="0"/>
        <w:rPr>
          <w:rFonts w:ascii="Georgia" w:cs="Georgia" w:eastAsia="Georgia" w:hAnsi="Georgia"/>
          <w:b w:val="0"/>
          <w:u w:val="single"/>
          <w:vertAlign w:val="baseline"/>
        </w:rPr>
      </w:pPr>
      <w:r w:rsidDel="00000000" w:rsidR="00000000" w:rsidRPr="00000000">
        <w:rPr>
          <w:rFonts w:ascii="Georgia" w:cs="Georgia" w:eastAsia="Georgia" w:hAnsi="Georgia"/>
          <w:strike w:val="0"/>
          <w:vertAlign w:val="baseline"/>
          <w:rtl w:val="0"/>
        </w:rPr>
        <w:t xml:space="preserve">Reasons for not willing to produce are found in </w:t>
      </w:r>
      <w:r w:rsidDel="00000000" w:rsidR="00000000" w:rsidRPr="00000000">
        <w:rPr>
          <w:rFonts w:ascii="Georgia" w:cs="Georgia" w:eastAsia="Georgia" w:hAnsi="Georgia"/>
          <w:b w:val="1"/>
          <w:strike w:val="0"/>
          <w:u w:val="single"/>
          <w:vertAlign w:val="baseline"/>
          <w:rtl w:val="0"/>
        </w:rPr>
        <w:t xml:space="preserve">Sections 132 – 138 of Evidence Act. </w:t>
      </w:r>
      <w:r w:rsidDel="00000000" w:rsidR="00000000" w:rsidRPr="00000000">
        <w:rPr>
          <w:rFonts w:ascii="Georgia" w:cs="Georgia" w:eastAsia="Georgia" w:hAnsi="Georgia"/>
          <w:strike w:val="0"/>
          <w:vertAlign w:val="baseline"/>
          <w:rtl w:val="0"/>
        </w:rPr>
        <w:t xml:space="preserve">For example </w:t>
      </w:r>
      <w:r w:rsidDel="00000000" w:rsidR="00000000" w:rsidRPr="00000000">
        <w:rPr>
          <w:rFonts w:ascii="Georgia" w:cs="Georgia" w:eastAsia="Georgia" w:hAnsi="Georgia"/>
          <w:b w:val="1"/>
          <w:strike w:val="0"/>
          <w:u w:val="single"/>
          <w:vertAlign w:val="baseline"/>
          <w:rtl w:val="0"/>
        </w:rPr>
        <w:t xml:space="preserve">Section 130 </w:t>
      </w:r>
      <w:r w:rsidDel="00000000" w:rsidR="00000000" w:rsidRPr="00000000">
        <w:rPr>
          <w:rFonts w:ascii="Georgia" w:cs="Georgia" w:eastAsia="Georgia" w:hAnsi="Georgia"/>
          <w:strike w:val="0"/>
          <w:vertAlign w:val="baseline"/>
          <w:rtl w:val="0"/>
        </w:rPr>
        <w:t xml:space="preserve">where married couples are not allowed to produce evidence against each other. </w:t>
      </w:r>
      <w:r w:rsidDel="00000000" w:rsidR="00000000" w:rsidRPr="00000000">
        <w:rPr>
          <w:rFonts w:ascii="Georgia" w:cs="Georgia" w:eastAsia="Georgia" w:hAnsi="Georgia"/>
          <w:b w:val="1"/>
          <w:strike w:val="0"/>
          <w:u w:val="single"/>
          <w:vertAlign w:val="baseline"/>
          <w:rtl w:val="0"/>
        </w:rPr>
        <w:t xml:space="preserve">Section 131 </w:t>
      </w:r>
      <w:r w:rsidDel="00000000" w:rsidR="00000000" w:rsidRPr="00000000">
        <w:rPr>
          <w:rFonts w:ascii="Georgia" w:cs="Georgia" w:eastAsia="Georgia" w:hAnsi="Georgia"/>
          <w:strike w:val="0"/>
          <w:vertAlign w:val="baseline"/>
          <w:rtl w:val="0"/>
        </w:rPr>
        <w:t xml:space="preserve"> where no documents that are prejudicial to public interest and security cannot be discovered. </w:t>
      </w:r>
      <w:r w:rsidDel="00000000" w:rsidR="00000000" w:rsidRPr="00000000">
        <w:rPr>
          <w:rFonts w:ascii="Georgia" w:cs="Georgia" w:eastAsia="Georgia" w:hAnsi="Georgia"/>
          <w:b w:val="1"/>
          <w:strike w:val="0"/>
          <w:u w:val="single"/>
          <w:vertAlign w:val="baseline"/>
          <w:rtl w:val="0"/>
        </w:rPr>
        <w:t xml:space="preserve">Raichura v Sodhi [1967] EA 624</w:t>
      </w:r>
      <w:r w:rsidDel="00000000" w:rsidR="00000000" w:rsidRPr="00000000">
        <w:rPr>
          <w:rtl w:val="0"/>
        </w:rPr>
      </w:r>
    </w:p>
    <w:p w:rsidR="00000000" w:rsidDel="00000000" w:rsidP="00000000" w:rsidRDefault="00000000" w:rsidRPr="00000000" w14:paraId="00000141">
      <w:pPr>
        <w:pageBreakBefore w:val="0"/>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142">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Section 134 – 138 – </w:t>
      </w:r>
      <w:r w:rsidDel="00000000" w:rsidR="00000000" w:rsidRPr="00000000">
        <w:rPr>
          <w:rFonts w:ascii="Georgia" w:cs="Georgia" w:eastAsia="Georgia" w:hAnsi="Georgia"/>
          <w:strike w:val="0"/>
          <w:vertAlign w:val="baseline"/>
          <w:rtl w:val="0"/>
        </w:rPr>
        <w:t xml:space="preserve">provides documents between advocate-client privilege, thus such documents can’t be discovered.</w:t>
      </w:r>
      <w:r w:rsidDel="00000000" w:rsidR="00000000" w:rsidRPr="00000000">
        <w:rPr>
          <w:rtl w:val="0"/>
        </w:rPr>
      </w:r>
    </w:p>
    <w:p w:rsidR="00000000" w:rsidDel="00000000" w:rsidP="00000000" w:rsidRDefault="00000000" w:rsidRPr="00000000" w14:paraId="00000143">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NOTE; </w:t>
      </w:r>
      <w:r w:rsidDel="00000000" w:rsidR="00000000" w:rsidRPr="00000000">
        <w:rPr>
          <w:rFonts w:ascii="Georgia" w:cs="Georgia" w:eastAsia="Georgia" w:hAnsi="Georgia"/>
          <w:strike w:val="0"/>
          <w:vertAlign w:val="baseline"/>
          <w:rtl w:val="0"/>
        </w:rPr>
        <w:t xml:space="preserve"> where government is to produce, specify the officer to do so</w:t>
      </w:r>
      <w:r w:rsidDel="00000000" w:rsidR="00000000" w:rsidRPr="00000000">
        <w:rPr>
          <w:rtl w:val="0"/>
        </w:rPr>
      </w:r>
    </w:p>
    <w:p w:rsidR="00000000" w:rsidDel="00000000" w:rsidP="00000000" w:rsidRDefault="00000000" w:rsidRPr="00000000" w14:paraId="0000014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5">
      <w:pPr>
        <w:pageBreakBefore w:val="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Order 10, Rule 20 </w:t>
      </w:r>
      <w:r w:rsidDel="00000000" w:rsidR="00000000" w:rsidRPr="00000000">
        <w:rPr>
          <w:rFonts w:ascii="Georgia" w:cs="Georgia" w:eastAsia="Georgia" w:hAnsi="Georgia"/>
          <w:strike w:val="0"/>
          <w:vertAlign w:val="baseline"/>
          <w:rtl w:val="0"/>
        </w:rPr>
        <w:t xml:space="preserve">consequences for failure to comply are same as interrogatories:</w:t>
      </w:r>
      <w:r w:rsidDel="00000000" w:rsidR="00000000" w:rsidRPr="00000000">
        <w:rPr>
          <w:rtl w:val="0"/>
        </w:rPr>
      </w:r>
    </w:p>
    <w:p w:rsidR="00000000" w:rsidDel="00000000" w:rsidP="00000000" w:rsidRDefault="00000000" w:rsidRPr="00000000" w14:paraId="00000146">
      <w:pPr>
        <w:pageBreakBefore w:val="0"/>
        <w:numPr>
          <w:ilvl w:val="1"/>
          <w:numId w:val="17"/>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plaintiff – dismissed for want of prosecution</w:t>
      </w:r>
      <w:r w:rsidDel="00000000" w:rsidR="00000000" w:rsidRPr="00000000">
        <w:rPr>
          <w:rtl w:val="0"/>
        </w:rPr>
      </w:r>
    </w:p>
    <w:p w:rsidR="00000000" w:rsidDel="00000000" w:rsidP="00000000" w:rsidRDefault="00000000" w:rsidRPr="00000000" w14:paraId="00000147">
      <w:pPr>
        <w:pageBreakBefore w:val="0"/>
        <w:numPr>
          <w:ilvl w:val="1"/>
          <w:numId w:val="17"/>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defendant – judgment in default</w:t>
      </w:r>
      <w:r w:rsidDel="00000000" w:rsidR="00000000" w:rsidRPr="00000000">
        <w:rPr>
          <w:rtl w:val="0"/>
        </w:rPr>
      </w:r>
    </w:p>
    <w:p w:rsidR="00000000" w:rsidDel="00000000" w:rsidP="00000000" w:rsidRDefault="00000000" w:rsidRPr="00000000" w14:paraId="0000014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Unsound mind – rules apply the same</w:t>
      </w:r>
      <w:r w:rsidDel="00000000" w:rsidR="00000000" w:rsidRPr="00000000">
        <w:rPr>
          <w:rtl w:val="0"/>
        </w:rPr>
      </w:r>
    </w:p>
    <w:p w:rsidR="00000000" w:rsidDel="00000000" w:rsidP="00000000" w:rsidRDefault="00000000" w:rsidRPr="00000000" w14:paraId="0000014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B">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Inspection</w:t>
      </w:r>
      <w:r w:rsidDel="00000000" w:rsidR="00000000" w:rsidRPr="00000000">
        <w:rPr>
          <w:rtl w:val="0"/>
        </w:rPr>
      </w:r>
    </w:p>
    <w:p w:rsidR="00000000" w:rsidDel="00000000" w:rsidP="00000000" w:rsidRDefault="00000000" w:rsidRPr="00000000" w14:paraId="0000014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Other parties have right to inspect and make copies of documents including affidavit of discovery. We do this by notice of inspection to the other party. Inspection serves purpose of verifying the documents and know the content of documents. It also serves purpose of confirming if documents are authentic documents which have a bearing on the documents produced according to the rules of evidence.</w:t>
      </w:r>
      <w:r w:rsidDel="00000000" w:rsidR="00000000" w:rsidRPr="00000000">
        <w:rPr>
          <w:rtl w:val="0"/>
        </w:rPr>
      </w:r>
    </w:p>
    <w:p w:rsidR="00000000" w:rsidDel="00000000" w:rsidP="00000000" w:rsidRDefault="00000000" w:rsidRPr="00000000" w14:paraId="0000014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4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party requested has refused to allow for inspection he is not afterwards at liberty to put such documents as evidence apart from with leave of the court. The party may within three days state where documents may be inspected where they allow for inspection. Could be at advocates chambers or place where documents have been stored.</w:t>
      </w:r>
      <w:r w:rsidDel="00000000" w:rsidR="00000000" w:rsidRPr="00000000">
        <w:rPr>
          <w:rtl w:val="0"/>
        </w:rPr>
      </w:r>
    </w:p>
    <w:p w:rsidR="00000000" w:rsidDel="00000000" w:rsidP="00000000" w:rsidRDefault="00000000" w:rsidRPr="00000000" w14:paraId="0000014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party wishes to object the inspection, the investing party may ask the court for order for inspection. The court may then grant such order. </w:t>
      </w:r>
      <w:r w:rsidDel="00000000" w:rsidR="00000000" w:rsidRPr="00000000">
        <w:rPr>
          <w:rtl w:val="0"/>
        </w:rPr>
      </w:r>
    </w:p>
    <w:p w:rsidR="00000000" w:rsidDel="00000000" w:rsidP="00000000" w:rsidRDefault="00000000" w:rsidRPr="00000000" w14:paraId="0000015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party fails to obey such order the consequences are similar to failure to comply with order for discovery or interrogatories.</w:t>
      </w:r>
      <w:r w:rsidDel="00000000" w:rsidR="00000000" w:rsidRPr="00000000">
        <w:rPr>
          <w:rtl w:val="0"/>
        </w:rPr>
      </w:r>
    </w:p>
    <w:p w:rsidR="00000000" w:rsidDel="00000000" w:rsidP="00000000" w:rsidRDefault="00000000" w:rsidRPr="00000000" w14:paraId="0000015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5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Res jiidicata and Sub-judice.</w:t>
      </w:r>
      <w:r w:rsidDel="00000000" w:rsidR="00000000" w:rsidRPr="00000000">
        <w:rPr>
          <w:rtl w:val="0"/>
        </w:rPr>
      </w:r>
    </w:p>
    <w:p w:rsidR="00000000" w:rsidDel="00000000" w:rsidP="00000000" w:rsidRDefault="00000000" w:rsidRPr="00000000" w14:paraId="0000015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5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Res Judicata :  Section 7 bars the court from trying any suit and the doctrine embodies by this section is the doctrine of Res Judicata which means the conclusiveness of judgment.  This Section requires that once a matter has finally been decided by a competent court, nobody can be permitted to open it in subsequent litigation.  In the absence of this rule there would be no end to litigation.  One judgment in a suit is sufficient.</w:t>
      </w:r>
      <w:r w:rsidDel="00000000" w:rsidR="00000000" w:rsidRPr="00000000">
        <w:rPr>
          <w:rtl w:val="0"/>
        </w:rPr>
      </w:r>
    </w:p>
    <w:p w:rsidR="00000000" w:rsidDel="00000000" w:rsidP="00000000" w:rsidRDefault="00000000" w:rsidRPr="00000000" w14:paraId="00000158">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9">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PROCEDURE</w:t>
      </w:r>
      <w:r w:rsidDel="00000000" w:rsidR="00000000" w:rsidRPr="00000000">
        <w:rPr>
          <w:rtl w:val="0"/>
        </w:rPr>
      </w:r>
    </w:p>
    <w:p w:rsidR="00000000" w:rsidDel="00000000" w:rsidP="00000000" w:rsidRDefault="00000000" w:rsidRPr="00000000" w14:paraId="0000015A">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5B">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LECTURE 4</w:t>
        <w:tab/>
        <w:tab/>
        <w:tab/>
        <w:tab/>
        <w:tab/>
        <w:t xml:space="preserve">2</w:t>
      </w:r>
      <w:r w:rsidDel="00000000" w:rsidR="00000000" w:rsidRPr="00000000">
        <w:rPr>
          <w:rFonts w:ascii="Georgia" w:cs="Georgia" w:eastAsia="Georgia" w:hAnsi="Georgia"/>
          <w:b w:val="1"/>
          <w:strike w:val="0"/>
          <w:vertAlign w:val="superscript"/>
          <w:rtl w:val="0"/>
        </w:rPr>
        <w:t xml:space="preserve">nd</w:t>
      </w:r>
      <w:r w:rsidDel="00000000" w:rsidR="00000000" w:rsidRPr="00000000">
        <w:rPr>
          <w:rFonts w:ascii="Georgia" w:cs="Georgia" w:eastAsia="Georgia" w:hAnsi="Georgia"/>
          <w:b w:val="1"/>
          <w:strike w:val="0"/>
          <w:vertAlign w:val="baseline"/>
          <w:rtl w:val="0"/>
        </w:rPr>
        <w:t xml:space="preserve"> June 2006</w:t>
      </w:r>
      <w:r w:rsidDel="00000000" w:rsidR="00000000" w:rsidRPr="00000000">
        <w:rPr>
          <w:rtl w:val="0"/>
        </w:rPr>
      </w:r>
    </w:p>
    <w:p w:rsidR="00000000" w:rsidDel="00000000" w:rsidP="00000000" w:rsidRDefault="00000000" w:rsidRPr="00000000" w14:paraId="0000015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Res Judicata – one of factors limiting the jurisdiction of court.  this doctrine requires that there should be an end to litigation or conclusiveness of judgment where a court has decided and issued judgment then parties should not be allowed to litigate over the same issues again.  This doctrine requires that one suit one decision is enough and there should not be many decisions in regard of the same suit.  It is based on the need to give finality to judicial decisions.  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If no appeal lies of right or an appeal has been dismissed, under Section 7 one can plead res judicata, the parties will not be allowed to litigate on the same issue.</w:t>
      </w:r>
      <w:r w:rsidDel="00000000" w:rsidR="00000000" w:rsidRPr="00000000">
        <w:rPr>
          <w:rtl w:val="0"/>
        </w:rPr>
      </w:r>
    </w:p>
    <w:p w:rsidR="00000000" w:rsidDel="00000000" w:rsidP="00000000" w:rsidRDefault="00000000" w:rsidRPr="00000000" w14:paraId="0000015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5F">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object of Section 7 is</w:t>
      </w:r>
      <w:r w:rsidDel="00000000" w:rsidR="00000000" w:rsidRPr="00000000">
        <w:rPr>
          <w:rtl w:val="0"/>
        </w:rPr>
      </w:r>
    </w:p>
    <w:p w:rsidR="00000000" w:rsidDel="00000000" w:rsidP="00000000" w:rsidRDefault="00000000" w:rsidRPr="00000000" w14:paraId="00000160">
      <w:pPr>
        <w:pageBreakBefore w:val="0"/>
        <w:numPr>
          <w:ilvl w:val="0"/>
          <w:numId w:val="2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avoid a situation where a party is vexed twice for the same cause;</w:t>
      </w:r>
      <w:r w:rsidDel="00000000" w:rsidR="00000000" w:rsidRPr="00000000">
        <w:rPr>
          <w:rtl w:val="0"/>
        </w:rPr>
      </w:r>
    </w:p>
    <w:p w:rsidR="00000000" w:rsidDel="00000000" w:rsidP="00000000" w:rsidRDefault="00000000" w:rsidRPr="00000000" w14:paraId="00000161">
      <w:pPr>
        <w:pageBreakBefore w:val="0"/>
        <w:numPr>
          <w:ilvl w:val="0"/>
          <w:numId w:val="2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in the interest of the State and everyone to have an end to litigation, parties cannot litigate forever;</w:t>
      </w:r>
      <w:r w:rsidDel="00000000" w:rsidR="00000000" w:rsidRPr="00000000">
        <w:rPr>
          <w:rtl w:val="0"/>
        </w:rPr>
      </w:r>
    </w:p>
    <w:p w:rsidR="00000000" w:rsidDel="00000000" w:rsidP="00000000" w:rsidRDefault="00000000" w:rsidRPr="00000000" w14:paraId="00000162">
      <w:pPr>
        <w:pageBreakBefore w:val="0"/>
        <w:numPr>
          <w:ilvl w:val="0"/>
          <w:numId w:val="20"/>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judicial decision made by a court of competent jurisdiction holds as correct and final in a civilised society.</w:t>
      </w:r>
      <w:r w:rsidDel="00000000" w:rsidR="00000000" w:rsidRPr="00000000">
        <w:rPr>
          <w:rtl w:val="0"/>
        </w:rPr>
      </w:r>
    </w:p>
    <w:p w:rsidR="00000000" w:rsidDel="00000000" w:rsidP="00000000" w:rsidRDefault="00000000" w:rsidRPr="00000000" w14:paraId="0000016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a combination of public policy and private justice and even in criminal court it is against public policy to charge someone once they have been dismissed by a competent court.  a man shall not be vexed twice for the same cause.</w:t>
      </w:r>
      <w:r w:rsidDel="00000000" w:rsidR="00000000" w:rsidRPr="00000000">
        <w:rPr>
          <w:rtl w:val="0"/>
        </w:rPr>
      </w:r>
    </w:p>
    <w:p w:rsidR="00000000" w:rsidDel="00000000" w:rsidP="00000000" w:rsidRDefault="00000000" w:rsidRPr="00000000" w14:paraId="0000016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also cannot keep revisiting litigation, if the court has already decided it should be final and private justice will require that there be an end to litigation.</w:t>
      </w:r>
      <w:r w:rsidDel="00000000" w:rsidR="00000000" w:rsidRPr="00000000">
        <w:rPr>
          <w:rtl w:val="0"/>
        </w:rPr>
      </w:r>
    </w:p>
    <w:p w:rsidR="00000000" w:rsidDel="00000000" w:rsidP="00000000" w:rsidRDefault="00000000" w:rsidRPr="00000000" w14:paraId="0000016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Provisions of Section 6 and provisions of Section 7 – jurisdiction of 6 is to stay, there is no power to dismiss and once the proceedings are stayed, the suit which is heard first, then one has a chance to plead res judicata under Section 7 if there is no appeal filed.</w:t>
      </w:r>
      <w:r w:rsidDel="00000000" w:rsidR="00000000" w:rsidRPr="00000000">
        <w:rPr>
          <w:rtl w:val="0"/>
        </w:rPr>
      </w:r>
    </w:p>
    <w:p w:rsidR="00000000" w:rsidDel="00000000" w:rsidP="00000000" w:rsidRDefault="00000000" w:rsidRPr="00000000" w14:paraId="0000016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With regard to res judicata it relates to a matter already adjudicated upon while sub judice relates to a matter pending for trial or judicial enquiry.</w:t>
      </w:r>
      <w:r w:rsidDel="00000000" w:rsidR="00000000" w:rsidRPr="00000000">
        <w:rPr>
          <w:rtl w:val="0"/>
        </w:rPr>
      </w:r>
    </w:p>
    <w:p w:rsidR="00000000" w:rsidDel="00000000" w:rsidP="00000000" w:rsidRDefault="00000000" w:rsidRPr="00000000" w14:paraId="0000016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of the two doctrines bars trial of the suit where the matter in issue has already been adjudicated upon in a previous suit this is res judicata, sub judice bars trial of a suit in which the matter is pending.</w:t>
      </w:r>
      <w:r w:rsidDel="00000000" w:rsidR="00000000" w:rsidRPr="00000000">
        <w:rPr>
          <w:rtl w:val="0"/>
        </w:rPr>
      </w:r>
    </w:p>
    <w:p w:rsidR="00000000" w:rsidDel="00000000" w:rsidP="00000000" w:rsidRDefault="00000000" w:rsidRPr="00000000" w14:paraId="0000016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6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what circumstances can one raise objection on the basis of res judicata and sub judice?  Once the matter is decided unless there is an appeal you can raise objection under res judicata but where there is an appeal one can raise sub judice</w:t>
      </w:r>
      <w:r w:rsidDel="00000000" w:rsidR="00000000" w:rsidRPr="00000000">
        <w:rPr>
          <w:rtl w:val="0"/>
        </w:rPr>
      </w:r>
    </w:p>
    <w:p w:rsidR="00000000" w:rsidDel="00000000" w:rsidP="00000000" w:rsidRDefault="00000000" w:rsidRPr="00000000" w14:paraId="0000016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Difference between res judicata and estoppel – Estoppel is a doctrine of equity which has been accepted for century as a mode of ensuring justice is done as between parties where the law does not satisfy that requirement.  One may look at res judicata as a branch of the law of estoppel and we have estoppel by verdict or estoppel by judgment or by verdict and the rule of constructive res judicata is nothing else but a rule of estoppel.</w:t>
      </w:r>
      <w:r w:rsidDel="00000000" w:rsidR="00000000" w:rsidRPr="00000000">
        <w:rPr>
          <w:rtl w:val="0"/>
        </w:rPr>
      </w:r>
    </w:p>
    <w:p w:rsidR="00000000" w:rsidDel="00000000" w:rsidP="00000000" w:rsidRDefault="00000000" w:rsidRPr="00000000" w14:paraId="0000017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Canada Dominion Sugar Co. Ltd v Canadian National Steamships Ltd (1947)AC 46 –</w:t>
      </w:r>
      <w:r w:rsidDel="00000000" w:rsidR="00000000" w:rsidRPr="00000000">
        <w:rPr>
          <w:rFonts w:ascii="Georgia" w:cs="Georgia" w:eastAsia="Georgia" w:hAnsi="Georgia"/>
          <w:strike w:val="0"/>
          <w:vertAlign w:val="baseline"/>
          <w:rtl w:val="0"/>
        </w:rPr>
        <w:t xml:space="preserve"> ESTOPPEL BY RECORD</w:t>
      </w:r>
      <w:r w:rsidDel="00000000" w:rsidR="00000000" w:rsidRPr="00000000">
        <w:rPr>
          <w:rtl w:val="0"/>
        </w:rPr>
      </w:r>
    </w:p>
    <w:p w:rsidR="00000000" w:rsidDel="00000000" w:rsidP="00000000" w:rsidRDefault="00000000" w:rsidRPr="00000000" w14:paraId="0000017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Res Judicata arises from a decision of court but estoppel arises from acts of parties where there is an existing contract and where a party breaches a contract by reneging from a promise the other party can stop the other party by estoppel. The broader concept of estoppel is founded on doctrines of equity, if one by conduct has induced another to a position they cannot turn around and renege.   While res judicata bars multiplicity of suits, estoppel prevents multiplicity of representations.</w:t>
      </w:r>
      <w:r w:rsidDel="00000000" w:rsidR="00000000" w:rsidRPr="00000000">
        <w:rPr>
          <w:rtl w:val="0"/>
        </w:rPr>
      </w:r>
    </w:p>
    <w:p w:rsidR="00000000" w:rsidDel="00000000" w:rsidP="00000000" w:rsidRDefault="00000000" w:rsidRPr="00000000" w14:paraId="0000017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Res judicata halts the jurisdiction of the Court and that is why it is one of the factors affecting jurisdiction of the court.  The effect of this is that the court is prevented from trying the case in limine i.e. from the beginning. Estoppel is only a rule of evidence and the effect is to shut the mouth of the party, that one cannot say one thing after having said the other.</w:t>
      </w:r>
      <w:r w:rsidDel="00000000" w:rsidR="00000000" w:rsidRPr="00000000">
        <w:rPr>
          <w:rtl w:val="0"/>
        </w:rPr>
      </w:r>
    </w:p>
    <w:p w:rsidR="00000000" w:rsidDel="00000000" w:rsidP="00000000" w:rsidRDefault="00000000" w:rsidRPr="00000000" w14:paraId="0000017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rule of res judicata presumes conclusively the truth of the decision in the former suit while the rule of estoppel prevents a party from denying what he called the truth.</w:t>
      </w:r>
      <w:r w:rsidDel="00000000" w:rsidR="00000000" w:rsidRPr="00000000">
        <w:rPr>
          <w:rtl w:val="0"/>
        </w:rPr>
      </w:r>
    </w:p>
    <w:p w:rsidR="00000000" w:rsidDel="00000000" w:rsidP="00000000" w:rsidRDefault="00000000" w:rsidRPr="00000000" w14:paraId="0000017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Explanations which are given under these Section 7 are important as they give an illustration of what happens in situations where one can plead res judicata, matters in issue, matters constructively in issue.</w:t>
      </w:r>
      <w:r w:rsidDel="00000000" w:rsidR="00000000" w:rsidRPr="00000000">
        <w:rPr>
          <w:rtl w:val="0"/>
        </w:rPr>
      </w:r>
    </w:p>
    <w:p w:rsidR="00000000" w:rsidDel="00000000" w:rsidP="00000000" w:rsidRDefault="00000000" w:rsidRPr="00000000" w14:paraId="0000017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7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Matters in issue may be classified as</w:t>
      </w:r>
      <w:r w:rsidDel="00000000" w:rsidR="00000000" w:rsidRPr="00000000">
        <w:rPr>
          <w:rtl w:val="0"/>
        </w:rPr>
      </w:r>
    </w:p>
    <w:p w:rsidR="00000000" w:rsidDel="00000000" w:rsidP="00000000" w:rsidRDefault="00000000" w:rsidRPr="00000000" w14:paraId="0000017D">
      <w:pPr>
        <w:pageBreakBefore w:val="0"/>
        <w:numPr>
          <w:ilvl w:val="0"/>
          <w:numId w:val="21"/>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Matters directly and substantially in issues; and</w:t>
      </w:r>
      <w:r w:rsidDel="00000000" w:rsidR="00000000" w:rsidRPr="00000000">
        <w:rPr>
          <w:rtl w:val="0"/>
        </w:rPr>
      </w:r>
    </w:p>
    <w:p w:rsidR="00000000" w:rsidDel="00000000" w:rsidP="00000000" w:rsidRDefault="00000000" w:rsidRPr="00000000" w14:paraId="0000017E">
      <w:pPr>
        <w:pageBreakBefore w:val="0"/>
        <w:numPr>
          <w:ilvl w:val="0"/>
          <w:numId w:val="21"/>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Matters collaterally or incidentally in issue.</w:t>
      </w:r>
      <w:r w:rsidDel="00000000" w:rsidR="00000000" w:rsidRPr="00000000">
        <w:rPr>
          <w:rtl w:val="0"/>
        </w:rPr>
      </w:r>
    </w:p>
    <w:p w:rsidR="00000000" w:rsidDel="00000000" w:rsidP="00000000" w:rsidRDefault="00000000" w:rsidRPr="00000000" w14:paraId="0000017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Matters that are collaterally and incidentally in issue are not important.  This is because we say a matter is in issue when one party alleges it and the other party denies it but if it does not help the court to adjudicate upon the rights of the parties, it is collaterally in issue.  The only matters that are important in res judicata are only those that are matters that are in issue.</w:t>
      </w:r>
      <w:r w:rsidDel="00000000" w:rsidR="00000000" w:rsidRPr="00000000">
        <w:rPr>
          <w:rtl w:val="0"/>
        </w:rPr>
      </w:r>
    </w:p>
    <w:p w:rsidR="00000000" w:rsidDel="00000000" w:rsidP="00000000" w:rsidRDefault="00000000" w:rsidRPr="00000000" w14:paraId="0000018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Matters would be in issue if </w:t>
      </w:r>
      <w:r w:rsidDel="00000000" w:rsidR="00000000" w:rsidRPr="00000000">
        <w:rPr>
          <w:rtl w:val="0"/>
        </w:rPr>
      </w:r>
    </w:p>
    <w:p w:rsidR="00000000" w:rsidDel="00000000" w:rsidP="00000000" w:rsidRDefault="00000000" w:rsidRPr="00000000" w14:paraId="00000183">
      <w:pPr>
        <w:pageBreakBefore w:val="0"/>
        <w:numPr>
          <w:ilvl w:val="0"/>
          <w:numId w:val="1"/>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they are alleged by one party and denied by the other and the court must adjudicate upon that issue to determine the rights of the parties.  For example where a party sues another for rent due and the other party denies, the claim for rent is the matter in respect of which the relief is sought, so rent is therefore directly and substantially in issue.   The court must make a finding to grant reliefs sought by the parties since the matter is in issue.  A matter can also be in issue constructively.  It is said to be constructively in issue when it might and held to have been a ground of attack or defence in a previous suit.  For example where one wants to sue a minor and one of the defence would raise the point of minority which means one cannot proceed since the minor lacks capacity.  Contracts of this nature are voidable, upon attaining the age of majority it may happen that that minor may want to raise the point of minority as defence, if that point ought to have been raised in that suit earlier as a point of defence and was not raised, it can be argued that the matter was constructively in issue and it can be raised in this suit as it ought to have been raised in the previous suit.</w:t>
      </w:r>
      <w:r w:rsidDel="00000000" w:rsidR="00000000" w:rsidRPr="00000000">
        <w:rPr>
          <w:rtl w:val="0"/>
        </w:rPr>
      </w:r>
    </w:p>
    <w:p w:rsidR="00000000" w:rsidDel="00000000" w:rsidP="00000000" w:rsidRDefault="00000000" w:rsidRPr="00000000" w14:paraId="0000018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foreign judgment can affect the jurisdiction of the court but in certain circumstances.  If the foreign judgment has </w:t>
      </w:r>
      <w:r w:rsidDel="00000000" w:rsidR="00000000" w:rsidRPr="00000000">
        <w:rPr>
          <w:rtl w:val="0"/>
        </w:rPr>
      </w:r>
    </w:p>
    <w:p w:rsidR="00000000" w:rsidDel="00000000" w:rsidP="00000000" w:rsidRDefault="00000000" w:rsidRPr="00000000" w14:paraId="0000018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7">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been pronounced by a competent court of jurisdiction, </w:t>
      </w:r>
      <w:r w:rsidDel="00000000" w:rsidR="00000000" w:rsidRPr="00000000">
        <w:rPr>
          <w:rtl w:val="0"/>
        </w:rPr>
      </w:r>
    </w:p>
    <w:p w:rsidR="00000000" w:rsidDel="00000000" w:rsidP="00000000" w:rsidRDefault="00000000" w:rsidRPr="00000000" w14:paraId="00000188">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has been given on merit, </w:t>
      </w:r>
      <w:r w:rsidDel="00000000" w:rsidR="00000000" w:rsidRPr="00000000">
        <w:rPr>
          <w:rtl w:val="0"/>
        </w:rPr>
      </w:r>
    </w:p>
    <w:p w:rsidR="00000000" w:rsidDel="00000000" w:rsidP="00000000" w:rsidRDefault="00000000" w:rsidRPr="00000000" w14:paraId="00000189">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founded on the correct issue of international law which must not have refused to recognize the law of Kenya if applicable, </w:t>
      </w:r>
      <w:r w:rsidDel="00000000" w:rsidR="00000000" w:rsidRPr="00000000">
        <w:rPr>
          <w:rtl w:val="0"/>
        </w:rPr>
      </w:r>
    </w:p>
    <w:p w:rsidR="00000000" w:rsidDel="00000000" w:rsidP="00000000" w:rsidRDefault="00000000" w:rsidRPr="00000000" w14:paraId="0000018A">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proceedings is in conformity with rules of natural justice,</w:t>
      </w:r>
      <w:r w:rsidDel="00000000" w:rsidR="00000000" w:rsidRPr="00000000">
        <w:rPr>
          <w:rtl w:val="0"/>
        </w:rPr>
      </w:r>
    </w:p>
    <w:p w:rsidR="00000000" w:rsidDel="00000000" w:rsidP="00000000" w:rsidRDefault="00000000" w:rsidRPr="00000000" w14:paraId="0000018B">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 obtained by fraud, </w:t>
      </w:r>
      <w:r w:rsidDel="00000000" w:rsidR="00000000" w:rsidRPr="00000000">
        <w:rPr>
          <w:rtl w:val="0"/>
        </w:rPr>
      </w:r>
    </w:p>
    <w:p w:rsidR="00000000" w:rsidDel="00000000" w:rsidP="00000000" w:rsidRDefault="00000000" w:rsidRPr="00000000" w14:paraId="0000018C">
      <w:pPr>
        <w:pageBreakBefore w:val="0"/>
        <w:numPr>
          <w:ilvl w:val="0"/>
          <w:numId w:val="2"/>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where it sustains a claim founded on a breach of any law in force in Kenya. </w:t>
      </w:r>
      <w:r w:rsidDel="00000000" w:rsidR="00000000" w:rsidRPr="00000000">
        <w:rPr>
          <w:rtl w:val="0"/>
        </w:rPr>
      </w:r>
    </w:p>
    <w:p w:rsidR="00000000" w:rsidDel="00000000" w:rsidP="00000000" w:rsidRDefault="00000000" w:rsidRPr="00000000" w14:paraId="0000018D">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if these conditions are satisfied, that decision would affect the jurisdiction of this country to proceed with the suit.</w:t>
      </w:r>
      <w:r w:rsidDel="00000000" w:rsidR="00000000" w:rsidRPr="00000000">
        <w:rPr>
          <w:rtl w:val="0"/>
        </w:rPr>
      </w:r>
    </w:p>
    <w:p w:rsidR="00000000" w:rsidDel="00000000" w:rsidP="00000000" w:rsidRDefault="00000000" w:rsidRPr="00000000" w14:paraId="0000018E">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8F">
      <w:pPr>
        <w:pageBreakBefore w:val="0"/>
        <w:rPr>
          <w:rFonts w:ascii="Georgia" w:cs="Georgia" w:eastAsia="Georgia" w:hAnsi="Georgia"/>
          <w:b w:val="0"/>
          <w:i w:val="0"/>
          <w:vertAlign w:val="baseline"/>
        </w:rPr>
      </w:pPr>
      <w:r w:rsidDel="00000000" w:rsidR="00000000" w:rsidRPr="00000000">
        <w:rPr>
          <w:rFonts w:ascii="Georgia" w:cs="Georgia" w:eastAsia="Georgia" w:hAnsi="Georgia"/>
          <w:b w:val="1"/>
          <w:strike w:val="0"/>
          <w:vertAlign w:val="baseline"/>
          <w:rtl w:val="0"/>
        </w:rPr>
        <w:t xml:space="preserve">Doctrine of </w:t>
      </w:r>
      <w:r w:rsidDel="00000000" w:rsidR="00000000" w:rsidRPr="00000000">
        <w:rPr>
          <w:rFonts w:ascii="Georgia" w:cs="Georgia" w:eastAsia="Georgia" w:hAnsi="Georgia"/>
          <w:b w:val="1"/>
          <w:i w:val="1"/>
          <w:strike w:val="0"/>
          <w:vertAlign w:val="baseline"/>
          <w:rtl w:val="0"/>
        </w:rPr>
        <w:t xml:space="preserve">Res Subjudice</w:t>
      </w:r>
      <w:r w:rsidDel="00000000" w:rsidR="00000000" w:rsidRPr="00000000">
        <w:rPr>
          <w:rtl w:val="0"/>
        </w:rPr>
      </w:r>
    </w:p>
    <w:p w:rsidR="00000000" w:rsidDel="00000000" w:rsidP="00000000" w:rsidRDefault="00000000" w:rsidRPr="00000000" w14:paraId="00000190">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91">
      <w:pPr>
        <w:pageBreakBefore w:val="0"/>
        <w:numPr>
          <w:ilvl w:val="0"/>
          <w:numId w:val="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Means that a suit is pending in court of law. It has not been completed/adjudicated upon. Its pending adjudication.</w:t>
      </w:r>
      <w:r w:rsidDel="00000000" w:rsidR="00000000" w:rsidRPr="00000000">
        <w:rPr>
          <w:rtl w:val="0"/>
        </w:rPr>
      </w:r>
    </w:p>
    <w:p w:rsidR="00000000" w:rsidDel="00000000" w:rsidP="00000000" w:rsidRDefault="00000000" w:rsidRPr="00000000" w14:paraId="00000192">
      <w:pPr>
        <w:pageBreakBefore w:val="0"/>
        <w:numPr>
          <w:ilvl w:val="0"/>
          <w:numId w:val="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essence of this rule is to avoid duplicity and conflict in the administration of justice in our courts.</w:t>
      </w:r>
      <w:r w:rsidDel="00000000" w:rsidR="00000000" w:rsidRPr="00000000">
        <w:rPr>
          <w:rtl w:val="0"/>
        </w:rPr>
      </w:r>
    </w:p>
    <w:p w:rsidR="00000000" w:rsidDel="00000000" w:rsidP="00000000" w:rsidRDefault="00000000" w:rsidRPr="00000000" w14:paraId="00000193">
      <w:pPr>
        <w:pageBreakBefore w:val="0"/>
        <w:numPr>
          <w:ilvl w:val="0"/>
          <w:numId w:val="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object of the doctrine is to prevent the courts of concurrent jurisdiction from simultanaeously entertaining and adjudicating upon 2 parallel litigation in respect of he same cause of action, the same subject matter and the same relief. </w:t>
      </w:r>
      <w:r w:rsidDel="00000000" w:rsidR="00000000" w:rsidRPr="00000000">
        <w:rPr>
          <w:rtl w:val="0"/>
        </w:rPr>
      </w:r>
    </w:p>
    <w:p w:rsidR="00000000" w:rsidDel="00000000" w:rsidP="00000000" w:rsidRDefault="00000000" w:rsidRPr="00000000" w14:paraId="00000194">
      <w:pPr>
        <w:pageBreakBefore w:val="0"/>
        <w:numPr>
          <w:ilvl w:val="0"/>
          <w:numId w:val="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Based on the policy of law which is intended to confine the plaintiff to 1 lititgation and therefore prevent the possibility of 2 conflicting decisions form the courts. Therefore, two cases dealing with the same facts cannot be simultaneously heard. The court in such a situation does not dismiss the case but will stay the proceedings pending the determination of the other.</w:t>
      </w:r>
      <w:r w:rsidDel="00000000" w:rsidR="00000000" w:rsidRPr="00000000">
        <w:rPr>
          <w:rtl w:val="0"/>
        </w:rPr>
      </w:r>
    </w:p>
    <w:p w:rsidR="00000000" w:rsidDel="00000000" w:rsidP="00000000" w:rsidRDefault="00000000" w:rsidRPr="00000000" w14:paraId="00000195">
      <w:pPr>
        <w:pageBreakBefore w:val="0"/>
        <w:numPr>
          <w:ilvl w:val="0"/>
          <w:numId w:val="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Maintians the court’s integrity and power.</w:t>
      </w:r>
      <w:r w:rsidDel="00000000" w:rsidR="00000000" w:rsidRPr="00000000">
        <w:rPr>
          <w:rtl w:val="0"/>
        </w:rPr>
      </w:r>
    </w:p>
    <w:p w:rsidR="00000000" w:rsidDel="00000000" w:rsidP="00000000" w:rsidRDefault="00000000" w:rsidRPr="00000000" w14:paraId="00000196">
      <w:pPr>
        <w:pageBreakBefore w:val="0"/>
        <w:numPr>
          <w:ilvl w:val="0"/>
          <w:numId w:val="4"/>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Prevents wastage of time and resources.</w:t>
      </w:r>
      <w:r w:rsidDel="00000000" w:rsidR="00000000" w:rsidRPr="00000000">
        <w:rPr>
          <w:rtl w:val="0"/>
        </w:rPr>
      </w:r>
    </w:p>
    <w:p w:rsidR="00000000" w:rsidDel="00000000" w:rsidP="00000000" w:rsidRDefault="00000000" w:rsidRPr="00000000" w14:paraId="000001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8">
      <w:pPr>
        <w:pageBreakBefore w:val="0"/>
        <w:rPr>
          <w:rFonts w:ascii="Georgia" w:cs="Georgia" w:eastAsia="Georgia" w:hAnsi="Georgia"/>
          <w:b w:val="0"/>
          <w:i w:val="0"/>
          <w:vertAlign w:val="baseline"/>
        </w:rPr>
      </w:pPr>
      <w:r w:rsidDel="00000000" w:rsidR="00000000" w:rsidRPr="00000000">
        <w:rPr>
          <w:rFonts w:ascii="Georgia" w:cs="Georgia" w:eastAsia="Georgia" w:hAnsi="Georgia"/>
          <w:b w:val="1"/>
          <w:strike w:val="0"/>
          <w:vertAlign w:val="baseline"/>
          <w:rtl w:val="0"/>
        </w:rPr>
        <w:t xml:space="preserve">The manner of raising a plea for </w:t>
      </w:r>
      <w:r w:rsidDel="00000000" w:rsidR="00000000" w:rsidRPr="00000000">
        <w:rPr>
          <w:rFonts w:ascii="Georgia" w:cs="Georgia" w:eastAsia="Georgia" w:hAnsi="Georgia"/>
          <w:b w:val="1"/>
          <w:i w:val="1"/>
          <w:strike w:val="0"/>
          <w:vertAlign w:val="baseline"/>
          <w:rtl w:val="0"/>
        </w:rPr>
        <w:t xml:space="preserve">Subjudice</w:t>
      </w:r>
      <w:r w:rsidDel="00000000" w:rsidR="00000000" w:rsidRPr="00000000">
        <w:rPr>
          <w:rtl w:val="0"/>
        </w:rPr>
      </w:r>
    </w:p>
    <w:p w:rsidR="00000000" w:rsidDel="00000000" w:rsidP="00000000" w:rsidRDefault="00000000" w:rsidRPr="00000000" w14:paraId="00000199">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Certain important elements of </w:t>
      </w:r>
      <w:r w:rsidDel="00000000" w:rsidR="00000000" w:rsidRPr="00000000">
        <w:rPr>
          <w:rFonts w:ascii="Georgia" w:cs="Georgia" w:eastAsia="Georgia" w:hAnsi="Georgia"/>
          <w:i w:val="1"/>
          <w:strike w:val="0"/>
          <w:vertAlign w:val="baseline"/>
          <w:rtl w:val="0"/>
        </w:rPr>
        <w:t xml:space="preserve">subjudice</w:t>
      </w:r>
      <w:r w:rsidDel="00000000" w:rsidR="00000000" w:rsidRPr="00000000">
        <w:rPr>
          <w:rFonts w:ascii="Georgia" w:cs="Georgia" w:eastAsia="Georgia" w:hAnsi="Georgia"/>
          <w:strike w:val="0"/>
          <w:vertAlign w:val="baseline"/>
          <w:rtl w:val="0"/>
        </w:rPr>
        <w:t xml:space="preserve"> must be fuilfilled before a plea can be raised.</w:t>
      </w:r>
      <w:r w:rsidDel="00000000" w:rsidR="00000000" w:rsidRPr="00000000">
        <w:rPr>
          <w:rtl w:val="0"/>
        </w:rPr>
      </w:r>
    </w:p>
    <w:p w:rsidR="00000000" w:rsidDel="00000000" w:rsidP="00000000" w:rsidRDefault="00000000" w:rsidRPr="00000000" w14:paraId="0000019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C">
      <w:pPr>
        <w:pageBreakBefore w:val="0"/>
        <w:numPr>
          <w:ilvl w:val="0"/>
          <w:numId w:val="6"/>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Same parties in the same capacity.</w:t>
      </w:r>
      <w:r w:rsidDel="00000000" w:rsidR="00000000" w:rsidRPr="00000000">
        <w:rPr>
          <w:rtl w:val="0"/>
        </w:rPr>
      </w:r>
    </w:p>
    <w:p w:rsidR="00000000" w:rsidDel="00000000" w:rsidP="00000000" w:rsidRDefault="00000000" w:rsidRPr="00000000" w14:paraId="0000019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9E">
      <w:pPr>
        <w:pageBreakBefore w:val="0"/>
        <w:numPr>
          <w:ilvl w:val="1"/>
          <w:numId w:val="6"/>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party is a person who is involved in a suit.</w:t>
      </w:r>
      <w:r w:rsidDel="00000000" w:rsidR="00000000" w:rsidRPr="00000000">
        <w:rPr>
          <w:rtl w:val="0"/>
        </w:rPr>
      </w:r>
    </w:p>
    <w:p w:rsidR="00000000" w:rsidDel="00000000" w:rsidP="00000000" w:rsidRDefault="00000000" w:rsidRPr="00000000" w14:paraId="0000019F">
      <w:pPr>
        <w:pageBreakBefore w:val="0"/>
        <w:numPr>
          <w:ilvl w:val="1"/>
          <w:numId w:val="6"/>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Usually in every suit, one alleges something against another then the other party denies or admits the allegation. One does not participate in a suit just by making allegations. You can also participate if the allegation is made against you.</w:t>
      </w:r>
      <w:r w:rsidDel="00000000" w:rsidR="00000000" w:rsidRPr="00000000">
        <w:rPr>
          <w:rtl w:val="0"/>
        </w:rPr>
      </w:r>
    </w:p>
    <w:p w:rsidR="00000000" w:rsidDel="00000000" w:rsidP="00000000" w:rsidRDefault="00000000" w:rsidRPr="00000000" w14:paraId="000001A0">
      <w:pPr>
        <w:pageBreakBefore w:val="0"/>
        <w:numPr>
          <w:ilvl w:val="1"/>
          <w:numId w:val="6"/>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You may also become a party to a suit as a legal representative e.g. executors of a person’s estate, an administrator of a deceased estate, heir in title, assignees and acceptors.</w:t>
      </w:r>
      <w:r w:rsidDel="00000000" w:rsidR="00000000" w:rsidRPr="00000000">
        <w:rPr>
          <w:rtl w:val="0"/>
        </w:rPr>
      </w:r>
    </w:p>
    <w:p w:rsidR="00000000" w:rsidDel="00000000" w:rsidP="00000000" w:rsidRDefault="00000000" w:rsidRPr="00000000" w14:paraId="000001A1">
      <w:pPr>
        <w:pageBreakBefore w:val="0"/>
        <w:numPr>
          <w:ilvl w:val="1"/>
          <w:numId w:val="6"/>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can be a legal representative if they act on behalf of a minor or a person of unsound mind or a guardian.</w:t>
      </w:r>
      <w:r w:rsidDel="00000000" w:rsidR="00000000" w:rsidRPr="00000000">
        <w:rPr>
          <w:rtl w:val="0"/>
        </w:rPr>
      </w:r>
    </w:p>
    <w:p w:rsidR="00000000" w:rsidDel="00000000" w:rsidP="00000000" w:rsidRDefault="00000000" w:rsidRPr="00000000" w14:paraId="000001A2">
      <w:pPr>
        <w:pageBreakBefore w:val="0"/>
        <w:numPr>
          <w:ilvl w:val="1"/>
          <w:numId w:val="6"/>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One can be a party by being involved in a representative action.</w:t>
      </w:r>
      <w:r w:rsidDel="00000000" w:rsidR="00000000" w:rsidRPr="00000000">
        <w:rPr>
          <w:rtl w:val="0"/>
        </w:rPr>
      </w:r>
    </w:p>
    <w:p w:rsidR="00000000" w:rsidDel="00000000" w:rsidP="00000000" w:rsidRDefault="00000000" w:rsidRPr="00000000" w14:paraId="000001A3">
      <w:pPr>
        <w:pageBreakBefore w:val="0"/>
        <w:numPr>
          <w:ilvl w:val="1"/>
          <w:numId w:val="6"/>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representative suit is instituted by or against a person in his representative as distinguished from his personal capacity. A representative suit arises wherepersons lititgate boa fide in repect of a public/private right and claim in common for themselves and others generally.</w:t>
      </w:r>
      <w:r w:rsidDel="00000000" w:rsidR="00000000" w:rsidRPr="00000000">
        <w:rPr>
          <w:rtl w:val="0"/>
        </w:rPr>
      </w:r>
    </w:p>
    <w:p w:rsidR="00000000" w:rsidDel="00000000" w:rsidP="00000000" w:rsidRDefault="00000000" w:rsidRPr="00000000" w14:paraId="000001A4">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5">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essential requirements for a representative suit are:</w:t>
      </w:r>
      <w:r w:rsidDel="00000000" w:rsidR="00000000" w:rsidRPr="00000000">
        <w:rPr>
          <w:rtl w:val="0"/>
        </w:rPr>
      </w:r>
    </w:p>
    <w:p w:rsidR="00000000" w:rsidDel="00000000" w:rsidP="00000000" w:rsidRDefault="00000000" w:rsidRPr="00000000" w14:paraId="000001A6">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7">
      <w:pPr>
        <w:pageBreakBefore w:val="0"/>
        <w:numPr>
          <w:ilvl w:val="0"/>
          <w:numId w:val="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You have to show that the right you ar eclaiming is common to yourself and to others.</w:t>
      </w:r>
      <w:r w:rsidDel="00000000" w:rsidR="00000000" w:rsidRPr="00000000">
        <w:rPr>
          <w:rtl w:val="0"/>
        </w:rPr>
      </w:r>
    </w:p>
    <w:p w:rsidR="00000000" w:rsidDel="00000000" w:rsidP="00000000" w:rsidRDefault="00000000" w:rsidRPr="00000000" w14:paraId="000001A8">
      <w:pPr>
        <w:pageBreakBefore w:val="0"/>
        <w:numPr>
          <w:ilvl w:val="0"/>
          <w:numId w:val="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other party not named must be interested in that right.</w:t>
      </w:r>
      <w:r w:rsidDel="00000000" w:rsidR="00000000" w:rsidRPr="00000000">
        <w:rPr>
          <w:rtl w:val="0"/>
        </w:rPr>
      </w:r>
    </w:p>
    <w:p w:rsidR="00000000" w:rsidDel="00000000" w:rsidP="00000000" w:rsidRDefault="00000000" w:rsidRPr="00000000" w14:paraId="000001A9">
      <w:pPr>
        <w:pageBreakBefore w:val="0"/>
        <w:numPr>
          <w:ilvl w:val="0"/>
          <w:numId w:val="9"/>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Show that the litigation is conduicted bona fide on behalf of the interested parties. It must be a public interest case in good faith.</w:t>
      </w:r>
      <w:r w:rsidDel="00000000" w:rsidR="00000000" w:rsidRPr="00000000">
        <w:rPr>
          <w:rtl w:val="0"/>
        </w:rPr>
      </w:r>
    </w:p>
    <w:p w:rsidR="00000000" w:rsidDel="00000000" w:rsidP="00000000" w:rsidRDefault="00000000" w:rsidRPr="00000000" w14:paraId="000001AA">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B">
      <w:pPr>
        <w:pageBreakBefore w:val="0"/>
        <w:ind w:left="108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Same parties does not always amont to RJ. E.g. where A sues B for rent and B contends in defence that C and not A is the owner of the house. Can A now come back and institute an action asking for a declaration that he owns the property? Yes. This shows that “same parties” is dependednt on other factors.</w:t>
      </w:r>
      <w:r w:rsidDel="00000000" w:rsidR="00000000" w:rsidRPr="00000000">
        <w:rPr>
          <w:rtl w:val="0"/>
        </w:rPr>
      </w:r>
    </w:p>
    <w:p w:rsidR="00000000" w:rsidDel="00000000" w:rsidP="00000000" w:rsidRDefault="00000000" w:rsidRPr="00000000" w14:paraId="000001AC">
      <w:pPr>
        <w:pageBreakBefore w:val="0"/>
        <w:ind w:left="1080" w:firstLine="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AD">
      <w:pPr>
        <w:pageBreakBefore w:val="0"/>
        <w:ind w:left="1080" w:firstLine="0"/>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 Defendants</w:t>
      </w:r>
      <w:r w:rsidDel="00000000" w:rsidR="00000000" w:rsidRPr="00000000">
        <w:rPr>
          <w:rtl w:val="0"/>
        </w:rPr>
      </w:r>
    </w:p>
    <w:p w:rsidR="00000000" w:rsidDel="00000000" w:rsidP="00000000" w:rsidRDefault="00000000" w:rsidRPr="00000000" w14:paraId="000001AE">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AF">
      <w:pPr>
        <w:pageBreakBefore w:val="0"/>
        <w:ind w:left="10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Suppose A sues B and C (an accident claim) and the court finds that C is to blame. Can B file an action against C? and if he does, can C raise any issues upon which the court pronounces judgment? In order to know if it is RJ, look at the pleading s and the judgment.</w:t>
      </w:r>
      <w:r w:rsidDel="00000000" w:rsidR="00000000" w:rsidRPr="00000000">
        <w:rPr>
          <w:rtl w:val="0"/>
        </w:rPr>
      </w:r>
    </w:p>
    <w:p w:rsidR="00000000" w:rsidDel="00000000" w:rsidP="00000000" w:rsidRDefault="00000000" w:rsidRPr="00000000" w14:paraId="000001B0">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B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Section 7 – Res Judicata</w:t>
      </w:r>
      <w:r w:rsidDel="00000000" w:rsidR="00000000" w:rsidRPr="00000000">
        <w:rPr>
          <w:rtl w:val="0"/>
        </w:rPr>
      </w:r>
    </w:p>
    <w:p w:rsidR="00000000" w:rsidDel="00000000" w:rsidP="00000000" w:rsidRDefault="00000000" w:rsidRPr="00000000" w14:paraId="000001B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B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Is based on the need to bring an end to litigation. Once you litigate over a matter and the court makes a finding, that finding is final and the same matters shouldn’t be litigated in a subsequent litigation. It can apply with regard to fact or law.</w:t>
      </w:r>
      <w:r w:rsidDel="00000000" w:rsidR="00000000" w:rsidRPr="00000000">
        <w:rPr>
          <w:rtl w:val="0"/>
        </w:rPr>
      </w:r>
    </w:p>
    <w:p w:rsidR="00000000" w:rsidDel="00000000" w:rsidP="00000000" w:rsidRDefault="00000000" w:rsidRPr="00000000" w14:paraId="000001B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6">
      <w:pPr>
        <w:pageBreakBefore w:val="0"/>
        <w:rPr>
          <w:rFonts w:ascii="Georgia" w:cs="Georgia" w:eastAsia="Georgia" w:hAnsi="Georgia"/>
          <w:i w:val="0"/>
          <w:vertAlign w:val="baseline"/>
        </w:rPr>
      </w:pPr>
      <w:r w:rsidDel="00000000" w:rsidR="00000000" w:rsidRPr="00000000">
        <w:rPr>
          <w:rFonts w:ascii="Georgia" w:cs="Georgia" w:eastAsia="Georgia" w:hAnsi="Georgia"/>
          <w:strike w:val="0"/>
          <w:vertAlign w:val="baseline"/>
          <w:rtl w:val="0"/>
        </w:rPr>
        <w:t xml:space="preserve">If an appeal has been dismissed or no appeal lies in waiting, then you can satisfy conditions under section 7 and plead </w:t>
      </w:r>
      <w:r w:rsidDel="00000000" w:rsidR="00000000" w:rsidRPr="00000000">
        <w:rPr>
          <w:rFonts w:ascii="Georgia" w:cs="Georgia" w:eastAsia="Georgia" w:hAnsi="Georgia"/>
          <w:i w:val="1"/>
          <w:strike w:val="0"/>
          <w:vertAlign w:val="baseline"/>
          <w:rtl w:val="0"/>
        </w:rPr>
        <w:t xml:space="preserve">res udicata.</w:t>
      </w:r>
      <w:r w:rsidDel="00000000" w:rsidR="00000000" w:rsidRPr="00000000">
        <w:rPr>
          <w:rtl w:val="0"/>
        </w:rPr>
      </w:r>
    </w:p>
    <w:p w:rsidR="00000000" w:rsidDel="00000000" w:rsidP="00000000" w:rsidRDefault="00000000" w:rsidRPr="00000000" w14:paraId="000001B7">
      <w:pPr>
        <w:pageBreakBefore w:val="0"/>
        <w:rPr>
          <w:rFonts w:ascii="Georgia" w:cs="Georgia" w:eastAsia="Georgia" w:hAnsi="Georgia"/>
          <w:i w:val="0"/>
          <w:vertAlign w:val="baseline"/>
        </w:rPr>
      </w:pPr>
      <w:r w:rsidDel="00000000" w:rsidR="00000000" w:rsidRPr="00000000">
        <w:rPr>
          <w:rtl w:val="0"/>
        </w:rPr>
      </w:r>
    </w:p>
    <w:p w:rsidR="00000000" w:rsidDel="00000000" w:rsidP="00000000" w:rsidRDefault="00000000" w:rsidRPr="00000000" w14:paraId="000001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RJ is founded on the following maxims:</w:t>
      </w:r>
      <w:r w:rsidDel="00000000" w:rsidR="00000000" w:rsidRPr="00000000">
        <w:rPr>
          <w:rtl w:val="0"/>
        </w:rPr>
      </w:r>
    </w:p>
    <w:p w:rsidR="00000000" w:rsidDel="00000000" w:rsidP="00000000" w:rsidRDefault="00000000" w:rsidRPr="00000000" w14:paraId="000001B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BA">
      <w:pPr>
        <w:pageBreakBefore w:val="0"/>
        <w:numPr>
          <w:ilvl w:val="0"/>
          <w:numId w:val="10"/>
        </w:numPr>
        <w:ind w:left="720" w:hanging="360"/>
        <w:rPr>
          <w:rFonts w:ascii="Georgia" w:cs="Georgia" w:eastAsia="Georgia" w:hAnsi="Georgia"/>
          <w:vertAlign w:val="baseline"/>
        </w:rPr>
      </w:pPr>
      <w:r w:rsidDel="00000000" w:rsidR="00000000" w:rsidRPr="00000000">
        <w:rPr>
          <w:rFonts w:ascii="Georgia" w:cs="Georgia" w:eastAsia="Georgia" w:hAnsi="Georgia"/>
          <w:i w:val="1"/>
          <w:strike w:val="0"/>
          <w:vertAlign w:val="baseline"/>
          <w:rtl w:val="0"/>
        </w:rPr>
        <w:t xml:space="preserve">Non debet lis vexa pro una et caden causa – </w:t>
      </w:r>
      <w:r w:rsidDel="00000000" w:rsidR="00000000" w:rsidRPr="00000000">
        <w:rPr>
          <w:rFonts w:ascii="Georgia" w:cs="Georgia" w:eastAsia="Georgia" w:hAnsi="Georgia"/>
          <w:strike w:val="0"/>
          <w:vertAlign w:val="baseline"/>
          <w:rtl w:val="0"/>
        </w:rPr>
        <w:t xml:space="preserve">No man shall be vexed twice for the same cause.</w:t>
      </w:r>
      <w:r w:rsidDel="00000000" w:rsidR="00000000" w:rsidRPr="00000000">
        <w:rPr>
          <w:rtl w:val="0"/>
        </w:rPr>
      </w:r>
    </w:p>
    <w:p w:rsidR="00000000" w:rsidDel="00000000" w:rsidP="00000000" w:rsidRDefault="00000000" w:rsidRPr="00000000" w14:paraId="000001BB">
      <w:pPr>
        <w:pageBreakBefore w:val="0"/>
        <w:numPr>
          <w:ilvl w:val="0"/>
          <w:numId w:val="10"/>
        </w:numPr>
        <w:ind w:left="720" w:hanging="360"/>
        <w:rPr>
          <w:rFonts w:ascii="Georgia" w:cs="Georgia" w:eastAsia="Georgia" w:hAnsi="Georgia"/>
          <w:vertAlign w:val="baseline"/>
        </w:rPr>
      </w:pPr>
      <w:r w:rsidDel="00000000" w:rsidR="00000000" w:rsidRPr="00000000">
        <w:rPr>
          <w:rFonts w:ascii="Georgia" w:cs="Georgia" w:eastAsia="Georgia" w:hAnsi="Georgia"/>
          <w:i w:val="1"/>
          <w:strike w:val="0"/>
          <w:vertAlign w:val="baseline"/>
          <w:rtl w:val="0"/>
        </w:rPr>
        <w:t xml:space="preserve">Interest republica at sit finis –</w:t>
      </w:r>
      <w:r w:rsidDel="00000000" w:rsidR="00000000" w:rsidRPr="00000000">
        <w:rPr>
          <w:rFonts w:ascii="Georgia" w:cs="Georgia" w:eastAsia="Georgia" w:hAnsi="Georgia"/>
          <w:strike w:val="0"/>
          <w:vertAlign w:val="baseline"/>
          <w:rtl w:val="0"/>
        </w:rPr>
        <w:t xml:space="preserve"> It is in the interest of the State that there should be an end to litigation.</w:t>
      </w:r>
      <w:r w:rsidDel="00000000" w:rsidR="00000000" w:rsidRPr="00000000">
        <w:rPr>
          <w:rtl w:val="0"/>
        </w:rPr>
      </w:r>
    </w:p>
    <w:p w:rsidR="00000000" w:rsidDel="00000000" w:rsidP="00000000" w:rsidRDefault="00000000" w:rsidRPr="00000000" w14:paraId="000001BC">
      <w:pPr>
        <w:pageBreakBefore w:val="0"/>
        <w:numPr>
          <w:ilvl w:val="0"/>
          <w:numId w:val="10"/>
        </w:numPr>
        <w:ind w:left="720" w:hanging="360"/>
        <w:rPr>
          <w:rFonts w:ascii="Georgia" w:cs="Georgia" w:eastAsia="Georgia" w:hAnsi="Georgia"/>
          <w:vertAlign w:val="baseline"/>
        </w:rPr>
      </w:pPr>
      <w:r w:rsidDel="00000000" w:rsidR="00000000" w:rsidRPr="00000000">
        <w:rPr>
          <w:rFonts w:ascii="Georgia" w:cs="Georgia" w:eastAsia="Georgia" w:hAnsi="Georgia"/>
          <w:i w:val="1"/>
          <w:strike w:val="0"/>
          <w:vertAlign w:val="baseline"/>
          <w:rtl w:val="0"/>
        </w:rPr>
        <w:t xml:space="preserve">Res judicata proveritate accipitul –</w:t>
      </w:r>
      <w:r w:rsidDel="00000000" w:rsidR="00000000" w:rsidRPr="00000000">
        <w:rPr>
          <w:rFonts w:ascii="Georgia" w:cs="Georgia" w:eastAsia="Georgia" w:hAnsi="Georgia"/>
          <w:strike w:val="0"/>
          <w:vertAlign w:val="baseline"/>
          <w:rtl w:val="0"/>
        </w:rPr>
        <w:t xml:space="preserve">A judicial decision must be accepted as correct.</w:t>
      </w:r>
      <w:r w:rsidDel="00000000" w:rsidR="00000000" w:rsidRPr="00000000">
        <w:rPr>
          <w:rtl w:val="0"/>
        </w:rPr>
      </w:r>
    </w:p>
    <w:p w:rsidR="00000000" w:rsidDel="00000000" w:rsidP="00000000" w:rsidRDefault="00000000" w:rsidRPr="00000000" w14:paraId="000001BD">
      <w:pPr>
        <w:pageBreakBefore w:val="0"/>
        <w:numPr>
          <w:ilvl w:val="0"/>
          <w:numId w:val="10"/>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for justice, fairness, morality, good conscience and gives power and respect to the decisions of the court.</w:t>
      </w:r>
      <w:r w:rsidDel="00000000" w:rsidR="00000000" w:rsidRPr="00000000">
        <w:rPr>
          <w:rtl w:val="0"/>
        </w:rPr>
      </w:r>
    </w:p>
    <w:p w:rsidR="00000000" w:rsidDel="00000000" w:rsidP="00000000" w:rsidRDefault="00000000" w:rsidRPr="00000000" w14:paraId="000001BE">
      <w:pPr>
        <w:pageBreakBefore w:val="0"/>
        <w:rPr>
          <w:rFonts w:ascii="Georgia" w:cs="Georgia" w:eastAsia="Georgia" w:hAnsi="Georgia"/>
          <w:b w:val="0"/>
          <w:i w:val="0"/>
          <w:vertAlign w:val="baseline"/>
        </w:rPr>
      </w:pPr>
      <w:r w:rsidDel="00000000" w:rsidR="00000000" w:rsidRPr="00000000">
        <w:rPr>
          <w:rtl w:val="0"/>
        </w:rPr>
      </w:r>
    </w:p>
    <w:p w:rsidR="00000000" w:rsidDel="00000000" w:rsidP="00000000" w:rsidRDefault="00000000" w:rsidRPr="00000000" w14:paraId="000001BF">
      <w:pPr>
        <w:pageBreakBefore w:val="0"/>
        <w:rPr>
          <w:rFonts w:ascii="Georgia" w:cs="Georgia" w:eastAsia="Georgia" w:hAnsi="Georgia"/>
          <w:b w:val="0"/>
          <w:i w:val="0"/>
          <w:vertAlign w:val="baseline"/>
        </w:rPr>
      </w:pPr>
      <w:r w:rsidDel="00000000" w:rsidR="00000000" w:rsidRPr="00000000">
        <w:rPr>
          <w:rFonts w:ascii="Georgia" w:cs="Georgia" w:eastAsia="Georgia" w:hAnsi="Georgia"/>
          <w:b w:val="1"/>
          <w:strike w:val="0"/>
          <w:vertAlign w:val="baseline"/>
          <w:rtl w:val="0"/>
        </w:rPr>
        <w:t xml:space="preserve">Objectives of </w:t>
      </w:r>
      <w:r w:rsidDel="00000000" w:rsidR="00000000" w:rsidRPr="00000000">
        <w:rPr>
          <w:rFonts w:ascii="Georgia" w:cs="Georgia" w:eastAsia="Georgia" w:hAnsi="Georgia"/>
          <w:b w:val="1"/>
          <w:i w:val="1"/>
          <w:strike w:val="0"/>
          <w:vertAlign w:val="baseline"/>
          <w:rtl w:val="0"/>
        </w:rPr>
        <w:t xml:space="preserve">Res Judicata</w:t>
      </w:r>
      <w:r w:rsidDel="00000000" w:rsidR="00000000" w:rsidRPr="00000000">
        <w:rPr>
          <w:rtl w:val="0"/>
        </w:rPr>
      </w:r>
    </w:p>
    <w:p w:rsidR="00000000" w:rsidDel="00000000" w:rsidP="00000000" w:rsidRDefault="00000000" w:rsidRPr="00000000" w14:paraId="000001C0">
      <w:pPr>
        <w:pageBreakBefore w:val="0"/>
        <w:rPr>
          <w:rFonts w:ascii="Georgia" w:cs="Georgia" w:eastAsia="Georgia" w:hAnsi="Georgia"/>
          <w:b w:val="0"/>
          <w:i w:val="0"/>
          <w:vertAlign w:val="baseline"/>
        </w:rPr>
      </w:pPr>
      <w:r w:rsidDel="00000000" w:rsidR="00000000" w:rsidRPr="00000000">
        <w:rPr>
          <w:rtl w:val="0"/>
        </w:rPr>
      </w:r>
    </w:p>
    <w:p w:rsidR="00000000" w:rsidDel="00000000" w:rsidP="00000000" w:rsidRDefault="00000000" w:rsidRPr="00000000" w14:paraId="000001C1">
      <w:pPr>
        <w:pageBreakBefore w:val="0"/>
        <w:numPr>
          <w:ilvl w:val="0"/>
          <w:numId w:val="1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avoid situation where a party is vexed twice on the same cause.</w:t>
      </w:r>
      <w:r w:rsidDel="00000000" w:rsidR="00000000" w:rsidRPr="00000000">
        <w:rPr>
          <w:rtl w:val="0"/>
        </w:rPr>
      </w:r>
    </w:p>
    <w:p w:rsidR="00000000" w:rsidDel="00000000" w:rsidP="00000000" w:rsidRDefault="00000000" w:rsidRPr="00000000" w14:paraId="000001C2">
      <w:pPr>
        <w:pageBreakBefore w:val="0"/>
        <w:numPr>
          <w:ilvl w:val="0"/>
          <w:numId w:val="1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Its in the interest of the State to have an end to litigation.</w:t>
      </w:r>
      <w:r w:rsidDel="00000000" w:rsidR="00000000" w:rsidRPr="00000000">
        <w:rPr>
          <w:rtl w:val="0"/>
        </w:rPr>
      </w:r>
    </w:p>
    <w:p w:rsidR="00000000" w:rsidDel="00000000" w:rsidP="00000000" w:rsidRDefault="00000000" w:rsidRPr="00000000" w14:paraId="000001C3">
      <w:pPr>
        <w:pageBreakBefore w:val="0"/>
        <w:numPr>
          <w:ilvl w:val="0"/>
          <w:numId w:val="13"/>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judicial decision made by a competent court ought to hold as good.</w:t>
      </w:r>
      <w:r w:rsidDel="00000000" w:rsidR="00000000" w:rsidRPr="00000000">
        <w:rPr>
          <w:rtl w:val="0"/>
        </w:rPr>
      </w:r>
    </w:p>
    <w:p w:rsidR="00000000" w:rsidDel="00000000" w:rsidP="00000000" w:rsidRDefault="00000000" w:rsidRPr="00000000" w14:paraId="000001C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5">
      <w:pPr>
        <w:pageBreakBefore w:val="0"/>
        <w:rPr>
          <w:rFonts w:ascii="Georgia" w:cs="Georgia" w:eastAsia="Georgia" w:hAnsi="Georgia"/>
          <w:b w:val="0"/>
          <w:i w:val="0"/>
          <w:vertAlign w:val="baseline"/>
        </w:rPr>
      </w:pPr>
      <w:r w:rsidDel="00000000" w:rsidR="00000000" w:rsidRPr="00000000">
        <w:rPr>
          <w:rFonts w:ascii="Georgia" w:cs="Georgia" w:eastAsia="Georgia" w:hAnsi="Georgia"/>
          <w:b w:val="1"/>
          <w:strike w:val="0"/>
          <w:vertAlign w:val="baseline"/>
          <w:rtl w:val="0"/>
        </w:rPr>
        <w:t xml:space="preserve">Differences between</w:t>
      </w:r>
      <w:r w:rsidDel="00000000" w:rsidR="00000000" w:rsidRPr="00000000">
        <w:rPr>
          <w:rFonts w:ascii="Georgia" w:cs="Georgia" w:eastAsia="Georgia" w:hAnsi="Georgia"/>
          <w:b w:val="1"/>
          <w:i w:val="1"/>
          <w:strike w:val="0"/>
          <w:vertAlign w:val="baseline"/>
          <w:rtl w:val="0"/>
        </w:rPr>
        <w:t xml:space="preserve"> ResJudicata</w:t>
      </w:r>
      <w:r w:rsidDel="00000000" w:rsidR="00000000" w:rsidRPr="00000000">
        <w:rPr>
          <w:rFonts w:ascii="Georgia" w:cs="Georgia" w:eastAsia="Georgia" w:hAnsi="Georgia"/>
          <w:b w:val="1"/>
          <w:strike w:val="0"/>
          <w:vertAlign w:val="baseline"/>
          <w:rtl w:val="0"/>
        </w:rPr>
        <w:t xml:space="preserve"> and</w:t>
      </w:r>
      <w:r w:rsidDel="00000000" w:rsidR="00000000" w:rsidRPr="00000000">
        <w:rPr>
          <w:rFonts w:ascii="Georgia" w:cs="Georgia" w:eastAsia="Georgia" w:hAnsi="Georgia"/>
          <w:b w:val="1"/>
          <w:i w:val="1"/>
          <w:strike w:val="0"/>
          <w:vertAlign w:val="baseline"/>
          <w:rtl w:val="0"/>
        </w:rPr>
        <w:t xml:space="preserve"> Subjudice</w:t>
      </w:r>
      <w:r w:rsidDel="00000000" w:rsidR="00000000" w:rsidRPr="00000000">
        <w:rPr>
          <w:rtl w:val="0"/>
        </w:rPr>
      </w:r>
    </w:p>
    <w:p w:rsidR="00000000" w:rsidDel="00000000" w:rsidP="00000000" w:rsidRDefault="00000000" w:rsidRPr="00000000" w14:paraId="000001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7">
      <w:pPr>
        <w:pageBreakBefore w:val="0"/>
        <w:numPr>
          <w:ilvl w:val="0"/>
          <w:numId w:val="7"/>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Jurisdiction of the court under section 6 is to stay proceedings, it cannot dismiss under that section.</w:t>
      </w:r>
      <w:r w:rsidDel="00000000" w:rsidR="00000000" w:rsidRPr="00000000">
        <w:rPr>
          <w:rtl w:val="0"/>
        </w:rPr>
      </w:r>
    </w:p>
    <w:p w:rsidR="00000000" w:rsidDel="00000000" w:rsidP="00000000" w:rsidRDefault="00000000" w:rsidRPr="00000000" w14:paraId="000001C8">
      <w:pPr>
        <w:pageBreakBefore w:val="0"/>
        <w:numPr>
          <w:ilvl w:val="0"/>
          <w:numId w:val="7"/>
        </w:numPr>
        <w:ind w:left="1080" w:hanging="72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Res Judicata </w:t>
      </w:r>
      <w:r w:rsidDel="00000000" w:rsidR="00000000" w:rsidRPr="00000000">
        <w:rPr>
          <w:rFonts w:ascii="Georgia" w:cs="Georgia" w:eastAsia="Georgia" w:hAnsi="Georgia"/>
          <w:strike w:val="0"/>
          <w:vertAlign w:val="baseline"/>
          <w:rtl w:val="0"/>
        </w:rPr>
        <w:t xml:space="preserve">relates to the matter alreadyt adjudicated .</w:t>
      </w:r>
      <w:r w:rsidDel="00000000" w:rsidR="00000000" w:rsidRPr="00000000">
        <w:rPr>
          <w:rFonts w:ascii="Georgia" w:cs="Georgia" w:eastAsia="Georgia" w:hAnsi="Georgia"/>
          <w:i w:val="1"/>
          <w:strike w:val="0"/>
          <w:vertAlign w:val="baseline"/>
          <w:rtl w:val="0"/>
        </w:rPr>
        <w:t xml:space="preserve">Subjudice </w:t>
      </w:r>
      <w:r w:rsidDel="00000000" w:rsidR="00000000" w:rsidRPr="00000000">
        <w:rPr>
          <w:rFonts w:ascii="Georgia" w:cs="Georgia" w:eastAsia="Georgia" w:hAnsi="Georgia"/>
          <w:strike w:val="0"/>
          <w:vertAlign w:val="baseline"/>
          <w:rtl w:val="0"/>
        </w:rPr>
        <w:t xml:space="preserve">relates to matter pending adjudication.</w:t>
      </w:r>
      <w:r w:rsidDel="00000000" w:rsidR="00000000" w:rsidRPr="00000000">
        <w:rPr>
          <w:rtl w:val="0"/>
        </w:rPr>
      </w:r>
    </w:p>
    <w:p w:rsidR="00000000" w:rsidDel="00000000" w:rsidP="00000000" w:rsidRDefault="00000000" w:rsidRPr="00000000" w14:paraId="000001C9">
      <w:pPr>
        <w:pageBreakBefore w:val="0"/>
        <w:numPr>
          <w:ilvl w:val="0"/>
          <w:numId w:val="7"/>
        </w:numPr>
        <w:ind w:left="1080" w:hanging="720"/>
        <w:rPr>
          <w:rFonts w:ascii="Georgia" w:cs="Georgia" w:eastAsia="Georgia" w:hAnsi="Georgia"/>
          <w:i w:val="0"/>
          <w:vertAlign w:val="baseline"/>
        </w:rPr>
      </w:pPr>
      <w:r w:rsidDel="00000000" w:rsidR="00000000" w:rsidRPr="00000000">
        <w:rPr>
          <w:rFonts w:ascii="Georgia" w:cs="Georgia" w:eastAsia="Georgia" w:hAnsi="Georgia"/>
          <w:i w:val="1"/>
          <w:strike w:val="0"/>
          <w:vertAlign w:val="baseline"/>
          <w:rtl w:val="0"/>
        </w:rPr>
        <w:t xml:space="preserve">Res judicata </w:t>
      </w:r>
      <w:r w:rsidDel="00000000" w:rsidR="00000000" w:rsidRPr="00000000">
        <w:rPr>
          <w:rFonts w:ascii="Georgia" w:cs="Georgia" w:eastAsia="Georgia" w:hAnsi="Georgia"/>
          <w:strike w:val="0"/>
          <w:vertAlign w:val="baseline"/>
          <w:rtl w:val="0"/>
        </w:rPr>
        <w:t xml:space="preserve">bars suit that’s already adjudicated. </w:t>
      </w:r>
      <w:r w:rsidDel="00000000" w:rsidR="00000000" w:rsidRPr="00000000">
        <w:rPr>
          <w:rFonts w:ascii="Georgia" w:cs="Georgia" w:eastAsia="Georgia" w:hAnsi="Georgia"/>
          <w:i w:val="1"/>
          <w:strike w:val="0"/>
          <w:vertAlign w:val="baseline"/>
          <w:rtl w:val="0"/>
        </w:rPr>
        <w:t xml:space="preserve">Subjudice</w:t>
      </w:r>
      <w:r w:rsidDel="00000000" w:rsidR="00000000" w:rsidRPr="00000000">
        <w:rPr>
          <w:rFonts w:ascii="Georgia" w:cs="Georgia" w:eastAsia="Georgia" w:hAnsi="Georgia"/>
          <w:strike w:val="0"/>
          <w:vertAlign w:val="baseline"/>
          <w:rtl w:val="0"/>
        </w:rPr>
        <w:t xml:space="preserve"> bars suit pending hearing/adjudication.</w:t>
      </w:r>
      <w:r w:rsidDel="00000000" w:rsidR="00000000" w:rsidRPr="00000000">
        <w:rPr>
          <w:rtl w:val="0"/>
        </w:rPr>
      </w:r>
    </w:p>
    <w:p w:rsidR="00000000" w:rsidDel="00000000" w:rsidP="00000000" w:rsidRDefault="00000000" w:rsidRPr="00000000" w14:paraId="000001C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C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Jurisdiction is a fundamental requirement coz it can take away the right of the court to hear and determine a suit.</w:t>
      </w:r>
      <w:r w:rsidDel="00000000" w:rsidR="00000000" w:rsidRPr="00000000">
        <w:rPr>
          <w:rtl w:val="0"/>
        </w:rPr>
      </w:r>
    </w:p>
    <w:p w:rsidR="00000000" w:rsidDel="00000000" w:rsidP="00000000" w:rsidRDefault="00000000" w:rsidRPr="00000000" w14:paraId="000001C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C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Amendment of Pleadings</w:t>
      </w:r>
      <w:r w:rsidDel="00000000" w:rsidR="00000000" w:rsidRPr="00000000">
        <w:rPr>
          <w:rtl w:val="0"/>
        </w:rPr>
      </w:r>
    </w:p>
    <w:p w:rsidR="00000000" w:rsidDel="00000000" w:rsidP="00000000" w:rsidRDefault="00000000" w:rsidRPr="00000000" w14:paraId="000001C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6A allows for amendment so that issues for trial are spelt out before the court. The object is to allow parties to restate the facts of the case and to allow the courts to examine the merits of the case before them. The best statement of these objects is stated in </w:t>
      </w:r>
      <w:r w:rsidDel="00000000" w:rsidR="00000000" w:rsidRPr="00000000">
        <w:rPr>
          <w:rFonts w:ascii="Georgia" w:cs="Georgia" w:eastAsia="Georgia" w:hAnsi="Georgia"/>
          <w:strike w:val="0"/>
          <w:u w:val="single"/>
          <w:vertAlign w:val="baseline"/>
          <w:rtl w:val="0"/>
        </w:rPr>
        <w:t xml:space="preserve">Cropper v Smith </w:t>
      </w:r>
      <w:r w:rsidDel="00000000" w:rsidR="00000000" w:rsidRPr="00000000">
        <w:rPr>
          <w:rFonts w:ascii="Georgia" w:cs="Georgia" w:eastAsia="Georgia" w:hAnsi="Georgia"/>
          <w:strike w:val="0"/>
          <w:vertAlign w:val="baseline"/>
          <w:rtl w:val="0"/>
        </w:rPr>
        <w:t xml:space="preserve">(1854) 29 CHD 700 by Bower LJ,</w:t>
      </w:r>
      <w:r w:rsidDel="00000000" w:rsidR="00000000" w:rsidRPr="00000000">
        <w:rPr>
          <w:rtl w:val="0"/>
        </w:rPr>
      </w:r>
    </w:p>
    <w:p w:rsidR="00000000" w:rsidDel="00000000" w:rsidP="00000000" w:rsidRDefault="00000000" w:rsidRPr="00000000" w14:paraId="000001D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2">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think it is a well established principle that the object of the court sis to establish the rights of the parties and not to punish them for the mistakes they may make in the condct of their cases …..</w:t>
      </w:r>
      <w:r w:rsidDel="00000000" w:rsidR="00000000" w:rsidRPr="00000000">
        <w:rPr>
          <w:rtl w:val="0"/>
        </w:rPr>
      </w:r>
    </w:p>
    <w:p w:rsidR="00000000" w:rsidDel="00000000" w:rsidP="00000000" w:rsidRDefault="00000000" w:rsidRPr="00000000" w14:paraId="000001D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courts are given a wide discretion which can be exercised in favour of the party applying for amendment of the pleadings. The purpose is to ensure that the issues between the parties are resolved.</w:t>
      </w:r>
      <w:r w:rsidDel="00000000" w:rsidR="00000000" w:rsidRPr="00000000">
        <w:rPr>
          <w:rtl w:val="0"/>
        </w:rPr>
      </w:r>
    </w:p>
    <w:p w:rsidR="00000000" w:rsidDel="00000000" w:rsidP="00000000" w:rsidRDefault="00000000" w:rsidRPr="00000000" w14:paraId="000001D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6">
      <w:pPr>
        <w:pageBreakBefore w:val="0"/>
        <w:numPr>
          <w:ilvl w:val="0"/>
          <w:numId w:val="4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Amendment can be allowed by the court to permit the real questions of dispute to be determined. Leave to amend should be granted even if he court thinks that the party would not be able to prove the changed plea. Pleadings can be amended at any time before the pleadings are closed. Amendments can be allowed even in the course of the trial.</w:t>
      </w:r>
      <w:r w:rsidDel="00000000" w:rsidR="00000000" w:rsidRPr="00000000">
        <w:rPr>
          <w:rtl w:val="0"/>
        </w:rPr>
      </w:r>
    </w:p>
    <w:p w:rsidR="00000000" w:rsidDel="00000000" w:rsidP="00000000" w:rsidRDefault="00000000" w:rsidRPr="00000000" w14:paraId="000001D7">
      <w:pPr>
        <w:pageBreakBefore w:val="0"/>
        <w:numPr>
          <w:ilvl w:val="0"/>
          <w:numId w:val="42"/>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 amendment will be allowed which would cause injustice to the other party. It is not an injustice if the other party can be compensated with costs.</w:t>
      </w:r>
      <w:r w:rsidDel="00000000" w:rsidR="00000000" w:rsidRPr="00000000">
        <w:rPr>
          <w:rtl w:val="0"/>
        </w:rPr>
      </w:r>
    </w:p>
    <w:p w:rsidR="00000000" w:rsidDel="00000000" w:rsidP="00000000" w:rsidRDefault="00000000" w:rsidRPr="00000000" w14:paraId="000001D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will usually refuse leave in the following circumstances:</w:t>
      </w:r>
      <w:r w:rsidDel="00000000" w:rsidR="00000000" w:rsidRPr="00000000">
        <w:rPr>
          <w:rtl w:val="0"/>
        </w:rPr>
      </w:r>
    </w:p>
    <w:p w:rsidR="00000000" w:rsidDel="00000000" w:rsidP="00000000" w:rsidRDefault="00000000" w:rsidRPr="00000000" w14:paraId="000001D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DB">
      <w:pPr>
        <w:pageBreakBefore w:val="0"/>
        <w:numPr>
          <w:ilvl w:val="0"/>
          <w:numId w:val="4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amendment is not necessarily in determining the real questions in controversy between the parties.</w:t>
      </w:r>
      <w:r w:rsidDel="00000000" w:rsidR="00000000" w:rsidRPr="00000000">
        <w:rPr>
          <w:rtl w:val="0"/>
        </w:rPr>
      </w:r>
    </w:p>
    <w:p w:rsidR="00000000" w:rsidDel="00000000" w:rsidP="00000000" w:rsidRDefault="00000000" w:rsidRPr="00000000" w14:paraId="000001DC">
      <w:pPr>
        <w:pageBreakBefore w:val="0"/>
        <w:numPr>
          <w:ilvl w:val="0"/>
          <w:numId w:val="4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it introduces a totally different, new and inconsistent case or changes the fundamental character of the suit or defence e.g. pleading a totally different cause of action. </w:t>
      </w:r>
      <w:r w:rsidDel="00000000" w:rsidR="00000000" w:rsidRPr="00000000">
        <w:rPr>
          <w:rFonts w:ascii="Georgia" w:cs="Georgia" w:eastAsia="Georgia" w:hAnsi="Georgia"/>
          <w:strike w:val="0"/>
          <w:u w:val="single"/>
          <w:vertAlign w:val="baseline"/>
          <w:rtl w:val="0"/>
        </w:rPr>
        <w:t xml:space="preserve">Steward v North Metropolitan Co</w:t>
      </w:r>
      <w:r w:rsidDel="00000000" w:rsidR="00000000" w:rsidRPr="00000000">
        <w:rPr>
          <w:rtl w:val="0"/>
        </w:rPr>
      </w:r>
    </w:p>
    <w:p w:rsidR="00000000" w:rsidDel="00000000" w:rsidP="00000000" w:rsidRDefault="00000000" w:rsidRPr="00000000" w14:paraId="000001DD">
      <w:pPr>
        <w:pageBreakBefore w:val="0"/>
        <w:numPr>
          <w:ilvl w:val="0"/>
          <w:numId w:val="4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effect of the proposed amendment is to take away a legal right accrued by the other side through lapse of time. </w:t>
      </w:r>
      <w:r w:rsidDel="00000000" w:rsidR="00000000" w:rsidRPr="00000000">
        <w:rPr>
          <w:rFonts w:ascii="Georgia" w:cs="Georgia" w:eastAsia="Georgia" w:hAnsi="Georgia"/>
          <w:strike w:val="0"/>
          <w:u w:val="single"/>
          <w:vertAlign w:val="baseline"/>
          <w:rtl w:val="0"/>
        </w:rPr>
        <w:t xml:space="preserve">Weldon v Neal</w:t>
      </w:r>
      <w:r w:rsidDel="00000000" w:rsidR="00000000" w:rsidRPr="00000000">
        <w:rPr>
          <w:rtl w:val="0"/>
        </w:rPr>
      </w:r>
    </w:p>
    <w:p w:rsidR="00000000" w:rsidDel="00000000" w:rsidP="00000000" w:rsidRDefault="00000000" w:rsidRPr="00000000" w14:paraId="000001DE">
      <w:pPr>
        <w:pageBreakBefore w:val="0"/>
        <w:numPr>
          <w:ilvl w:val="0"/>
          <w:numId w:val="44"/>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Leave could be refused where the application for amendment is not made in good faith. One has to look ar circumstances of the case to establish good faith.</w:t>
      </w:r>
      <w:r w:rsidDel="00000000" w:rsidR="00000000" w:rsidRPr="00000000">
        <w:rPr>
          <w:rtl w:val="0"/>
        </w:rPr>
      </w:r>
    </w:p>
    <w:p w:rsidR="00000000" w:rsidDel="00000000" w:rsidP="00000000" w:rsidRDefault="00000000" w:rsidRPr="00000000" w14:paraId="000001DF">
      <w:pPr>
        <w:pageBreakBefore w:val="0"/>
        <w:ind w:firstLine="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0">
      <w:pPr>
        <w:pageBreakBefore w:val="0"/>
        <w:ind w:left="360" w:firstLine="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Leave to amend may be granted at any stage of the proceedings and the right to amend is not governed by any law on ,limitations unless it is to introduce a cause of action which is statute barred.</w:t>
      </w:r>
      <w:r w:rsidDel="00000000" w:rsidR="00000000" w:rsidRPr="00000000">
        <w:rPr>
          <w:rtl w:val="0"/>
        </w:rPr>
      </w:r>
    </w:p>
    <w:p w:rsidR="00000000" w:rsidDel="00000000" w:rsidP="00000000" w:rsidRDefault="00000000" w:rsidRPr="00000000" w14:paraId="000001E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Courts may impose conditions on allowing amendments.</w:t>
      </w:r>
      <w:r w:rsidDel="00000000" w:rsidR="00000000" w:rsidRPr="00000000">
        <w:rPr>
          <w:rtl w:val="0"/>
        </w:rPr>
      </w:r>
    </w:p>
    <w:p w:rsidR="00000000" w:rsidDel="00000000" w:rsidP="00000000" w:rsidRDefault="00000000" w:rsidRPr="00000000" w14:paraId="000001E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given leave to amend and the order lapses, one has to apply for leave again.</w:t>
      </w:r>
      <w:r w:rsidDel="00000000" w:rsidR="00000000" w:rsidRPr="00000000">
        <w:rPr>
          <w:rtl w:val="0"/>
        </w:rPr>
      </w:r>
    </w:p>
    <w:p w:rsidR="00000000" w:rsidDel="00000000" w:rsidP="00000000" w:rsidRDefault="00000000" w:rsidRPr="00000000" w14:paraId="000001E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amended, the amendment relates back to the time of filing the suit.</w:t>
      </w:r>
      <w:r w:rsidDel="00000000" w:rsidR="00000000" w:rsidRPr="00000000">
        <w:rPr>
          <w:rtl w:val="0"/>
        </w:rPr>
      </w:r>
    </w:p>
    <w:p w:rsidR="00000000" w:rsidDel="00000000" w:rsidP="00000000" w:rsidRDefault="00000000" w:rsidRPr="00000000" w14:paraId="000001E7">
      <w:pPr>
        <w:pageBreakBefore w:val="0"/>
        <w:ind w:left="360" w:firstLine="0"/>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1E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E9">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Jan Mohamed has sued Timothy Malavu claiming general damages for personal injuries in respect of a motor vehicle accident involving their motor vehicles KAZ 423Z and KAX 434X, respectively. In his defence Malavu alleges that this accident was caused by Joseph Kamau whose motor vehicle (KAAZ 444Z) had crashed onto the rear or motor vehicle KAX 434X. Malavu has subsequently issued a third party notice against Joseph Kamau claiming indemnity and/or contribution.</w:t>
      </w:r>
      <w:r w:rsidDel="00000000" w:rsidR="00000000" w:rsidRPr="00000000">
        <w:rPr>
          <w:rtl w:val="0"/>
        </w:rPr>
      </w:r>
    </w:p>
    <w:p w:rsidR="00000000" w:rsidDel="00000000" w:rsidP="00000000" w:rsidRDefault="00000000" w:rsidRPr="00000000" w14:paraId="000001EA">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EB">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What type of claims would you ordinarily include in this third party notice issued by Malavu?</w:t>
      </w:r>
      <w:r w:rsidDel="00000000" w:rsidR="00000000" w:rsidRPr="00000000">
        <w:rPr>
          <w:rtl w:val="0"/>
        </w:rPr>
      </w:r>
    </w:p>
    <w:p w:rsidR="00000000" w:rsidDel="00000000" w:rsidP="00000000" w:rsidRDefault="00000000" w:rsidRPr="00000000" w14:paraId="000001E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1E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some cases, a party, usually the defendant, may wish to recover damages or to be indemnified by a party not enjoined in the proceedings. That defendant may apply to the court to have that person enjoined as a third party in the suit and this is normally referred to as third party proceedings. </w:t>
      </w:r>
      <w:r w:rsidDel="00000000" w:rsidR="00000000" w:rsidRPr="00000000">
        <w:rPr>
          <w:rtl w:val="0"/>
        </w:rPr>
      </w:r>
    </w:p>
    <w:p w:rsidR="00000000" w:rsidDel="00000000" w:rsidP="00000000" w:rsidRDefault="00000000" w:rsidRPr="00000000" w14:paraId="000001E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defendant makes an application to the court for leave to issue a third party notice. Such notice ca obnly be issued with the court’s permission. This permission is applied for ex parte by way of chamber summons supported by an affidavit. (The format of the notice is Form 22 in Appnedix A). The third party may also apply for a third party notice to be served to yet another person. </w:t>
      </w:r>
      <w:r w:rsidDel="00000000" w:rsidR="00000000" w:rsidRPr="00000000">
        <w:rPr>
          <w:rtl w:val="0"/>
        </w:rPr>
      </w:r>
    </w:p>
    <w:p w:rsidR="00000000" w:rsidDel="00000000" w:rsidP="00000000" w:rsidRDefault="00000000" w:rsidRPr="00000000" w14:paraId="000001E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THIRD PARTY PROCEDURES</w:t>
      </w:r>
      <w:r w:rsidDel="00000000" w:rsidR="00000000" w:rsidRPr="00000000">
        <w:rPr>
          <w:rtl w:val="0"/>
        </w:rPr>
      </w:r>
    </w:p>
    <w:p w:rsidR="00000000" w:rsidDel="00000000" w:rsidP="00000000" w:rsidRDefault="00000000" w:rsidRPr="00000000" w14:paraId="000001F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rationale for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procedure is to prevent a multiplicity of actions.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brought to avoid multiplicity and to avoid the same facts being tried with different results.</w:t>
      </w:r>
      <w:r w:rsidDel="00000000" w:rsidR="00000000" w:rsidRPr="00000000">
        <w:rPr>
          <w:rtl w:val="0"/>
        </w:rPr>
      </w:r>
    </w:p>
    <w:p w:rsidR="00000000" w:rsidDel="00000000" w:rsidP="00000000" w:rsidRDefault="00000000" w:rsidRPr="00000000" w14:paraId="000001F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proceedings one can claim indemnity or contribution.  Indemnity is where a party is alleging that they are entitled to reimbursement.  This could arise from court or contract.  For example under the Law of Insurance the insurance is bound to indemnify the insured if liability is proved.  Indemnity can also arise from a tort.  Contribution is partial indemnity, simple one is saying that they are supposed to pay but somebody else is also responsible and should pay a portion of the liability.</w:t>
      </w:r>
      <w:r w:rsidDel="00000000" w:rsidR="00000000" w:rsidRPr="00000000">
        <w:rPr>
          <w:rtl w:val="0"/>
        </w:rPr>
      </w:r>
    </w:p>
    <w:p w:rsidR="00000000" w:rsidDel="00000000" w:rsidP="00000000" w:rsidRDefault="00000000" w:rsidRPr="00000000" w14:paraId="000001F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claim for relief that is substantially the same as that claim of the plaintiff and which arises out of the same facts.  Note that the language has been given a restricted meaning because it could bring in almost everything.  Also it has been held that similarity of facts is necessary when determining whether the claim is the same and whether it arises out of the same facts.</w:t>
      </w:r>
      <w:r w:rsidDel="00000000" w:rsidR="00000000" w:rsidRPr="00000000">
        <w:rPr>
          <w:rtl w:val="0"/>
        </w:rPr>
      </w:r>
    </w:p>
    <w:p w:rsidR="00000000" w:rsidDel="00000000" w:rsidP="00000000" w:rsidRDefault="00000000" w:rsidRPr="00000000" w14:paraId="000001F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claim for resolution is a question that arises out of the plaintiff’s claim and which has to be decided not only between the plaintiff and the defendant but also between the defendant and/or the Plaintiff and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w:t>
      </w:r>
      <w:r w:rsidDel="00000000" w:rsidR="00000000" w:rsidRPr="00000000">
        <w:rPr>
          <w:rtl w:val="0"/>
        </w:rPr>
      </w:r>
    </w:p>
    <w:p w:rsidR="00000000" w:rsidDel="00000000" w:rsidP="00000000" w:rsidRDefault="00000000" w:rsidRPr="00000000" w14:paraId="000001F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therefore a requirement that the Defendants rights against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must be dependent on the Defendant’s liability on the plaintiff to the action.  Unless the defendant is held liable to the plaintiff he has no cause of action to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Procedure does not apply in situations where the defendant has another cause of action against another person.  When drafting the defence, blaming a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not a defence, one must first have a defence.  An allegation must be specifically denied and traversed i.e. the defendant denies causing the accident but simply stating that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caused the accident is not a defence.  One can also deny and join issues with the Plaintiff but one must deny and traverse.</w:t>
      </w:r>
      <w:r w:rsidDel="00000000" w:rsidR="00000000" w:rsidRPr="00000000">
        <w:rPr>
          <w:rtl w:val="0"/>
        </w:rPr>
      </w:r>
    </w:p>
    <w:p w:rsidR="00000000" w:rsidDel="00000000" w:rsidP="00000000" w:rsidRDefault="00000000" w:rsidRPr="00000000" w14:paraId="000001F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procedure to follow is laid down under Order I Rule 14, apply leave of court once granted, its by way of Chamber Summons, ex parte supported by an affidavit.. It is easy.  If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being joined after the limitation period, …… (to find out)</w:t>
      </w:r>
      <w:r w:rsidDel="00000000" w:rsidR="00000000" w:rsidRPr="00000000">
        <w:rPr>
          <w:rtl w:val="0"/>
        </w:rPr>
      </w:r>
    </w:p>
    <w:p w:rsidR="00000000" w:rsidDel="00000000" w:rsidP="00000000" w:rsidRDefault="00000000" w:rsidRPr="00000000" w14:paraId="000001F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1F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granted leave serve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and procedurally all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has to do is to enter appearance but in actual fact the lawyers will serve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notice and plaint, the defence and serve the order which granted the leave to join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Once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enters appearance he is ready to be joined.  The trial of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should take part at the same time that the main suit is proceeding.  The court has agreed that it should be concurrent.  If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turns up with appearance and defence, there will be a trial and the court will apportion liability in the usual way.</w:t>
      </w:r>
      <w:r w:rsidDel="00000000" w:rsidR="00000000" w:rsidRPr="00000000">
        <w:rPr>
          <w:rtl w:val="0"/>
        </w:rPr>
      </w:r>
    </w:p>
    <w:p w:rsidR="00000000" w:rsidDel="00000000" w:rsidP="00000000" w:rsidRDefault="00000000" w:rsidRPr="00000000" w14:paraId="000001F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0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Notice is a recital of the claim against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and must contain a summary of the Plaintiff’s claim on top of attaching the claim.  It must state clearly if there are several claims the claim by the defendant to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whether it is a claim of damages and the grounds of the claim must be stated also but in the notice to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they should be in summary since one is going to serve the plaint anyway.</w:t>
      </w:r>
      <w:r w:rsidDel="00000000" w:rsidR="00000000" w:rsidRPr="00000000">
        <w:rPr>
          <w:rtl w:val="0"/>
        </w:rPr>
      </w:r>
    </w:p>
    <w:p w:rsidR="00000000" w:rsidDel="00000000" w:rsidP="00000000" w:rsidRDefault="00000000" w:rsidRPr="00000000" w14:paraId="0000020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0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crafting the notice it is always elegant to use the word ‘you’ instead of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required.  Once must also show the nexus between the plaintiff’s claim and the claim between the Defendant and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with a view to showing the common question which must be concurrently tried by court in a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proceedings.</w:t>
      </w:r>
      <w:r w:rsidDel="00000000" w:rsidR="00000000" w:rsidRPr="00000000">
        <w:rPr>
          <w:rtl w:val="0"/>
        </w:rPr>
      </w:r>
    </w:p>
    <w:p w:rsidR="00000000" w:rsidDel="00000000" w:rsidP="00000000" w:rsidRDefault="00000000" w:rsidRPr="00000000" w14:paraId="0000020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04">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What would be the effect on Malavu's claim against Kamau if:</w:t>
      </w:r>
      <w:r w:rsidDel="00000000" w:rsidR="00000000" w:rsidRPr="00000000">
        <w:rPr>
          <w:rtl w:val="0"/>
        </w:rPr>
      </w:r>
    </w:p>
    <w:p w:rsidR="00000000" w:rsidDel="00000000" w:rsidP="00000000" w:rsidRDefault="00000000" w:rsidRPr="00000000" w14:paraId="00000206">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7">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the suit between Jan Mohamed and Malavu were amicably settled;</w:t>
      </w:r>
      <w:r w:rsidDel="00000000" w:rsidR="00000000" w:rsidRPr="00000000">
        <w:rPr>
          <w:rtl w:val="0"/>
        </w:rPr>
      </w:r>
    </w:p>
    <w:p w:rsidR="00000000" w:rsidDel="00000000" w:rsidP="00000000" w:rsidRDefault="00000000" w:rsidRPr="00000000" w14:paraId="00000208">
      <w:pPr>
        <w:pageBreakBefore w:val="0"/>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the suit between Jan Mohamed and Malavu were struck out as an abuse of the process of the court.</w:t>
      </w:r>
      <w:r w:rsidDel="00000000" w:rsidR="00000000" w:rsidRPr="00000000">
        <w:rPr>
          <w:rtl w:val="0"/>
        </w:rPr>
      </w:r>
    </w:p>
    <w:p w:rsidR="00000000" w:rsidDel="00000000" w:rsidP="00000000" w:rsidRDefault="00000000" w:rsidRPr="00000000" w14:paraId="00000209">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State the vital contents to be included in the notice issued against Joseph Kamau.</w:t>
      </w:r>
      <w:r w:rsidDel="00000000" w:rsidR="00000000" w:rsidRPr="00000000">
        <w:rPr>
          <w:rtl w:val="0"/>
        </w:rPr>
      </w:r>
    </w:p>
    <w:p w:rsidR="00000000" w:rsidDel="00000000" w:rsidP="00000000" w:rsidRDefault="00000000" w:rsidRPr="00000000" w14:paraId="0000020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(a)</w:t>
        <w:tab/>
        <w:t xml:space="preserve">Under what circumstances may a civil court issue a 'garnishee order nisi'?</w:t>
      </w:r>
      <w:r w:rsidDel="00000000" w:rsidR="00000000" w:rsidRPr="00000000">
        <w:rPr>
          <w:rtl w:val="0"/>
        </w:rPr>
      </w:r>
    </w:p>
    <w:p w:rsidR="00000000" w:rsidDel="00000000" w:rsidP="00000000" w:rsidRDefault="00000000" w:rsidRPr="00000000" w14:paraId="0000020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0E">
      <w:pPr>
        <w:pageBreakBefore w:val="0"/>
        <w:jc w:val="both"/>
        <w:rPr>
          <w:rFonts w:ascii="Georgia" w:cs="Georgia" w:eastAsia="Georgia" w:hAnsi="Georgia"/>
          <w:b w:val="0"/>
          <w:smallCaps w:val="0"/>
          <w:vertAlign w:val="baseline"/>
        </w:rPr>
      </w:pPr>
      <w:r w:rsidDel="00000000" w:rsidR="00000000" w:rsidRPr="00000000">
        <w:rPr>
          <w:rFonts w:ascii="Georgia" w:cs="Georgia" w:eastAsia="Georgia" w:hAnsi="Georgia"/>
          <w:b w:val="1"/>
          <w:smallCaps w:val="1"/>
          <w:strike w:val="0"/>
          <w:vertAlign w:val="baseline"/>
          <w:rtl w:val="0"/>
        </w:rPr>
        <w:t xml:space="preserve">Ganishee Proceedings Order XXII</w:t>
      </w:r>
      <w:r w:rsidDel="00000000" w:rsidR="00000000" w:rsidRPr="00000000">
        <w:rPr>
          <w:rtl w:val="0"/>
        </w:rPr>
      </w:r>
    </w:p>
    <w:p w:rsidR="00000000" w:rsidDel="00000000" w:rsidP="00000000" w:rsidRDefault="00000000" w:rsidRPr="00000000" w14:paraId="0000020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execution there is attachment and the property being attached belongs to JD but it is in the hands of a third party.  One can apply against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and the procedure is what is called Ganishee proceedings.</w:t>
      </w:r>
      <w:r w:rsidDel="00000000" w:rsidR="00000000" w:rsidRPr="00000000">
        <w:rPr>
          <w:rtl w:val="0"/>
        </w:rPr>
      </w:r>
    </w:p>
    <w:p w:rsidR="00000000" w:rsidDel="00000000" w:rsidP="00000000" w:rsidRDefault="00000000" w:rsidRPr="00000000" w14:paraId="0000021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Upon an ex parte application by the decree holder supported by an affidavit stating that the decree is still unsatisfied and to what extent and showing that another person is indebted to the judgment debtor, and is within jurisdiction of the court, the court may issue an order nisi that all debts owing from such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to JD shall be attached to answer the decree.  Such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to whom the order is issued is called a Ganishee and the proceedings Ganishee proceedings.</w:t>
      </w:r>
      <w:r w:rsidDel="00000000" w:rsidR="00000000" w:rsidRPr="00000000">
        <w:rPr>
          <w:rtl w:val="0"/>
        </w:rPr>
      </w:r>
    </w:p>
    <w:p w:rsidR="00000000" w:rsidDel="00000000" w:rsidP="00000000" w:rsidRDefault="00000000" w:rsidRPr="00000000" w14:paraId="0000021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Instead of ordering attachment of debt the court may order Ganishee to show cause why he should not be the decree holder the debt due to him from the JD.  Alternatively instead of the order nisi the court may choose may require to show cause why the property should not be attached in satisfaction of the decree, the order must be served on Ganishee 7 days before the date of hearing.  If the Ganishee does not appear for hearing of the Order nisi, the court may order that decree be levied against the property or to be served on Ganishee personally.</w:t>
      </w:r>
      <w:r w:rsidDel="00000000" w:rsidR="00000000" w:rsidRPr="00000000">
        <w:rPr>
          <w:rtl w:val="0"/>
        </w:rPr>
      </w:r>
    </w:p>
    <w:p w:rsidR="00000000" w:rsidDel="00000000" w:rsidP="00000000" w:rsidRDefault="00000000" w:rsidRPr="00000000" w14:paraId="0000021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purposes of Ganishee proceedings a credit in a deposit in a bank or building society can be attached notwithstanding that the following apply to the account</w:t>
      </w:r>
      <w:r w:rsidDel="00000000" w:rsidR="00000000" w:rsidRPr="00000000">
        <w:rPr>
          <w:rtl w:val="0"/>
        </w:rPr>
      </w:r>
    </w:p>
    <w:p w:rsidR="00000000" w:rsidDel="00000000" w:rsidP="00000000" w:rsidRDefault="00000000" w:rsidRPr="00000000" w14:paraId="00000217">
      <w:pPr>
        <w:pageBreakBefore w:val="0"/>
        <w:numPr>
          <w:ilvl w:val="0"/>
          <w:numId w:val="4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Notice Required before any money is withdrawn</w:t>
      </w:r>
      <w:r w:rsidDel="00000000" w:rsidR="00000000" w:rsidRPr="00000000">
        <w:rPr>
          <w:rtl w:val="0"/>
        </w:rPr>
      </w:r>
    </w:p>
    <w:p w:rsidR="00000000" w:rsidDel="00000000" w:rsidP="00000000" w:rsidRDefault="00000000" w:rsidRPr="00000000" w14:paraId="00000218">
      <w:pPr>
        <w:pageBreakBefore w:val="0"/>
        <w:numPr>
          <w:ilvl w:val="0"/>
          <w:numId w:val="4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 personal application must be made before any money is withdrawn;</w:t>
      </w:r>
      <w:r w:rsidDel="00000000" w:rsidR="00000000" w:rsidRPr="00000000">
        <w:rPr>
          <w:rtl w:val="0"/>
        </w:rPr>
      </w:r>
    </w:p>
    <w:p w:rsidR="00000000" w:rsidDel="00000000" w:rsidP="00000000" w:rsidRDefault="00000000" w:rsidRPr="00000000" w14:paraId="00000219">
      <w:pPr>
        <w:pageBreakBefore w:val="0"/>
        <w:numPr>
          <w:ilvl w:val="0"/>
          <w:numId w:val="4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deposit  book must be produced before any money is withdrawn; or</w:t>
      </w:r>
      <w:r w:rsidDel="00000000" w:rsidR="00000000" w:rsidRPr="00000000">
        <w:rPr>
          <w:rtl w:val="0"/>
        </w:rPr>
      </w:r>
    </w:p>
    <w:p w:rsidR="00000000" w:rsidDel="00000000" w:rsidP="00000000" w:rsidRDefault="00000000" w:rsidRPr="00000000" w14:paraId="0000021A">
      <w:pPr>
        <w:pageBreakBefore w:val="0"/>
        <w:numPr>
          <w:ilvl w:val="0"/>
          <w:numId w:val="45"/>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a receipt for money deposited in the account must be produced before any money is withdrawn.</w:t>
      </w:r>
      <w:r w:rsidDel="00000000" w:rsidR="00000000" w:rsidRPr="00000000">
        <w:rPr>
          <w:rtl w:val="0"/>
        </w:rPr>
      </w:r>
    </w:p>
    <w:p w:rsidR="00000000" w:rsidDel="00000000" w:rsidP="00000000" w:rsidRDefault="00000000" w:rsidRPr="00000000" w14:paraId="0000021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Whatever the conditions, once the order is issued, then it will bind the bank or financial institution irrespective of what that institution may have set for the operation of that account.</w:t>
      </w:r>
      <w:r w:rsidDel="00000000" w:rsidR="00000000" w:rsidRPr="00000000">
        <w:rPr>
          <w:rtl w:val="0"/>
        </w:rPr>
      </w:r>
    </w:p>
    <w:p w:rsidR="00000000" w:rsidDel="00000000" w:rsidP="00000000" w:rsidRDefault="00000000" w:rsidRPr="00000000" w14:paraId="0000021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1F">
      <w:pPr>
        <w:pageBreakBefore w:val="0"/>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Michael Nyaso petitioned the High Court for the nullification of the election of one John Kingengeu as the Member of Parliament (MP) for Matituni Constituency. The respondents in the petition were stated to be John Kingengeu and the Electoral Commission of Kenya (ECK) against whom Nyaso had alleged electoral misconduct (i.e. allowing/permitting use of witchcraft to intimidate voters). The court did not find any evidence to sustain the claim and thereby dismissed the petition as prayed and awarded. Kingengeu costs of Kshs.1,000 ,000 with interest at court rates. Anticipating execution Nyaso has sold off all his assets save for motor vehicle KXZ 433Z which he transferred to his cousin, Melilio, to hold in trust 'until the dust settles'.</w:t>
      </w:r>
      <w:r w:rsidDel="00000000" w:rsidR="00000000" w:rsidRPr="00000000">
        <w:rPr>
          <w:rtl w:val="0"/>
        </w:rPr>
      </w:r>
    </w:p>
    <w:p w:rsidR="00000000" w:rsidDel="00000000" w:rsidP="00000000" w:rsidRDefault="00000000" w:rsidRPr="00000000" w14:paraId="00000220">
      <w:pPr>
        <w:pageBreakBefore w:val="0"/>
        <w:ind w:left="144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1">
      <w:pPr>
        <w:pageBreakBefore w:val="0"/>
        <w:ind w:left="144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What specific steps under the Civil Procedure Rules would you take to attach and sell motor vehicle KXZ 4333Z?</w:t>
      </w:r>
      <w:r w:rsidDel="00000000" w:rsidR="00000000" w:rsidRPr="00000000">
        <w:rPr>
          <w:rtl w:val="0"/>
        </w:rPr>
      </w:r>
    </w:p>
    <w:p w:rsidR="00000000" w:rsidDel="00000000" w:rsidP="00000000" w:rsidRDefault="00000000" w:rsidRPr="00000000" w14:paraId="0000022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23">
      <w:pPr>
        <w:pageBreakBefore w:val="0"/>
        <w:ind w:firstLine="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Money decree. Modes of execution:</w:t>
      </w:r>
      <w:r w:rsidDel="00000000" w:rsidR="00000000" w:rsidRPr="00000000">
        <w:rPr>
          <w:rtl w:val="0"/>
        </w:rPr>
      </w:r>
    </w:p>
    <w:p w:rsidR="00000000" w:rsidDel="00000000" w:rsidP="00000000" w:rsidRDefault="00000000" w:rsidRPr="00000000" w14:paraId="0000022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5">
      <w:pPr>
        <w:pageBreakBefore w:val="0"/>
        <w:numPr>
          <w:ilvl w:val="0"/>
          <w:numId w:val="23"/>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Attachment of property. Both movable and immovable. Attach goats and cows and other items where wife is. </w:t>
      </w:r>
      <w:r w:rsidDel="00000000" w:rsidR="00000000" w:rsidRPr="00000000">
        <w:rPr>
          <w:rtl w:val="0"/>
        </w:rPr>
      </w:r>
    </w:p>
    <w:p w:rsidR="00000000" w:rsidDel="00000000" w:rsidP="00000000" w:rsidRDefault="00000000" w:rsidRPr="00000000" w14:paraId="00000226">
      <w:pPr>
        <w:pageBreakBefore w:val="0"/>
        <w:numPr>
          <w:ilvl w:val="0"/>
          <w:numId w:val="23"/>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Arrest and committal to civil jail.</w:t>
      </w:r>
      <w:r w:rsidDel="00000000" w:rsidR="00000000" w:rsidRPr="00000000">
        <w:rPr>
          <w:rtl w:val="0"/>
        </w:rPr>
      </w:r>
    </w:p>
    <w:p w:rsidR="00000000" w:rsidDel="00000000" w:rsidP="00000000" w:rsidRDefault="00000000" w:rsidRPr="00000000" w14:paraId="00000227">
      <w:pPr>
        <w:pageBreakBefore w:val="0"/>
        <w:numPr>
          <w:ilvl w:val="0"/>
          <w:numId w:val="23"/>
        </w:numPr>
        <w:ind w:left="108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Attach his salary.</w:t>
      </w:r>
      <w:r w:rsidDel="00000000" w:rsidR="00000000" w:rsidRPr="00000000">
        <w:rPr>
          <w:rtl w:val="0"/>
        </w:rPr>
      </w:r>
    </w:p>
    <w:p w:rsidR="00000000" w:rsidDel="00000000" w:rsidP="00000000" w:rsidRDefault="00000000" w:rsidRPr="00000000" w14:paraId="0000022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9">
      <w:pPr>
        <w:pageBreakBefore w:val="0"/>
        <w:ind w:firstLine="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Discuss most convenient one but you must first state what the modes are.</w:t>
      </w:r>
      <w:r w:rsidDel="00000000" w:rsidR="00000000" w:rsidRPr="00000000">
        <w:rPr>
          <w:rtl w:val="0"/>
        </w:rPr>
      </w:r>
    </w:p>
    <w:p w:rsidR="00000000" w:rsidDel="00000000" w:rsidP="00000000" w:rsidRDefault="00000000" w:rsidRPr="00000000" w14:paraId="0000022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B">
      <w:pPr>
        <w:pageBreakBefore w:val="0"/>
        <w:pBdr>
          <w:bottom w:color="000000" w:space="1" w:sz="12" w:val="single"/>
        </w:pBdr>
        <w:ind w:firstLine="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mode of execution depends on the decree you have.</w:t>
      </w:r>
      <w:r w:rsidDel="00000000" w:rsidR="00000000" w:rsidRPr="00000000">
        <w:rPr>
          <w:rtl w:val="0"/>
        </w:rPr>
      </w:r>
    </w:p>
    <w:p w:rsidR="00000000" w:rsidDel="00000000" w:rsidP="00000000" w:rsidRDefault="00000000" w:rsidRPr="00000000" w14:paraId="0000022C">
      <w:pPr>
        <w:pageBreakBefore w:val="0"/>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22D">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process of execution is commenced by extracting a decree for execution because the court cannot execute</w:t>
      </w:r>
      <w:r w:rsidDel="00000000" w:rsidR="00000000" w:rsidRPr="00000000">
        <w:rPr>
          <w:rFonts w:ascii="Georgia" w:cs="Georgia" w:eastAsia="Georgia" w:hAnsi="Georgia"/>
          <w:i w:val="1"/>
          <w:strike w:val="0"/>
          <w:vertAlign w:val="baseline"/>
          <w:rtl w:val="0"/>
        </w:rPr>
        <w:t xml:space="preserve"> mero motu</w:t>
      </w:r>
      <w:r w:rsidDel="00000000" w:rsidR="00000000" w:rsidRPr="00000000">
        <w:rPr>
          <w:rFonts w:ascii="Georgia" w:cs="Georgia" w:eastAsia="Georgia" w:hAnsi="Georgia"/>
          <w:strike w:val="0"/>
          <w:vertAlign w:val="baseline"/>
          <w:rtl w:val="0"/>
        </w:rPr>
        <w:t xml:space="preserve">, Under order XXI Rule 6 of the Act it is for the Decree Holder to prompt the court. The decree maybe executed against the person of judgment debtor or against his property</w:t>
      </w:r>
      <w:r w:rsidDel="00000000" w:rsidR="00000000" w:rsidRPr="00000000">
        <w:rPr>
          <w:rtl w:val="0"/>
        </w:rPr>
      </w:r>
    </w:p>
    <w:p w:rsidR="00000000" w:rsidDel="00000000" w:rsidP="00000000" w:rsidRDefault="00000000" w:rsidRPr="00000000" w14:paraId="0000022E">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2F">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general power of the court to execute is given by section 38 of the Civil Procedure Act (the “Act”). The court must choose a method that is appropriate to the particular case. It should be noted however, that it is the Decree Holder to select the appropriate means of execution of his decree but subject to the discretion of the court. This was stated in </w:t>
      </w:r>
      <w:r w:rsidDel="00000000" w:rsidR="00000000" w:rsidRPr="00000000">
        <w:rPr>
          <w:rFonts w:ascii="Georgia" w:cs="Georgia" w:eastAsia="Georgia" w:hAnsi="Georgia"/>
          <w:i w:val="1"/>
          <w:strike w:val="0"/>
          <w:vertAlign w:val="baseline"/>
          <w:rtl w:val="0"/>
        </w:rPr>
        <w:t xml:space="preserve">Mandavia V Rattan Singh [1968] EA 146</w:t>
      </w:r>
      <w:r w:rsidDel="00000000" w:rsidR="00000000" w:rsidRPr="00000000">
        <w:rPr>
          <w:rFonts w:ascii="Georgia" w:cs="Georgia" w:eastAsia="Georgia" w:hAnsi="Georgia"/>
          <w:strike w:val="0"/>
          <w:vertAlign w:val="baseline"/>
          <w:rtl w:val="0"/>
        </w:rPr>
        <w:t xml:space="preserve">.  In the current situation it is assumed that a decree has already been obtained by Gold Regency Hotel Limited who then becomes the Decree holder against Abdalla Kasuku the Judgment debtor. The decree is for the unsatisfied amount of Ksh. One million.</w:t>
      </w:r>
      <w:r w:rsidDel="00000000" w:rsidR="00000000" w:rsidRPr="00000000">
        <w:rPr>
          <w:rtl w:val="0"/>
        </w:rPr>
      </w:r>
    </w:p>
    <w:p w:rsidR="00000000" w:rsidDel="00000000" w:rsidP="00000000" w:rsidRDefault="00000000" w:rsidRPr="00000000" w14:paraId="00000230">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31">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 I (a)</w:t>
      </w:r>
      <w:r w:rsidDel="00000000" w:rsidR="00000000" w:rsidRPr="00000000">
        <w:rPr>
          <w:rtl w:val="0"/>
        </w:rPr>
      </w:r>
    </w:p>
    <w:p w:rsidR="00000000" w:rsidDel="00000000" w:rsidP="00000000" w:rsidRDefault="00000000" w:rsidRPr="00000000" w14:paraId="00000232">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mode of execution as disclosed by the facts of the case is by way of garnishee proceedings and is governed by order XXII of the Act. Garnishee proceedings apply where attachment of judgment debtor’s property is sought but the property is in the custody, possession or control of a third party. The party in custody, possession or control of the property is known as the garnishee, in this case Arya Commercial Bank.</w:t>
      </w:r>
      <w:r w:rsidDel="00000000" w:rsidR="00000000" w:rsidRPr="00000000">
        <w:rPr>
          <w:rtl w:val="0"/>
        </w:rPr>
      </w:r>
    </w:p>
    <w:p w:rsidR="00000000" w:rsidDel="00000000" w:rsidP="00000000" w:rsidRDefault="00000000" w:rsidRPr="00000000" w14:paraId="00000233">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4">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XXII rule 1 (1) indicates that upon an ex parte application by the decree holder, supported by an affidavit stating that the decree is still unsatisfied and to what extent, and showing that another person is indebted to the judgment debtor and is within the jurisdiction of the court, the court may issue an order nisi that all debts owing to the judgment debtor be attached to answer the decree. Thus for Gold Regency Hotel to execute the decree, an ex parte application by way of chamber summons and supported by an affidavit is the first step. </w:t>
      </w:r>
      <w:r w:rsidDel="00000000" w:rsidR="00000000" w:rsidRPr="00000000">
        <w:rPr>
          <w:rtl w:val="0"/>
        </w:rPr>
      </w:r>
    </w:p>
    <w:p w:rsidR="00000000" w:rsidDel="00000000" w:rsidP="00000000" w:rsidRDefault="00000000" w:rsidRPr="00000000" w14:paraId="00000235">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6">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Application will state that a decree has been issued and that it is unsatisfied to the amount of Ksh. 1,000,000/= and that the Bank being the garnishee, is indebted to Mr. Adballa, the Judgment Debtor in the sum of KShs. 800,000/=. The Application will also state the fact that Arya Commercial Bank is within the jurisdiction of the court. In as much as Abdalla, may be outside the jurisdiction of the court, the garnishee proceedings are against the Bank which is within jurisdiction. The prayers in the Application will be for the court to confirm the order for attachment of money held to the credit of the Judgment Debtor and a further order for the Garnishee to release the monies held by the garnishee.</w:t>
      </w:r>
      <w:r w:rsidDel="00000000" w:rsidR="00000000" w:rsidRPr="00000000">
        <w:rPr>
          <w:rtl w:val="0"/>
        </w:rPr>
      </w:r>
    </w:p>
    <w:p w:rsidR="00000000" w:rsidDel="00000000" w:rsidP="00000000" w:rsidRDefault="00000000" w:rsidRPr="00000000" w14:paraId="00000237">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8">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After making the application, an order nisi shall be served on the garnishee and unless otherwise ordered to the judgments debtor. The order nisi shall state that all debts owing to Abdalla be attached to answer the decree. In this case all monies in the account will be attached as the order will serve as a stay. If the account has enough money to satisfy the decree issued against Abdalla, the decree wull be held to be fully satisfied. However if the money in the account cannot satisfy the decree, then Abdalla will still be liable for the balance. </w:t>
      </w:r>
      <w:r w:rsidDel="00000000" w:rsidR="00000000" w:rsidRPr="00000000">
        <w:rPr>
          <w:rtl w:val="0"/>
        </w:rPr>
      </w:r>
    </w:p>
    <w:p w:rsidR="00000000" w:rsidDel="00000000" w:rsidP="00000000" w:rsidRDefault="00000000" w:rsidRPr="00000000" w14:paraId="00000239">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A">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Alternatively as indicated in Order XXII r 1 (1) the court may order the Garnishee to show cause why the property in his possession and belonging to the judgment Debtor should not be attached. Thus Arya Commercial Bank through its representatives would have to appear in court and show cause why it shouldn’t pay Gold Regency Hotel as the Decree Holder the debt of KShs. 800,000/=.</w:t>
      </w:r>
      <w:r w:rsidDel="00000000" w:rsidR="00000000" w:rsidRPr="00000000">
        <w:rPr>
          <w:rtl w:val="0"/>
        </w:rPr>
      </w:r>
    </w:p>
    <w:p w:rsidR="00000000" w:rsidDel="00000000" w:rsidP="00000000" w:rsidRDefault="00000000" w:rsidRPr="00000000" w14:paraId="0000023B">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C">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garnishee does not dispute the debt due or claimed to be due from him to the judgment debtor or fails to appear to show cause as required above, the court may order execution be levied against the property or person of the garnishee. The court will only order execution against the Bank where the Bank does not dispute the debt or where it fails to appear in court on the hearing date.  If the Bank objects i.e. dispute the debt due to the Hotel, the court may direct that the issues be tried in the normal way of evidence to determine liability</w:t>
      </w:r>
      <w:r w:rsidDel="00000000" w:rsidR="00000000" w:rsidRPr="00000000">
        <w:rPr>
          <w:rFonts w:ascii="Georgia" w:cs="Georgia" w:eastAsia="Georgia" w:hAnsi="Georgia"/>
          <w:strike w:val="0"/>
          <w:color w:val="000000"/>
          <w:sz w:val="20"/>
          <w:szCs w:val="20"/>
          <w:vertAlign w:val="superscript"/>
        </w:rPr>
        <w:footnoteReference w:customMarkFollows="0" w:id="15"/>
      </w:r>
      <w:r w:rsidDel="00000000" w:rsidR="00000000" w:rsidRPr="00000000">
        <w:rPr>
          <w:rFonts w:ascii="Georgia" w:cs="Georgia" w:eastAsia="Georgia" w:hAnsi="Georgia"/>
          <w:strike w:val="0"/>
          <w:vertAlign w:val="baseline"/>
          <w:rtl w:val="0"/>
        </w:rPr>
        <w:t xml:space="preserve">. Once the order is issued, it binds the bank irrespective of the conditions that the bank has set in respect to that account such as any prior personal application or notice required amongst others</w:t>
      </w:r>
      <w:r w:rsidDel="00000000" w:rsidR="00000000" w:rsidRPr="00000000">
        <w:rPr>
          <w:rFonts w:ascii="Georgia" w:cs="Georgia" w:eastAsia="Georgia" w:hAnsi="Georgia"/>
          <w:strike w:val="0"/>
          <w:color w:val="000000"/>
          <w:sz w:val="20"/>
          <w:szCs w:val="20"/>
          <w:vertAlign w:val="superscript"/>
        </w:rPr>
        <w:footnoteReference w:customMarkFollows="0" w:id="16"/>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23D">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3E">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provided under rule 7 of O. XXII, the execution levied upon the garnishee shall be a valid discharge to him as against the Judgment debtor to the amount levied. Therefore if the decree or part thereof is successfully satisfied as against Arya Commercial Bank, the bank would be held to have been discharged from their debt to Abdalla to that extent.</w:t>
      </w:r>
      <w:r w:rsidDel="00000000" w:rsidR="00000000" w:rsidRPr="00000000">
        <w:rPr>
          <w:rtl w:val="0"/>
        </w:rPr>
      </w:r>
    </w:p>
    <w:p w:rsidR="00000000" w:rsidDel="00000000" w:rsidP="00000000" w:rsidRDefault="00000000" w:rsidRPr="00000000" w14:paraId="0000023F">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0">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However it is worth noting that had Abadlla deposited the money in an account held at Kenya Post Office Savings Bank, garnishee proceedings would not be instituted against the bank as Order XXII rule 1A (2) specifically provides that the rule shall not apply to such accounts. This position is further reinforced by Order XXVIII r 4 (3) (c) which states that there can be no order for the attachment of monies held by the Kenya Post Office savings bank. In  such a case Gold Regency Hotel would have an alternative recourse by invoking other modes of execution available under Section 38 of the Act. </w:t>
      </w:r>
      <w:r w:rsidDel="00000000" w:rsidR="00000000" w:rsidRPr="00000000">
        <w:rPr>
          <w:rtl w:val="0"/>
        </w:rPr>
      </w:r>
    </w:p>
    <w:p w:rsidR="00000000" w:rsidDel="00000000" w:rsidP="00000000" w:rsidRDefault="00000000" w:rsidRPr="00000000" w14:paraId="00000241">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42">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243">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Part II:</w:t>
      </w:r>
      <w:r w:rsidDel="00000000" w:rsidR="00000000" w:rsidRPr="00000000">
        <w:rPr>
          <w:rtl w:val="0"/>
        </w:rPr>
      </w:r>
    </w:p>
    <w:p w:rsidR="00000000" w:rsidDel="00000000" w:rsidP="00000000" w:rsidRDefault="00000000" w:rsidRPr="00000000" w14:paraId="00000244">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While making an application for execution the decree-holder may select the appropriate means of execution of his decree subject to the discretion of the court as earlier stated.</w:t>
      </w:r>
      <w:r w:rsidDel="00000000" w:rsidR="00000000" w:rsidRPr="00000000">
        <w:rPr>
          <w:rtl w:val="0"/>
        </w:rPr>
      </w:r>
    </w:p>
    <w:p w:rsidR="00000000" w:rsidDel="00000000" w:rsidP="00000000" w:rsidRDefault="00000000" w:rsidRPr="00000000" w14:paraId="00000245">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6">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Below are various modes of execution of the decree for the recovery of the sum of Kshs. 200,000/= which is owed by Adballa, the judgment debtor to Gold Regency Hotel, the decree holder.</w:t>
      </w:r>
      <w:r w:rsidDel="00000000" w:rsidR="00000000" w:rsidRPr="00000000">
        <w:rPr>
          <w:rtl w:val="0"/>
        </w:rPr>
      </w:r>
    </w:p>
    <w:p w:rsidR="00000000" w:rsidDel="00000000" w:rsidP="00000000" w:rsidRDefault="00000000" w:rsidRPr="00000000" w14:paraId="00000247">
      <w:pPr>
        <w:pStyle w:val="Heading1"/>
        <w:pageBreakBefore w:val="0"/>
        <w:spacing w:line="360" w:lineRule="auto"/>
        <w:ind w:left="720" w:hanging="180"/>
        <w:jc w:val="both"/>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ARREST AND DETENTION IN PRISON S 38(a)  of “the Act”</w:t>
      </w:r>
      <w:r w:rsidDel="00000000" w:rsidR="00000000" w:rsidRPr="00000000">
        <w:rPr>
          <w:rtl w:val="0"/>
        </w:rPr>
      </w:r>
    </w:p>
    <w:p w:rsidR="00000000" w:rsidDel="00000000" w:rsidP="00000000" w:rsidRDefault="00000000" w:rsidRPr="00000000" w14:paraId="0000024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9">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application of the decree holder, the court may order the arrest and detention in prison of the judgment debtor. Section 38 provides that provided that where the decree is for the payment of money, the court shall issue a notice calling the Judgment Debtor (in our case Abdalla), to appear before it on a day specified on the notice and show cause why he should not be committed to prison. The court may issue a warrant for the arrest of the judgment debtor if satisfied that the judgment debtor either fails to make an appearance or if the judgment debtor fails to show sufficient cause as to why he should not be committed to prison. This procedure is set out under both r. 26 &amp; r 32 of O. XXI. </w:t>
      </w:r>
      <w:r w:rsidDel="00000000" w:rsidR="00000000" w:rsidRPr="00000000">
        <w:rPr>
          <w:rtl w:val="0"/>
        </w:rPr>
      </w:r>
    </w:p>
    <w:p w:rsidR="00000000" w:rsidDel="00000000" w:rsidP="00000000" w:rsidRDefault="00000000" w:rsidRPr="00000000" w14:paraId="0000024A">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this particular case Abdalla , having traveled to Arusha, is outside the jurisdiction of the High Court of Kenya .It would therefore be difficult to issue a warrant of his arrest for as long as he remains in Tanzania.This mode of execution would therefore not be expedient in this case. This is especially so bearing in mind that Gold Regency would prefer not to engage in any proceedings that would expose the hotel “in a bad light”. Extraditing procedures, being criminal procedures, are likely to expose the hotel in that light. </w:t>
      </w:r>
      <w:r w:rsidDel="00000000" w:rsidR="00000000" w:rsidRPr="00000000">
        <w:rPr>
          <w:rtl w:val="0"/>
        </w:rPr>
      </w:r>
    </w:p>
    <w:p w:rsidR="00000000" w:rsidDel="00000000" w:rsidP="00000000" w:rsidRDefault="00000000" w:rsidRPr="00000000" w14:paraId="0000024B">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C">
      <w:pPr>
        <w:pageBreakBefore w:val="0"/>
        <w:spacing w:line="360" w:lineRule="auto"/>
        <w:jc w:val="both"/>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24D">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4E">
      <w:pPr>
        <w:pageBreakBefore w:val="0"/>
        <w:spacing w:line="360" w:lineRule="auto"/>
        <w:ind w:left="720" w:hanging="18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ATTACHMENT AND SALE, OR BY SALE WITHOUT ATTACHMENT, OF ANY PROPERTY</w:t>
      </w:r>
      <w:r w:rsidDel="00000000" w:rsidR="00000000" w:rsidRPr="00000000">
        <w:rPr>
          <w:rtl w:val="0"/>
        </w:rPr>
      </w:r>
    </w:p>
    <w:p w:rsidR="00000000" w:rsidDel="00000000" w:rsidP="00000000" w:rsidRDefault="00000000" w:rsidRPr="00000000" w14:paraId="0000024F">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0">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 44 provides that all property belonging to the judgment debtor including property over which or over the profits of which he has disposing power which he may exercise for his own benefit, whether that property is held in his name or in another name but on his behalf shall be liable to attachment and sale in execution of a decree unless it falls under the exemptions provided therein. </w:t>
      </w:r>
      <w:r w:rsidDel="00000000" w:rsidR="00000000" w:rsidRPr="00000000">
        <w:rPr>
          <w:rtl w:val="0"/>
        </w:rPr>
      </w:r>
    </w:p>
    <w:p w:rsidR="00000000" w:rsidDel="00000000" w:rsidP="00000000" w:rsidRDefault="00000000" w:rsidRPr="00000000" w14:paraId="00000251">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 XXI r 36(c) further provides that where a decree is for the payment of money, the decree holder may apply to the court for an order  requiring  any person to appare before it for examination with a view to ascertaining whether the judgment debtor  has any property or means of satisfying the  decree. Accordingly, we would make an application to the court for orders requiring Adballa’s wife to appear before it for the said examination. Having ascertained what properties are available to attachment, we would then proceed as follows.</w:t>
      </w:r>
      <w:r w:rsidDel="00000000" w:rsidR="00000000" w:rsidRPr="00000000">
        <w:rPr>
          <w:rtl w:val="0"/>
        </w:rPr>
      </w:r>
    </w:p>
    <w:p w:rsidR="00000000" w:rsidDel="00000000" w:rsidP="00000000" w:rsidRDefault="00000000" w:rsidRPr="00000000" w14:paraId="00000252">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3">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We could attach the household effects save the clothing, cooking vessels, beds and beddings and personal ornaments belonging to Abdalla, his wife or children. This would be effected by actual seizure of the property (r.38). It should be noted that such execution should be carried out as per the provisions of s 45 of the Act.</w:t>
      </w:r>
      <w:r w:rsidDel="00000000" w:rsidR="00000000" w:rsidRPr="00000000">
        <w:rPr>
          <w:rtl w:val="0"/>
        </w:rPr>
      </w:r>
    </w:p>
    <w:p w:rsidR="00000000" w:rsidDel="00000000" w:rsidP="00000000" w:rsidRDefault="00000000" w:rsidRPr="00000000" w14:paraId="00000254">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5">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We could also attach any agricultural produce belonging to Abdalla. The provisions under O XXI r 39 &amp; 40 set out the procedure to be followed in attachment of such produce. Such execution would also be subject to the provisions of s44 (1)(iii) of the Act and the limitations set thereunder.</w:t>
      </w:r>
      <w:r w:rsidDel="00000000" w:rsidR="00000000" w:rsidRPr="00000000">
        <w:rPr>
          <w:rtl w:val="0"/>
        </w:rPr>
      </w:r>
    </w:p>
    <w:p w:rsidR="00000000" w:rsidDel="00000000" w:rsidP="00000000" w:rsidRDefault="00000000" w:rsidRPr="00000000" w14:paraId="00000256">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7">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addition, following the provisions set out in s 44(1) of the Act, we could attach any share or other property belonging to Abdalla, but not in his possession. O. XXI r 41 provides that the attachment may be effected by a written order prohibiting the person in possession of such property or in whose name the share may be standing from transferring the same or dealing with it in any way prejudicial to the interest of the decree holder and in this case, Gold Regency Hotel. The court would then make an order for actual seizure of the property from the said person if he does not lay claim to it under r 53. </w:t>
      </w:r>
      <w:r w:rsidDel="00000000" w:rsidR="00000000" w:rsidRPr="00000000">
        <w:rPr>
          <w:rtl w:val="0"/>
        </w:rPr>
      </w:r>
    </w:p>
    <w:p w:rsidR="00000000" w:rsidDel="00000000" w:rsidP="00000000" w:rsidRDefault="00000000" w:rsidRPr="00000000" w14:paraId="00000258">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9">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worth noting that where the property to be attached consists of a share or interst of Abdalla and another as co-owners, we would attach Abdalla’s chare by issuing a notice prohibiting him from transferring the share or interest or charging it in any way.Such notice would be effected by service to Abdalla in person(if he has returned from Arusha) or at his last known address.</w:t>
      </w:r>
      <w:r w:rsidDel="00000000" w:rsidR="00000000" w:rsidRPr="00000000">
        <w:rPr>
          <w:rtl w:val="0"/>
        </w:rPr>
      </w:r>
    </w:p>
    <w:p w:rsidR="00000000" w:rsidDel="00000000" w:rsidP="00000000" w:rsidRDefault="00000000" w:rsidRPr="00000000" w14:paraId="0000025A">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5B">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O. XXI r 43 makes provisions for the attachment of salary or allowance in accordance with the procedure set thereunder following a court order in that respect.  This remedy is however not available for Gold Regency Hotel reason being that Abdalla’s employment was terminated following his fraudulent appropriation of money belonging to his employer Gold Regency Hotel and as such is no longer entitled to a salary. Alternatively had this option been available, the court, on application by Gold Regency, would have ordered the attachment of Abdalla’s such salary or allowance to the amount not exceeding two thirds of the said salary (s 44(1)(viii)).</w:t>
      </w:r>
      <w:r w:rsidDel="00000000" w:rsidR="00000000" w:rsidRPr="00000000">
        <w:rPr>
          <w:rtl w:val="0"/>
        </w:rPr>
      </w:r>
    </w:p>
    <w:p w:rsidR="00000000" w:rsidDel="00000000" w:rsidP="00000000" w:rsidRDefault="00000000" w:rsidRPr="00000000" w14:paraId="0000025C">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Similarly, the remedy provided under O XXI r 44 with regard to attachment of partnership property would not be available to Gold Regency Hotel. This is because assuming Abdalla was a partner in a firm, attachment of any property in the firm would only be available if the decree has been passed against the firm or against Abdalla in his capacity as a partner in that firm.</w:t>
      </w:r>
      <w:r w:rsidDel="00000000" w:rsidR="00000000" w:rsidRPr="00000000">
        <w:rPr>
          <w:rtl w:val="0"/>
        </w:rPr>
      </w:r>
    </w:p>
    <w:p w:rsidR="00000000" w:rsidDel="00000000" w:rsidP="00000000" w:rsidRDefault="00000000" w:rsidRPr="00000000" w14:paraId="0000025D">
      <w:pPr>
        <w:pageBreakBefore w:val="0"/>
        <w:spacing w:line="360" w:lineRule="auto"/>
        <w:jc w:val="both"/>
        <w:rPr>
          <w:rFonts w:ascii="Georgia" w:cs="Georgia" w:eastAsia="Georgia" w:hAnsi="Georgia"/>
          <w:color w:val="3366ff"/>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Other modes of execution available to Gold regency include: attachment of any negotiable instrument belonging to Abdalla as provided under O. XXI r 46 ; attachment of any decree granted in favor of Abdalla as provided under r 48.</w:t>
      </w:r>
    </w:p>
    <w:p w:rsidR="00000000" w:rsidDel="00000000" w:rsidP="00000000" w:rsidRDefault="00000000" w:rsidRPr="00000000" w14:paraId="0000025F">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0">
      <w:pPr>
        <w:pStyle w:val="Heading1"/>
        <w:pageBreakBefore w:val="0"/>
        <w:spacing w:line="360" w:lineRule="auto"/>
        <w:ind w:left="720" w:hanging="180"/>
        <w:jc w:val="both"/>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ATTACHMENT OF IMMOVEABLE POPERTY s 38</w:t>
      </w:r>
      <w:r w:rsidDel="00000000" w:rsidR="00000000" w:rsidRPr="00000000">
        <w:rPr>
          <w:rtl w:val="0"/>
        </w:rPr>
      </w:r>
    </w:p>
    <w:p w:rsidR="00000000" w:rsidDel="00000000" w:rsidP="00000000" w:rsidRDefault="00000000" w:rsidRPr="00000000" w14:paraId="00000261">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Gold Regency hotel will have to make an application to the court for attachment of any immoveable property belonging to Abdalla. This application should give a description of the property in question that is sufficient to enable identification of the said property and it should also state the judgment debtors interest in the said property to the best of their knowledge as per O. XXI r 9. Attachment of the said immoveable shall be made by an order from the court prohibiting Abdalla from transferring or charging the property in any way and the attachment shall be complete once the order prohibiting transfer is registered against the title of the property (O. XXI r 49). In such a case, under r 50, the attachment to the said property would only be lifted if Abdalla paid the amount owing on the decree or if the decree was set aside. </w:t>
      </w:r>
      <w:r w:rsidDel="00000000" w:rsidR="00000000" w:rsidRPr="00000000">
        <w:rPr>
          <w:rtl w:val="0"/>
        </w:rPr>
      </w:r>
    </w:p>
    <w:p w:rsidR="00000000" w:rsidDel="00000000" w:rsidP="00000000" w:rsidRDefault="00000000" w:rsidRPr="00000000" w14:paraId="00000262">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3">
      <w:pPr>
        <w:pageBreakBefore w:val="0"/>
        <w:spacing w:line="360" w:lineRule="auto"/>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Further to that, under r 59, the court may order that any property, liable for sale, and attached in pursuance of a decree issued by it, be sold either whole or part thereof , and the proceeds or portion of such sale be paid to Gold Regency Hotel. Such sale may be ordered by any court as provided under r 72.The sale would be conducted by an officer of the court or such other person as the court may appoint (r 60). It should however be noted that as under r 62, such sale cannot take place, without Abdalla’s consent in writing, until the expiration of  atleast 30 days from the date on which a copy of the public notice has been affixed in the precincts of the court of the judge who orders the sale. Once the property has been sold, and no applications have been made to set aside the sale or such applications have been dismissed, the court will make an order confirming the sale and the sale shall become absolute as under r 81. The court will then grant a certificate stating the property sold, the name of the purchaser and the date on which the sale becomes absolute (r84). This being the case, should Gold Regency Hotel attach any immoveable property of Abdalla and proceed to sell the same, then once the sale is declared absolute by the court, Gold Regency would recover the Kshs. 200,000/= plus party costs and interests awarded by the court from the proceeds of such sale and Abdalla would have no recourse unless he, or a third party, can show reasons why the sale should be set aside.</w:t>
      </w:r>
      <w:r w:rsidDel="00000000" w:rsidR="00000000" w:rsidRPr="00000000">
        <w:rPr>
          <w:rtl w:val="0"/>
        </w:rPr>
      </w:r>
    </w:p>
    <w:p w:rsidR="00000000" w:rsidDel="00000000" w:rsidP="00000000" w:rsidRDefault="00000000" w:rsidRPr="00000000" w14:paraId="00000264">
      <w:pPr>
        <w:pageBreakBefore w:val="0"/>
        <w:spacing w:line="360" w:lineRule="auto"/>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65">
      <w:pPr>
        <w:pageBreakBefore w:val="0"/>
        <w:spacing w:line="360" w:lineRule="auto"/>
        <w:jc w:val="both"/>
        <w:rPr>
          <w:rFonts w:ascii="Georgia" w:cs="Georgia" w:eastAsia="Georgia" w:hAnsi="Georgia"/>
          <w:u w:val="single"/>
          <w:vertAlign w:val="baseline"/>
        </w:rPr>
      </w:pPr>
      <w:r w:rsidDel="00000000" w:rsidR="00000000" w:rsidRPr="00000000">
        <w:rPr>
          <w:rFonts w:ascii="Georgia" w:cs="Georgia" w:eastAsia="Georgia" w:hAnsi="Georgia"/>
          <w:strike w:val="0"/>
          <w:u w:val="single"/>
          <w:vertAlign w:val="baseline"/>
          <w:rtl w:val="0"/>
        </w:rPr>
        <w:t xml:space="preserve">CONCLUSION</w:t>
      </w:r>
      <w:r w:rsidDel="00000000" w:rsidR="00000000" w:rsidRPr="00000000">
        <w:rPr>
          <w:rtl w:val="0"/>
        </w:rPr>
      </w:r>
    </w:p>
    <w:p w:rsidR="00000000" w:rsidDel="00000000" w:rsidP="00000000" w:rsidRDefault="00000000" w:rsidRPr="00000000" w14:paraId="00000266">
      <w:pPr>
        <w:pageBreakBefore w:val="0"/>
        <w:spacing w:line="360" w:lineRule="auto"/>
        <w:jc w:val="both"/>
        <w:rPr>
          <w:rFonts w:ascii="Georgia" w:cs="Georgia" w:eastAsia="Georgia" w:hAnsi="Georgia"/>
          <w:color w:val="0000ff"/>
          <w:vertAlign w:val="baseline"/>
        </w:rPr>
      </w:pPr>
      <w:r w:rsidDel="00000000" w:rsidR="00000000" w:rsidRPr="00000000">
        <w:rPr>
          <w:rFonts w:ascii="Georgia" w:cs="Georgia" w:eastAsia="Georgia" w:hAnsi="Georgia"/>
          <w:strike w:val="0"/>
          <w:vertAlign w:val="baseline"/>
          <w:rtl w:val="0"/>
        </w:rPr>
        <w:t xml:space="preserve">The Civil procedure rules provide various recourse’s for Gold Regency Hotel. As we have noted above, the means available to recover the remaining Kshs. 200,000/= are numerous and exhaustive and Gold Regency Hotel being the decree holder in this case, has the capacity to decide which means it would prefer to use to recover the money, as long as they are in compliance with the rules as spelt out above and as further provided in the Civil Procedure Act and the rules thereunder.</w:t>
      </w:r>
      <w:r w:rsidDel="00000000" w:rsidR="00000000" w:rsidRPr="00000000">
        <w:rPr>
          <w:rtl w:val="0"/>
        </w:rPr>
      </w:r>
    </w:p>
    <w:p w:rsidR="00000000" w:rsidDel="00000000" w:rsidP="00000000" w:rsidRDefault="00000000" w:rsidRPr="00000000" w14:paraId="00000267">
      <w:pPr>
        <w:pageBreakBefore w:val="0"/>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26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69">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6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Jack Nthumbi is a businessman at the port city of Mombasa carrying on business of clearing and forwarding under the name of Coastal Handlers Ltd of which he is a shareholder and director together with wife Jane. Recently Nthumbi bought a Mercedes Benz S320 registration KAY 666U after securing a loan financing with a local bank which was guaranteed by Coastal Handlers Ltd. The car is registered in the joint names of Bureau de Change Bank and Mr. Nthumbi. Clayton Investments Ltd have obtained a decree for Kshs.850,000/- plus interest and costs in respect of rent arrears in respect of apartment B44 Kizigo estate where Nthumbi and his family lived before putting up their house at the up market Nyali Estate. Under instructions from Clayton Investment Ltd, Quick Fix Auctioneers have proclaimed motor vehicle KAY 666U and are threatening to auction it after the 14 day notice expires. Nthumbi has called on you for legal advice.</w:t>
      </w:r>
      <w:r w:rsidDel="00000000" w:rsidR="00000000" w:rsidRPr="00000000">
        <w:rPr>
          <w:rtl w:val="0"/>
        </w:rPr>
      </w:r>
    </w:p>
    <w:p w:rsidR="00000000" w:rsidDel="00000000" w:rsidP="00000000" w:rsidRDefault="00000000" w:rsidRPr="00000000" w14:paraId="0000026B">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6C">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What application would you file under Order XXI to stop the auction of motor vehicle KAY 666U and what would be the immediate effect of filing such application in court?</w:t>
      </w:r>
      <w:r w:rsidDel="00000000" w:rsidR="00000000" w:rsidRPr="00000000">
        <w:rPr>
          <w:rtl w:val="0"/>
        </w:rPr>
      </w:r>
    </w:p>
    <w:p w:rsidR="00000000" w:rsidDel="00000000" w:rsidP="00000000" w:rsidRDefault="00000000" w:rsidRPr="00000000" w14:paraId="0000026D">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6E">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Describe the specific steps under Order XXI which the parties to the action need to take after the filing of the application in (a) above in order to have the suit heard and determined conclusively by the court.</w:t>
      </w:r>
      <w:r w:rsidDel="00000000" w:rsidR="00000000" w:rsidRPr="00000000">
        <w:rPr>
          <w:rtl w:val="0"/>
        </w:rPr>
      </w:r>
    </w:p>
    <w:p w:rsidR="00000000" w:rsidDel="00000000" w:rsidP="00000000" w:rsidRDefault="00000000" w:rsidRPr="00000000" w14:paraId="0000026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70">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OBJECTION PROCEEDINGS</w:t>
      </w:r>
      <w:r w:rsidDel="00000000" w:rsidR="00000000" w:rsidRPr="00000000">
        <w:rPr>
          <w:rtl w:val="0"/>
        </w:rPr>
      </w:r>
    </w:p>
    <w:p w:rsidR="00000000" w:rsidDel="00000000" w:rsidP="00000000" w:rsidRDefault="00000000" w:rsidRPr="00000000" w14:paraId="0000027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judgement has been entered against a JD and a decree has been issued and a decree holder has applied for execution and property has been attached, there is provision for objection to the attachment, the grounds are usually that the property does not belong to the JD but to a third party, usually the commonest of objections are made by the spouses.  Initially they used to talk of legal interest but this was amended to take care of equitable interests and the purpose was to entertain objections raised by the spouses.  This is one of the few occasions where one gets an automatic stay without applying for one.  Once you lodge objection proceedings, you are granted an automatic stay.</w:t>
      </w:r>
      <w:r w:rsidDel="00000000" w:rsidR="00000000" w:rsidRPr="00000000">
        <w:rPr>
          <w:rtl w:val="0"/>
        </w:rPr>
      </w:r>
    </w:p>
    <w:p w:rsidR="00000000" w:rsidDel="00000000" w:rsidP="00000000" w:rsidRDefault="00000000" w:rsidRPr="00000000" w14:paraId="0000027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Rule 53 Order XXI</w:t>
      </w:r>
      <w:r w:rsidDel="00000000" w:rsidR="00000000" w:rsidRPr="00000000">
        <w:rPr>
          <w:rtl w:val="0"/>
        </w:rPr>
      </w:r>
    </w:p>
    <w:p w:rsidR="00000000" w:rsidDel="00000000" w:rsidP="00000000" w:rsidRDefault="00000000" w:rsidRPr="00000000" w14:paraId="0000027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person claiming to have legal interest (the amendment has created equitable interest) in any property attached in execution of a decree may at any time give notice of his objection to attachment of the property.  Briefly set the nature of claim, how one relates to the property.  Once the notice is received by the court the court orders for a stay automatically and immediately.  </w:t>
      </w:r>
      <w:r w:rsidDel="00000000" w:rsidR="00000000" w:rsidRPr="00000000">
        <w:rPr>
          <w:rtl w:val="0"/>
        </w:rPr>
      </w:r>
    </w:p>
    <w:p w:rsidR="00000000" w:rsidDel="00000000" w:rsidP="00000000" w:rsidRDefault="00000000" w:rsidRPr="00000000" w14:paraId="0000027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a family property, or a body corporate and the JD is a director, the company has a right to object to the attachment that the property belongs to the company “</w:t>
      </w:r>
      <w:r w:rsidDel="00000000" w:rsidR="00000000" w:rsidRPr="00000000">
        <w:rPr>
          <w:rFonts w:ascii="Georgia" w:cs="Georgia" w:eastAsia="Georgia" w:hAnsi="Georgia"/>
          <w:strike w:val="0"/>
          <w:u w:val="single"/>
          <w:vertAlign w:val="baseline"/>
          <w:rtl w:val="0"/>
        </w:rPr>
        <w:t xml:space="preserve">Salmon v Salmon</w:t>
      </w:r>
      <w:r w:rsidDel="00000000" w:rsidR="00000000" w:rsidRPr="00000000">
        <w:rPr>
          <w:rFonts w:ascii="Georgia" w:cs="Georgia" w:eastAsia="Georgia" w:hAnsi="Georgia"/>
          <w:strike w:val="0"/>
          <w:vertAlign w:val="baseline"/>
          <w:rtl w:val="0"/>
        </w:rPr>
        <w:t xml:space="preserve">” principle the property belongs to the company,  the property can therefore not be attached.   It is made easier for the company to object on its own through another advocate to avoid conflict of interest.  The court will call upon the decree holder upon receipt of notice, order stay of execution, prepare a notice which goes to decree holder requiring decree holder to indicate whether he still wishes to proceed with attachment, then the decree holder should communicate to court if he still wishes to proceed.  If the decree states that he does not wish to proceed with execution, the court will order that the attachment may be raised and make orders as to costs as it may deem fit.  The question of costs is on who bears the costs since there is a third company i.e. the company, the court must then make an order as to costs.  If it appears to have been wrongful attachment, the costs payable to objector are to be paid by decree holder.</w:t>
      </w:r>
      <w:r w:rsidDel="00000000" w:rsidR="00000000" w:rsidRPr="00000000">
        <w:rPr>
          <w:rtl w:val="0"/>
        </w:rPr>
      </w:r>
    </w:p>
    <w:p w:rsidR="00000000" w:rsidDel="00000000" w:rsidP="00000000" w:rsidRDefault="00000000" w:rsidRPr="00000000" w14:paraId="0000027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Rule 53 avails a loophole because grant of stay is automatic, there is the feeling that the court should first consider the issues before granting the stay.</w:t>
      </w:r>
      <w:r w:rsidDel="00000000" w:rsidR="00000000" w:rsidRPr="00000000">
        <w:rPr>
          <w:rtl w:val="0"/>
        </w:rPr>
      </w:r>
    </w:p>
    <w:p w:rsidR="00000000" w:rsidDel="00000000" w:rsidP="00000000" w:rsidRDefault="00000000" w:rsidRPr="00000000" w14:paraId="0000027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decree holder wishes to continue with execution and attachment, the court will issue notice to objector directing objector to take out notice to establish his claim within 10 days.  This is by way of Chamber Summons establishing a suit in which the decree has been issued for execution, the application should establish claim by objector.  It is served on decree holder and any other party the court may direct to believed but the court can also direct that it may be served on the JD.  If the objector fails to file proceedings within time allowed by the court, then the objection will deemed to have been weak and attachment and execution will proceed.</w:t>
      </w:r>
      <w:r w:rsidDel="00000000" w:rsidR="00000000" w:rsidRPr="00000000">
        <w:rPr>
          <w:rtl w:val="0"/>
        </w:rPr>
      </w:r>
    </w:p>
    <w:p w:rsidR="00000000" w:rsidDel="00000000" w:rsidP="00000000" w:rsidRDefault="00000000" w:rsidRPr="00000000" w14:paraId="0000027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objector files the application and the objector has evidence to adduce to the effect that decree holder is not entitled to order for lifting attachment, they may be allowed to file affidavits, if the court feels that there are matters in the affidavit that ought to be proved it will order oral evidence to be adduced before making a final order.  If the objection is rejected, the decree holder will be allowed to proceed with the attachment and execution.  If the objection is proved the court will order release of the property to the Objector and make an order as to costs.  The costs of the objector must be provided for where the objector has succeeded.</w:t>
      </w:r>
      <w:r w:rsidDel="00000000" w:rsidR="00000000" w:rsidRPr="00000000">
        <w:rPr>
          <w:rtl w:val="0"/>
        </w:rPr>
      </w:r>
    </w:p>
    <w:p w:rsidR="00000000" w:rsidDel="00000000" w:rsidP="00000000" w:rsidRDefault="00000000" w:rsidRPr="00000000" w14:paraId="0000027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7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Another situation is where property of the Judgment Debtor is in the hands of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w:t>
      </w:r>
      <w:r w:rsidDel="00000000" w:rsidR="00000000" w:rsidRPr="00000000">
        <w:rPr>
          <w:rtl w:val="0"/>
        </w:rPr>
      </w:r>
    </w:p>
    <w:p w:rsidR="00000000" w:rsidDel="00000000" w:rsidP="00000000" w:rsidRDefault="00000000" w:rsidRPr="00000000" w14:paraId="0000027F">
      <w:pPr>
        <w:pageBreakBefore w:val="0"/>
        <w:jc w:val="both"/>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0">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1">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282">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283">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284">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AUGUST 2005</w:t>
      </w:r>
      <w:r w:rsidDel="00000000" w:rsidR="00000000" w:rsidRPr="00000000">
        <w:rPr>
          <w:rtl w:val="0"/>
        </w:rPr>
      </w:r>
    </w:p>
    <w:p w:rsidR="00000000" w:rsidDel="00000000" w:rsidP="00000000" w:rsidRDefault="00000000" w:rsidRPr="00000000" w14:paraId="00000285">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PROCEDURE</w:t>
      </w:r>
      <w:r w:rsidDel="00000000" w:rsidR="00000000" w:rsidRPr="00000000">
        <w:rPr>
          <w:rtl w:val="0"/>
        </w:rPr>
      </w:r>
    </w:p>
    <w:p w:rsidR="00000000" w:rsidDel="00000000" w:rsidP="00000000" w:rsidRDefault="00000000" w:rsidRPr="00000000" w14:paraId="0000028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28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ONE(1) and ANY other FOUR (4) questions</w:t>
      </w:r>
      <w:r w:rsidDel="00000000" w:rsidR="00000000" w:rsidRPr="00000000">
        <w:rPr>
          <w:rtl w:val="0"/>
        </w:rPr>
      </w:r>
    </w:p>
    <w:p w:rsidR="00000000" w:rsidDel="00000000" w:rsidP="00000000" w:rsidRDefault="00000000" w:rsidRPr="00000000" w14:paraId="0000028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All questions carry equal marks</w:t>
      </w:r>
      <w:r w:rsidDel="00000000" w:rsidR="00000000" w:rsidRPr="00000000">
        <w:rPr>
          <w:rtl w:val="0"/>
        </w:rPr>
      </w:r>
    </w:p>
    <w:p w:rsidR="00000000" w:rsidDel="00000000" w:rsidP="00000000" w:rsidRDefault="00000000" w:rsidRPr="00000000" w14:paraId="0000028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28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28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8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l.</w:t>
        <w:tab/>
        <w:t xml:space="preserve">Manfare Services and Investments Ltd is a private limited company whose joint directors/shareholders are John Odhiambo and his wife Jane Achieng. The two had met at Harvard Business School where he undertook an executive Master's degree in Business Administration (MBA) in the late 1995 and had always dreamt of owning and managing an extensive business empire. In the year 2000 Odhiambo persuaded his wife Jane to approach Bureux Bank (K) Ltd to lend the company a sum of Kshs.50,000,000/ to finance the acquisition and renovation of SunCity Hotel located to the Lake city of Kisumu. Odhiambo was to offer as security for the loan a first legal charge over the property known as LR 12611/01 being a commercial plot to be registered in the company and on which the hotel stood. The property was valued at a sum of Kshs.70,000,000 by Kiptex Valuers Ltd, a firm belonging to one Gerald Otieno, a former classmate of Odhiambo.</w:t>
      </w:r>
      <w:r w:rsidDel="00000000" w:rsidR="00000000" w:rsidRPr="00000000">
        <w:rPr>
          <w:rtl w:val="0"/>
        </w:rPr>
      </w:r>
    </w:p>
    <w:p w:rsidR="00000000" w:rsidDel="00000000" w:rsidP="00000000" w:rsidRDefault="00000000" w:rsidRPr="00000000" w14:paraId="0000028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An application for the loan and submission of all relevant documents, the bank duly approved the loan and forwarded the title documents to the bank's lawyers M/s Mwenda Pole &amp; Co. Advocates to:</w:t>
      </w:r>
      <w:r w:rsidDel="00000000" w:rsidR="00000000" w:rsidRPr="00000000">
        <w:rPr>
          <w:rtl w:val="0"/>
        </w:rPr>
      </w:r>
    </w:p>
    <w:p w:rsidR="00000000" w:rsidDel="00000000" w:rsidP="00000000" w:rsidRDefault="00000000" w:rsidRPr="00000000" w14:paraId="0000029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register the charge in favour of the bank</w:t>
      </w:r>
      <w:r w:rsidDel="00000000" w:rsidR="00000000" w:rsidRPr="00000000">
        <w:rPr>
          <w:rtl w:val="0"/>
        </w:rPr>
      </w:r>
    </w:p>
    <w:p w:rsidR="00000000" w:rsidDel="00000000" w:rsidP="00000000" w:rsidRDefault="00000000" w:rsidRPr="00000000" w14:paraId="0000029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register transfer in favour of the purchaser and</w:t>
      </w:r>
      <w:r w:rsidDel="00000000" w:rsidR="00000000" w:rsidRPr="00000000">
        <w:rPr>
          <w:rtl w:val="0"/>
        </w:rPr>
      </w:r>
    </w:p>
    <w:p w:rsidR="00000000" w:rsidDel="00000000" w:rsidP="00000000" w:rsidRDefault="00000000" w:rsidRPr="00000000" w14:paraId="0000029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(iii)</w:t>
        <w:tab/>
        <w:t xml:space="preserve">prepare and cause to be executed personal guarantees by the directors of Manfare Services and Investments Ltd.</w:t>
      </w:r>
      <w:r w:rsidDel="00000000" w:rsidR="00000000" w:rsidRPr="00000000">
        <w:rPr>
          <w:rtl w:val="0"/>
        </w:rPr>
      </w:r>
    </w:p>
    <w:p w:rsidR="00000000" w:rsidDel="00000000" w:rsidP="00000000" w:rsidRDefault="00000000" w:rsidRPr="00000000" w14:paraId="0000029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Mwenda Pole &amp; Co. prepared all the documents and requested their messenger to drop the same at the offices of Manfare for execution and sealing as necessary and return to their Chambers for stamping and registration.</w:t>
      </w:r>
      <w:r w:rsidDel="00000000" w:rsidR="00000000" w:rsidRPr="00000000">
        <w:rPr>
          <w:rtl w:val="0"/>
        </w:rPr>
      </w:r>
    </w:p>
    <w:p w:rsidR="00000000" w:rsidDel="00000000" w:rsidP="00000000" w:rsidRDefault="00000000" w:rsidRPr="00000000" w14:paraId="0000029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Upon receipt of the documents, Mrs. Odhiambo did not examine the same carefully. She executed the charge instrument by affixing her own signature and then writing her husbands name in full. She then inadvertently affixed the seal of Muhoroni Holdings Ltd, another company owned by Mr. &amp; Mrs. Odhiambo and then similarly signed the personal guarantees for herself and her husband. The documents were received by Mwenda Pole &amp; Co. advocates who for some strange reasons did not notice the errors but proceeded to register the transfer and charge as instructed. The charge was only</w:t>
      </w:r>
      <w:r w:rsidDel="00000000" w:rsidR="00000000" w:rsidRPr="00000000">
        <w:rPr>
          <w:rtl w:val="0"/>
        </w:rPr>
      </w:r>
    </w:p>
    <w:p w:rsidR="00000000" w:rsidDel="00000000" w:rsidP="00000000" w:rsidRDefault="00000000" w:rsidRPr="00000000" w14:paraId="0000029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registered at the inland registry at Lands offices but not with the Registrar of Companies as required by the Companies Act (Cap.486 Laws of Kenya).</w:t>
      </w:r>
      <w:r w:rsidDel="00000000" w:rsidR="00000000" w:rsidRPr="00000000">
        <w:rPr>
          <w:rtl w:val="0"/>
        </w:rPr>
      </w:r>
    </w:p>
    <w:p w:rsidR="00000000" w:rsidDel="00000000" w:rsidP="00000000" w:rsidRDefault="00000000" w:rsidRPr="00000000" w14:paraId="0000029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Bureux Bank received the documents and then disbursed the loan of Kshs.50,000,000/ to Manfare Services &amp; Investments Ltd.</w:t>
      </w:r>
      <w:r w:rsidDel="00000000" w:rsidR="00000000" w:rsidRPr="00000000">
        <w:rPr>
          <w:rtl w:val="0"/>
        </w:rPr>
      </w:r>
    </w:p>
    <w:p w:rsidR="00000000" w:rsidDel="00000000" w:rsidP="00000000" w:rsidRDefault="00000000" w:rsidRPr="00000000" w14:paraId="0000029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After the loan proceeds were disbursed, Mr. &amp; Mrs. Odhiambo changed their initial plans and decided to purchase a brand new apartment in Los Angeles ,U.S.A., (Kshs.30,000,000/), purchase a brand new CLK 320 Mercedes car (Kshs.6,000,000/) and buy shares of East African Breweries Ltd. (Kshs.10,000,000/). Manfare Services was only able to service this loan upto June 2003 when it defaulted. A fresh valuation by the bank in readiness for sale of the property comprising the security returned a value of Kshs.30,00,000/-. The bank has issued a statutory notice to sell the property under the chargees power of sale to which Mr.&amp; Mrs. Odhiambo are objecting.</w:t>
      </w:r>
      <w:r w:rsidDel="00000000" w:rsidR="00000000" w:rsidRPr="00000000">
        <w:rPr>
          <w:rtl w:val="0"/>
        </w:rPr>
      </w:r>
    </w:p>
    <w:p w:rsidR="00000000" w:rsidDel="00000000" w:rsidP="00000000" w:rsidRDefault="00000000" w:rsidRPr="00000000" w14:paraId="0000029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Mr. &amp; Mrs. Odhiambo have approached your law firm of Kinyongo &amp; Co. with instructions to file suit to:</w:t>
      </w:r>
      <w:r w:rsidDel="00000000" w:rsidR="00000000" w:rsidRPr="00000000">
        <w:rPr>
          <w:rtl w:val="0"/>
        </w:rPr>
      </w:r>
    </w:p>
    <w:p w:rsidR="00000000" w:rsidDel="00000000" w:rsidP="00000000" w:rsidRDefault="00000000" w:rsidRPr="00000000" w14:paraId="0000029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stop the intended sale</w:t>
      </w:r>
      <w:r w:rsidDel="00000000" w:rsidR="00000000" w:rsidRPr="00000000">
        <w:rPr>
          <w:rtl w:val="0"/>
        </w:rPr>
      </w:r>
    </w:p>
    <w:p w:rsidR="00000000" w:rsidDel="00000000" w:rsidP="00000000" w:rsidRDefault="00000000" w:rsidRPr="00000000" w14:paraId="0000029B">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obtain a declaratory order that the notice of sale and the charge are defective, null and void</w:t>
      </w:r>
      <w:r w:rsidDel="00000000" w:rsidR="00000000" w:rsidRPr="00000000">
        <w:rPr>
          <w:rtl w:val="0"/>
        </w:rPr>
      </w:r>
    </w:p>
    <w:p w:rsidR="00000000" w:rsidDel="00000000" w:rsidP="00000000" w:rsidRDefault="00000000" w:rsidRPr="00000000" w14:paraId="0000029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(iii)</w:t>
        <w:tab/>
        <w:t xml:space="preserve">the bank guarantees are a nullity in law</w:t>
      </w:r>
      <w:r w:rsidDel="00000000" w:rsidR="00000000" w:rsidRPr="00000000">
        <w:rPr>
          <w:rtl w:val="0"/>
        </w:rPr>
      </w:r>
    </w:p>
    <w:p w:rsidR="00000000" w:rsidDel="00000000" w:rsidP="00000000" w:rsidRDefault="00000000" w:rsidRPr="00000000" w14:paraId="0000029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9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Draft an appropriate plaint (and verifying affidavit) stating fully the claims Mr. &amp; Mrs. Odhiambo wish to have against Bureux Bank (K) Ltd.</w:t>
      </w:r>
      <w:r w:rsidDel="00000000" w:rsidR="00000000" w:rsidRPr="00000000">
        <w:rPr>
          <w:rtl w:val="0"/>
        </w:rPr>
      </w:r>
    </w:p>
    <w:p w:rsidR="00000000" w:rsidDel="00000000" w:rsidP="00000000" w:rsidRDefault="00000000" w:rsidRPr="00000000" w14:paraId="0000029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 THE HIGH COURT OF KENYA</w:t>
      </w:r>
      <w:r w:rsidDel="00000000" w:rsidR="00000000" w:rsidRPr="00000000">
        <w:rPr>
          <w:rtl w:val="0"/>
        </w:rPr>
      </w:r>
    </w:p>
    <w:p w:rsidR="00000000" w:rsidDel="00000000" w:rsidP="00000000" w:rsidRDefault="00000000" w:rsidRPr="00000000" w14:paraId="000002A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MILIMANI COMMERCIAL COURTS</w:t>
      </w:r>
      <w:r w:rsidDel="00000000" w:rsidR="00000000" w:rsidRPr="00000000">
        <w:rPr>
          <w:rtl w:val="0"/>
        </w:rPr>
      </w:r>
    </w:p>
    <w:p w:rsidR="00000000" w:rsidDel="00000000" w:rsidP="00000000" w:rsidRDefault="00000000" w:rsidRPr="00000000" w14:paraId="000002A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CASE NO. 70 OF 2006</w:t>
      </w:r>
      <w:r w:rsidDel="00000000" w:rsidR="00000000" w:rsidRPr="00000000">
        <w:rPr>
          <w:rtl w:val="0"/>
        </w:rPr>
      </w:r>
    </w:p>
    <w:p w:rsidR="00000000" w:rsidDel="00000000" w:rsidP="00000000" w:rsidRDefault="00000000" w:rsidRPr="00000000" w14:paraId="000002A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4">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MDOZI MJEURI </w:t>
        <w:tab/>
        <w:t xml:space="preserve">PLAINTIFF</w:t>
      </w:r>
      <w:r w:rsidDel="00000000" w:rsidR="00000000" w:rsidRPr="00000000">
        <w:rPr>
          <w:rtl w:val="0"/>
        </w:rPr>
      </w:r>
    </w:p>
    <w:p w:rsidR="00000000" w:rsidDel="00000000" w:rsidP="00000000" w:rsidRDefault="00000000" w:rsidRPr="00000000" w14:paraId="000002A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versus</w:t>
      </w:r>
      <w:r w:rsidDel="00000000" w:rsidR="00000000" w:rsidRPr="00000000">
        <w:rPr>
          <w:rtl w:val="0"/>
        </w:rPr>
      </w:r>
    </w:p>
    <w:p w:rsidR="00000000" w:rsidDel="00000000" w:rsidP="00000000" w:rsidRDefault="00000000" w:rsidRPr="00000000" w14:paraId="000002A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A8">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NYUMBA FINANCE COMPANY </w:t>
        <w:tab/>
        <w:t xml:space="preserve">DEFENDANT</w:t>
      </w:r>
      <w:r w:rsidDel="00000000" w:rsidR="00000000" w:rsidRPr="00000000">
        <w:rPr>
          <w:rtl w:val="0"/>
        </w:rPr>
      </w:r>
    </w:p>
    <w:p w:rsidR="00000000" w:rsidDel="00000000" w:rsidP="00000000" w:rsidRDefault="00000000" w:rsidRPr="00000000" w14:paraId="000002A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2A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PLAINT</w:t>
      </w:r>
      <w:r w:rsidDel="00000000" w:rsidR="00000000" w:rsidRPr="00000000">
        <w:rPr>
          <w:rtl w:val="0"/>
        </w:rPr>
      </w:r>
    </w:p>
    <w:p w:rsidR="00000000" w:rsidDel="00000000" w:rsidP="00000000" w:rsidRDefault="00000000" w:rsidRPr="00000000" w14:paraId="000002A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w:t>
        <w:tab/>
        <w:t xml:space="preserve">The plaintiff is an adult male residing in Nairobi and his address for service for the purposes of this suit is care of Wakili &amp; Company Advocates, P O Box 1463, Nairobi, Kenya.</w:t>
      </w:r>
      <w:r w:rsidDel="00000000" w:rsidR="00000000" w:rsidRPr="00000000">
        <w:rPr>
          <w:rtl w:val="0"/>
        </w:rPr>
      </w:r>
    </w:p>
    <w:p w:rsidR="00000000" w:rsidDel="00000000" w:rsidP="00000000" w:rsidRDefault="00000000" w:rsidRPr="00000000" w14:paraId="000002A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defendant is a limited liability company duly incorporated under the Companies Act and carrying on business in Kenya. Service will be effected through its Advocates.</w:t>
      </w:r>
    </w:p>
    <w:p w:rsidR="00000000" w:rsidDel="00000000" w:rsidP="00000000" w:rsidRDefault="00000000" w:rsidRPr="00000000" w14:paraId="000002B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plaintiff is the registered proprietor of the land parcel LR No./ Nairobi Block 20/45345 in Karen, Nairobi (hereinafter referred to as the “Suit Property”).</w:t>
      </w:r>
    </w:p>
    <w:p w:rsidR="00000000" w:rsidDel="00000000" w:rsidP="00000000" w:rsidRDefault="00000000" w:rsidRPr="00000000" w14:paraId="000002B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plaintiff, by a loan agreement (hereinafter referred to as the “Agreement”) dated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January 1990, mortgaged the Suit Property to the defendant in consideration of a Kshs 5,000,000 /- loan.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Clause 3 of the Agreement states that the mortgage is to be repaid in equal monthly instalments of Kshs 20,000 per month and was subject to a 5% non-compounded rate of interest.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Clause 5 of the Agreement states that the interest rate will be fixed at 5% for the entire duration of the Agreement. Clause 5 (a) of the Agreement states that the rate of interest on the loan can only be varied after consultations between the parties to the Agreement.</w:t>
      </w:r>
    </w:p>
    <w:p w:rsidR="00000000" w:rsidDel="00000000" w:rsidP="00000000" w:rsidRDefault="00000000" w:rsidRPr="00000000" w14:paraId="000002B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plaintiff has since February 1990 made the required loan repayments to the defendant and adhered to all the terms and conditions as set out in the Agreement.</w:t>
      </w:r>
    </w:p>
    <w:p w:rsidR="00000000" w:rsidDel="00000000" w:rsidP="00000000" w:rsidRDefault="00000000" w:rsidRPr="00000000" w14:paraId="000002B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defendant, in breach of Clause 5 (a) of the Agreement, unilaterally increased the rate of interest under the mortgage to 15% thereby increasing the plaintiff’s indebtedness. The plaintiff became aware of the change in interest rate from his statement of account dated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June 2006.</w:t>
      </w:r>
    </w:p>
    <w:p w:rsidR="00000000" w:rsidDel="00000000" w:rsidP="00000000" w:rsidRDefault="00000000" w:rsidRPr="00000000" w14:paraId="000002B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On 15</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August 2006, the defendant advertised the Suit Property for sale in the Daily Nation newspaper purportedly in exercise of its statutory power of sale arising under the mortgage. </w:t>
      </w:r>
    </w:p>
    <w:p w:rsidR="00000000" w:rsidDel="00000000" w:rsidP="00000000" w:rsidRDefault="00000000" w:rsidRPr="00000000" w14:paraId="000002B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defendant has not issued the plaintiff with a statutory notice as required by the law.</w:t>
      </w:r>
    </w:p>
    <w:p w:rsidR="00000000" w:rsidDel="00000000" w:rsidP="00000000" w:rsidRDefault="00000000" w:rsidRPr="00000000" w14:paraId="000002C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Despite repeated demands from the plaintiff to withdraw the advertisement to sell the Suit Property and notice of intention to sue, the defendant threatens, unless restrained by this Honourable Court, to sell the Suit Property.</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plaintiff is apprehensive that if the defendant is not restrained by injunction, it will proceed to illegally sell the Suit Property.</w:t>
      </w:r>
    </w:p>
    <w:p w:rsidR="00000000" w:rsidDel="00000000" w:rsidP="00000000" w:rsidRDefault="00000000" w:rsidRPr="00000000" w14:paraId="000002C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Wherefore the plaintiff prays for judgment in his favour for:</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2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144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 declaration that the purported variation of the interest rate by the defendant is a breach of the Agreement by the defendant and is null and void;</w:t>
      </w:r>
    </w:p>
    <w:p w:rsidR="00000000" w:rsidDel="00000000" w:rsidP="00000000" w:rsidRDefault="00000000" w:rsidRPr="00000000" w14:paraId="000002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144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 declaration that no power of sale has arisen;</w:t>
      </w:r>
    </w:p>
    <w:p w:rsidR="00000000" w:rsidDel="00000000" w:rsidP="00000000" w:rsidRDefault="00000000" w:rsidRPr="00000000" w14:paraId="000002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144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 declaration that the purported sale of the Suit Property by the defendant is illegal;</w:t>
      </w:r>
    </w:p>
    <w:p w:rsidR="00000000" w:rsidDel="00000000" w:rsidP="00000000" w:rsidRDefault="00000000" w:rsidRPr="00000000" w14:paraId="000002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144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An injunction do issue to restrain the defendant by its directors, servants or agents, or otherwise howsoever from advertising for sale or selling by public or by public auction or private treaty all that piece of land known as LR NO/ Nairobi Block 20/45345 in Karen;</w:t>
      </w:r>
    </w:p>
    <w:p w:rsidR="00000000" w:rsidDel="00000000" w:rsidP="00000000" w:rsidRDefault="00000000" w:rsidRPr="00000000" w14:paraId="000002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144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General damages and interest thereon; and</w:t>
      </w:r>
    </w:p>
    <w:p w:rsidR="00000000" w:rsidDel="00000000" w:rsidP="00000000" w:rsidRDefault="00000000" w:rsidRPr="00000000" w14:paraId="000002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144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Costs of the suit.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14. </w:t>
        <w:tab/>
        <w:t xml:space="preserve">The cause of action arose in Nairobi within this Honourable Court’s jurisdiction.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15.</w:t>
        <w:tab/>
        <w:t xml:space="preserve">There is no other suit pending between the parties.</w:t>
      </w:r>
    </w:p>
    <w:p w:rsidR="00000000" w:rsidDel="00000000" w:rsidP="00000000" w:rsidRDefault="00000000" w:rsidRPr="00000000" w14:paraId="000002D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DATED at Nairobi this 31</w:t>
      </w:r>
      <w:r w:rsidDel="00000000" w:rsidR="00000000" w:rsidRPr="00000000">
        <w:rPr>
          <w:rFonts w:ascii="Georgia" w:cs="Georgia" w:eastAsia="Georgia" w:hAnsi="Georgia"/>
          <w:strike w:val="0"/>
          <w:vertAlign w:val="superscript"/>
          <w:rtl w:val="0"/>
        </w:rPr>
        <w:t xml:space="preserve">st</w:t>
      </w:r>
      <w:r w:rsidDel="00000000" w:rsidR="00000000" w:rsidRPr="00000000">
        <w:rPr>
          <w:rFonts w:ascii="Georgia" w:cs="Georgia" w:eastAsia="Georgia" w:hAnsi="Georgia"/>
          <w:strike w:val="0"/>
          <w:vertAlign w:val="baseline"/>
          <w:rtl w:val="0"/>
        </w:rPr>
        <w:t xml:space="preserve"> day of August 2006.</w:t>
      </w:r>
      <w:r w:rsidDel="00000000" w:rsidR="00000000" w:rsidRPr="00000000">
        <w:rPr>
          <w:rtl w:val="0"/>
        </w:rPr>
      </w:r>
    </w:p>
    <w:p w:rsidR="00000000" w:rsidDel="00000000" w:rsidP="00000000" w:rsidRDefault="00000000" w:rsidRPr="00000000" w14:paraId="000002D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WAKILI &amp; COMPANY. ADVOCATES</w:t>
      </w:r>
      <w:r w:rsidDel="00000000" w:rsidR="00000000" w:rsidRPr="00000000">
        <w:rPr>
          <w:rtl w:val="0"/>
        </w:rPr>
      </w:r>
    </w:p>
    <w:p w:rsidR="00000000" w:rsidDel="00000000" w:rsidP="00000000" w:rsidRDefault="00000000" w:rsidRPr="00000000" w14:paraId="000002D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ADVOCATES FOR THE PLAINTIFF</w:t>
      </w:r>
      <w:r w:rsidDel="00000000" w:rsidR="00000000" w:rsidRPr="00000000">
        <w:rPr>
          <w:rtl w:val="0"/>
        </w:rPr>
      </w:r>
    </w:p>
    <w:p w:rsidR="00000000" w:rsidDel="00000000" w:rsidP="00000000" w:rsidRDefault="00000000" w:rsidRPr="00000000" w14:paraId="000002D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2D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right"/>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D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Wakili &amp; Company </w:t>
      </w:r>
      <w:r w:rsidDel="00000000" w:rsidR="00000000" w:rsidRPr="00000000">
        <w:rPr>
          <w:rtl w:val="0"/>
        </w:rPr>
      </w:r>
    </w:p>
    <w:p w:rsidR="00000000" w:rsidDel="00000000" w:rsidP="00000000" w:rsidRDefault="00000000" w:rsidRPr="00000000" w14:paraId="000002D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Advocates</w:t>
      </w:r>
      <w:r w:rsidDel="00000000" w:rsidR="00000000" w:rsidRPr="00000000">
        <w:rPr>
          <w:rtl w:val="0"/>
        </w:rPr>
      </w:r>
    </w:p>
    <w:p w:rsidR="00000000" w:rsidDel="00000000" w:rsidP="00000000" w:rsidRDefault="00000000" w:rsidRPr="00000000" w14:paraId="000002D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 Box 2321</w:t>
      </w:r>
      <w:r w:rsidDel="00000000" w:rsidR="00000000" w:rsidRPr="00000000">
        <w:rPr>
          <w:rtl w:val="0"/>
        </w:rPr>
      </w:r>
    </w:p>
    <w:p w:rsidR="00000000" w:rsidDel="00000000" w:rsidP="00000000" w:rsidRDefault="00000000" w:rsidRPr="00000000" w14:paraId="000002D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NAIROBI</w:t>
      </w:r>
      <w:r w:rsidDel="00000000" w:rsidR="00000000" w:rsidRPr="00000000">
        <w:rPr>
          <w:rtl w:val="0"/>
        </w:rPr>
      </w:r>
    </w:p>
    <w:p w:rsidR="00000000" w:rsidDel="00000000" w:rsidP="00000000" w:rsidRDefault="00000000" w:rsidRPr="00000000" w14:paraId="000002D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Fonts w:ascii="Georgia" w:cs="Georgia" w:eastAsia="Georgia" w:hAnsi="Georgia"/>
          <w:strike w:val="0"/>
          <w:u w:val="single"/>
          <w:vertAlign w:val="baseline"/>
          <w:rtl w:val="0"/>
        </w:rPr>
        <w:t xml:space="preserve">To be served upon:</w:t>
      </w:r>
      <w:r w:rsidDel="00000000" w:rsidR="00000000" w:rsidRPr="00000000">
        <w:rPr>
          <w:rFonts w:ascii="Georgia" w:cs="Georgia" w:eastAsia="Georgia" w:hAnsi="Georgia"/>
          <w:b w:val="1"/>
          <w:strike w:val="0"/>
          <w:vertAlign w:val="baseline"/>
          <w:rtl w:val="0"/>
        </w:rPr>
        <w:tab/>
      </w:r>
      <w:r w:rsidDel="00000000" w:rsidR="00000000" w:rsidRPr="00000000">
        <w:rPr>
          <w:rtl w:val="0"/>
        </w:rPr>
      </w:r>
    </w:p>
    <w:p w:rsidR="00000000" w:rsidDel="00000000" w:rsidP="00000000" w:rsidRDefault="00000000" w:rsidRPr="00000000" w14:paraId="000002E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2E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Nyumba Finance Company</w:t>
      </w:r>
      <w:r w:rsidDel="00000000" w:rsidR="00000000" w:rsidRPr="00000000">
        <w:rPr>
          <w:rtl w:val="0"/>
        </w:rPr>
      </w:r>
    </w:p>
    <w:p w:rsidR="00000000" w:rsidDel="00000000" w:rsidP="00000000" w:rsidRDefault="00000000" w:rsidRPr="00000000" w14:paraId="000002E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 Box 2321</w:t>
      </w:r>
      <w:r w:rsidDel="00000000" w:rsidR="00000000" w:rsidRPr="00000000">
        <w:rPr>
          <w:rtl w:val="0"/>
        </w:rPr>
      </w:r>
    </w:p>
    <w:p w:rsidR="00000000" w:rsidDel="00000000" w:rsidP="00000000" w:rsidRDefault="00000000" w:rsidRPr="00000000" w14:paraId="000002E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NAIROBI</w:t>
      </w:r>
      <w:r w:rsidDel="00000000" w:rsidR="00000000" w:rsidRPr="00000000">
        <w:rPr>
          <w:rtl w:val="0"/>
        </w:rPr>
      </w:r>
    </w:p>
    <w:p w:rsidR="00000000" w:rsidDel="00000000" w:rsidP="00000000" w:rsidRDefault="00000000" w:rsidRPr="00000000" w14:paraId="000002E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E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2F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0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 THE HIGH COURT OF KENYA</w:t>
      </w:r>
      <w:r w:rsidDel="00000000" w:rsidR="00000000" w:rsidRPr="00000000">
        <w:rPr>
          <w:rtl w:val="0"/>
        </w:rPr>
      </w:r>
    </w:p>
    <w:p w:rsidR="00000000" w:rsidDel="00000000" w:rsidP="00000000" w:rsidRDefault="00000000" w:rsidRPr="00000000" w14:paraId="0000030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MILIMANI COMMERCIAL COURTS</w:t>
      </w:r>
      <w:r w:rsidDel="00000000" w:rsidR="00000000" w:rsidRPr="00000000">
        <w:rPr>
          <w:rtl w:val="0"/>
        </w:rPr>
      </w:r>
    </w:p>
    <w:p w:rsidR="00000000" w:rsidDel="00000000" w:rsidP="00000000" w:rsidRDefault="00000000" w:rsidRPr="00000000" w14:paraId="0000030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CASE NO.70 OF 2006</w:t>
      </w:r>
      <w:r w:rsidDel="00000000" w:rsidR="00000000" w:rsidRPr="00000000">
        <w:rPr>
          <w:rtl w:val="0"/>
        </w:rPr>
      </w:r>
    </w:p>
    <w:p w:rsidR="00000000" w:rsidDel="00000000" w:rsidP="00000000" w:rsidRDefault="00000000" w:rsidRPr="00000000" w14:paraId="0000030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0F">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MDOZI MJEURI </w:t>
        <w:tab/>
        <w:t xml:space="preserve">PLAINTIFF</w:t>
      </w:r>
      <w:r w:rsidDel="00000000" w:rsidR="00000000" w:rsidRPr="00000000">
        <w:rPr>
          <w:rtl w:val="0"/>
        </w:rPr>
      </w:r>
    </w:p>
    <w:p w:rsidR="00000000" w:rsidDel="00000000" w:rsidP="00000000" w:rsidRDefault="00000000" w:rsidRPr="00000000" w14:paraId="0000031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versus</w:t>
      </w:r>
      <w:r w:rsidDel="00000000" w:rsidR="00000000" w:rsidRPr="00000000">
        <w:rPr>
          <w:rtl w:val="0"/>
        </w:rPr>
      </w:r>
    </w:p>
    <w:p w:rsidR="00000000" w:rsidDel="00000000" w:rsidP="00000000" w:rsidRDefault="00000000" w:rsidRPr="00000000" w14:paraId="0000031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13">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NYUMBA FINANCE COMPANY </w:t>
        <w:tab/>
        <w:t xml:space="preserve">DEFENDANT</w:t>
      </w:r>
      <w:r w:rsidDel="00000000" w:rsidR="00000000" w:rsidRPr="00000000">
        <w:rPr>
          <w:rtl w:val="0"/>
        </w:rPr>
      </w:r>
    </w:p>
    <w:p w:rsidR="00000000" w:rsidDel="00000000" w:rsidP="00000000" w:rsidRDefault="00000000" w:rsidRPr="00000000" w14:paraId="0000031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1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VERIFYING AFFIDAVIT</w:t>
      </w:r>
      <w:r w:rsidDel="00000000" w:rsidR="00000000" w:rsidRPr="00000000">
        <w:rPr>
          <w:rtl w:val="0"/>
        </w:rPr>
      </w:r>
    </w:p>
    <w:p w:rsidR="00000000" w:rsidDel="00000000" w:rsidP="00000000" w:rsidRDefault="00000000" w:rsidRPr="00000000" w14:paraId="0000031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w:t>
      </w:r>
      <w:r w:rsidDel="00000000" w:rsidR="00000000" w:rsidRPr="00000000">
        <w:rPr>
          <w:rFonts w:ascii="Georgia" w:cs="Georgia" w:eastAsia="Georgia" w:hAnsi="Georgia"/>
          <w:b w:val="1"/>
          <w:strike w:val="0"/>
          <w:u w:val="single"/>
          <w:vertAlign w:val="baseline"/>
          <w:rtl w:val="0"/>
        </w:rPr>
        <w:t xml:space="preserve">MDOZI MJEURI</w:t>
      </w:r>
      <w:r w:rsidDel="00000000" w:rsidR="00000000" w:rsidRPr="00000000">
        <w:rPr>
          <w:rFonts w:ascii="Georgia" w:cs="Georgia" w:eastAsia="Georgia" w:hAnsi="Georgia"/>
          <w:b w:val="1"/>
          <w:strike w:val="0"/>
          <w:vertAlign w:val="baseline"/>
          <w:rtl w:val="0"/>
        </w:rPr>
        <w:t xml:space="preserve"> </w:t>
      </w:r>
      <w:r w:rsidDel="00000000" w:rsidR="00000000" w:rsidRPr="00000000">
        <w:rPr>
          <w:rFonts w:ascii="Georgia" w:cs="Georgia" w:eastAsia="Georgia" w:hAnsi="Georgia"/>
          <w:strike w:val="0"/>
          <w:vertAlign w:val="baseline"/>
          <w:rtl w:val="0"/>
        </w:rPr>
        <w:t xml:space="preserve">of P O Box 00875 Nairobi make an oath and say:-</w:t>
      </w:r>
      <w:r w:rsidDel="00000000" w:rsidR="00000000" w:rsidRPr="00000000">
        <w:rPr>
          <w:rtl w:val="0"/>
        </w:rPr>
      </w:r>
    </w:p>
    <w:p w:rsidR="00000000" w:rsidDel="00000000" w:rsidP="00000000" w:rsidRDefault="00000000" w:rsidRPr="00000000" w14:paraId="0000031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w:t>
        <w:tab/>
        <w:t xml:space="preserve">I am the plaintiff and I have the authority to swear this affidavit.</w:t>
      </w:r>
      <w:r w:rsidDel="00000000" w:rsidR="00000000" w:rsidRPr="00000000">
        <w:rPr>
          <w:rtl w:val="0"/>
        </w:rPr>
      </w:r>
    </w:p>
    <w:p w:rsidR="00000000" w:rsidDel="00000000" w:rsidP="00000000" w:rsidRDefault="00000000" w:rsidRPr="00000000" w14:paraId="0000031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t>
        <w:tab/>
        <w:t xml:space="preserve">The averments in the plaint to which this affidavit is annexed are correct.</w:t>
      </w:r>
      <w:r w:rsidDel="00000000" w:rsidR="00000000" w:rsidRPr="00000000">
        <w:rPr>
          <w:rtl w:val="0"/>
        </w:rPr>
      </w:r>
    </w:p>
    <w:p w:rsidR="00000000" w:rsidDel="00000000" w:rsidP="00000000" w:rsidRDefault="00000000" w:rsidRPr="00000000" w14:paraId="0000031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1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 </w:t>
        <w:tab/>
        <w:t xml:space="preserve">The facts deponed to herein are within my knowledge and are true.</w:t>
      </w:r>
      <w:r w:rsidDel="00000000" w:rsidR="00000000" w:rsidRPr="00000000">
        <w:rPr>
          <w:rtl w:val="0"/>
        </w:rPr>
      </w:r>
    </w:p>
    <w:p w:rsidR="00000000" w:rsidDel="00000000" w:rsidP="00000000" w:rsidRDefault="00000000" w:rsidRPr="00000000" w14:paraId="0000031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SWORN</w:t>
      </w:r>
      <w:r w:rsidDel="00000000" w:rsidR="00000000" w:rsidRPr="00000000">
        <w:rPr>
          <w:rFonts w:ascii="Georgia" w:cs="Georgia" w:eastAsia="Georgia" w:hAnsi="Georgia"/>
          <w:strike w:val="0"/>
          <w:vertAlign w:val="baseline"/>
          <w:rtl w:val="0"/>
        </w:rPr>
        <w:t xml:space="preserve"> by the said </w:t>
      </w:r>
      <w:r w:rsidDel="00000000" w:rsidR="00000000" w:rsidRPr="00000000">
        <w:rPr>
          <w:rFonts w:ascii="Georgia" w:cs="Georgia" w:eastAsia="Georgia" w:hAnsi="Georgia"/>
          <w:b w:val="1"/>
          <w:strike w:val="0"/>
          <w:u w:val="single"/>
          <w:vertAlign w:val="baseline"/>
          <w:rtl w:val="0"/>
        </w:rPr>
        <w:t xml:space="preserve">MDOZI MJEURI</w:t>
      </w:r>
      <w:r w:rsidDel="00000000" w:rsidR="00000000" w:rsidRPr="00000000">
        <w:rPr>
          <w:rFonts w:ascii="Georgia" w:cs="Georgia" w:eastAsia="Georgia" w:hAnsi="Georgia"/>
          <w:strike w:val="0"/>
          <w:vertAlign w:val="baseline"/>
          <w:rtl w:val="0"/>
        </w:rPr>
        <w:tab/>
        <w:tab/>
        <w:t xml:space="preserve">)</w:t>
      </w:r>
      <w:r w:rsidDel="00000000" w:rsidR="00000000" w:rsidRPr="00000000">
        <w:rPr>
          <w:rtl w:val="0"/>
        </w:rPr>
      </w:r>
    </w:p>
    <w:p w:rsidR="00000000" w:rsidDel="00000000" w:rsidP="00000000" w:rsidRDefault="00000000" w:rsidRPr="00000000" w14:paraId="0000032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before me this 31</w:t>
      </w:r>
      <w:r w:rsidDel="00000000" w:rsidR="00000000" w:rsidRPr="00000000">
        <w:rPr>
          <w:rFonts w:ascii="Georgia" w:cs="Georgia" w:eastAsia="Georgia" w:hAnsi="Georgia"/>
          <w:strike w:val="0"/>
          <w:vertAlign w:val="superscript"/>
          <w:rtl w:val="0"/>
        </w:rPr>
        <w:t xml:space="preserve">st</w:t>
      </w:r>
      <w:r w:rsidDel="00000000" w:rsidR="00000000" w:rsidRPr="00000000">
        <w:rPr>
          <w:rFonts w:ascii="Georgia" w:cs="Georgia" w:eastAsia="Georgia" w:hAnsi="Georgia"/>
          <w:strike w:val="0"/>
          <w:vertAlign w:val="baseline"/>
          <w:rtl w:val="0"/>
        </w:rPr>
        <w:t xml:space="preserve"> day of August 2006 </w:t>
        <w:tab/>
        <w:t xml:space="preserve">  </w:t>
        <w:tab/>
        <w:t xml:space="preserve">)</w:t>
      </w:r>
      <w:r w:rsidDel="00000000" w:rsidR="00000000" w:rsidRPr="00000000">
        <w:rPr>
          <w:rtl w:val="0"/>
        </w:rPr>
      </w:r>
    </w:p>
    <w:p w:rsidR="00000000" w:rsidDel="00000000" w:rsidP="00000000" w:rsidRDefault="00000000" w:rsidRPr="00000000" w14:paraId="0000032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Nairobi</w:t>
        <w:tab/>
        <w:tab/>
        <w:tab/>
        <w:tab/>
        <w:tab/>
        <w:tab/>
        <w:t xml:space="preserve">)</w:t>
      </w:r>
      <w:r w:rsidDel="00000000" w:rsidR="00000000" w:rsidRPr="00000000">
        <w:rPr>
          <w:rtl w:val="0"/>
        </w:rPr>
      </w:r>
    </w:p>
    <w:p w:rsidR="00000000" w:rsidDel="00000000" w:rsidP="00000000" w:rsidRDefault="00000000" w:rsidRPr="00000000" w14:paraId="0000032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r>
      <w:r w:rsidDel="00000000" w:rsidR="00000000" w:rsidRPr="00000000">
        <w:rPr>
          <w:rtl w:val="0"/>
        </w:rPr>
      </w:r>
    </w:p>
    <w:p w:rsidR="00000000" w:rsidDel="00000000" w:rsidP="00000000" w:rsidRDefault="00000000" w:rsidRPr="00000000" w14:paraId="0000032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r>
      <w:r w:rsidDel="00000000" w:rsidR="00000000" w:rsidRPr="00000000">
        <w:rPr>
          <w:rtl w:val="0"/>
        </w:rPr>
      </w:r>
    </w:p>
    <w:p w:rsidR="00000000" w:rsidDel="00000000" w:rsidP="00000000" w:rsidRDefault="00000000" w:rsidRPr="00000000" w14:paraId="0000032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04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tab/>
      </w:r>
      <w:r w:rsidDel="00000000" w:rsidR="00000000" w:rsidRPr="00000000">
        <w:rPr>
          <w:rtl w:val="0"/>
        </w:rPr>
      </w:r>
    </w:p>
    <w:p w:rsidR="00000000" w:rsidDel="00000000" w:rsidP="00000000" w:rsidRDefault="00000000" w:rsidRPr="00000000" w14:paraId="0000032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r>
      <w:r w:rsidDel="00000000" w:rsidR="00000000" w:rsidRPr="00000000">
        <w:rPr>
          <w:rtl w:val="0"/>
        </w:rPr>
      </w:r>
    </w:p>
    <w:p w:rsidR="00000000" w:rsidDel="00000000" w:rsidP="00000000" w:rsidRDefault="00000000" w:rsidRPr="00000000" w14:paraId="0000032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u w:val="single"/>
          <w:vertAlign w:val="baseline"/>
        </w:rPr>
      </w:pPr>
      <w:r w:rsidDel="00000000" w:rsidR="00000000" w:rsidRPr="00000000">
        <w:rPr>
          <w:rFonts w:ascii="Georgia" w:cs="Georgia" w:eastAsia="Georgia" w:hAnsi="Georgia"/>
          <w:strike w:val="0"/>
          <w:u w:val="single"/>
          <w:vertAlign w:val="baseline"/>
          <w:rtl w:val="0"/>
        </w:rPr>
        <w:t xml:space="preserve">COMMISSIONER FOR OATHS</w:t>
      </w:r>
      <w:r w:rsidDel="00000000" w:rsidR="00000000" w:rsidRPr="00000000">
        <w:rPr>
          <w:rFonts w:ascii="Georgia" w:cs="Georgia" w:eastAsia="Georgia" w:hAnsi="Georgia"/>
          <w:strike w:val="0"/>
          <w:vertAlign w:val="baseline"/>
          <w:rtl w:val="0"/>
        </w:rPr>
        <w:tab/>
        <w:tab/>
        <w:tab/>
        <w:t xml:space="preserve">)</w:t>
      </w:r>
      <w:r w:rsidDel="00000000" w:rsidR="00000000" w:rsidRPr="00000000">
        <w:rPr>
          <w:rtl w:val="0"/>
        </w:rPr>
      </w:r>
    </w:p>
    <w:p w:rsidR="00000000" w:rsidDel="00000000" w:rsidP="00000000" w:rsidRDefault="00000000" w:rsidRPr="00000000" w14:paraId="0000032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32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32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32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2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Wakili &amp; Company </w:t>
      </w:r>
      <w:r w:rsidDel="00000000" w:rsidR="00000000" w:rsidRPr="00000000">
        <w:rPr>
          <w:rtl w:val="0"/>
        </w:rPr>
      </w:r>
    </w:p>
    <w:p w:rsidR="00000000" w:rsidDel="00000000" w:rsidP="00000000" w:rsidRDefault="00000000" w:rsidRPr="00000000" w14:paraId="0000032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Advocates</w:t>
      </w:r>
      <w:r w:rsidDel="00000000" w:rsidR="00000000" w:rsidRPr="00000000">
        <w:rPr>
          <w:rtl w:val="0"/>
        </w:rPr>
      </w:r>
    </w:p>
    <w:p w:rsidR="00000000" w:rsidDel="00000000" w:rsidP="00000000" w:rsidRDefault="00000000" w:rsidRPr="00000000" w14:paraId="0000032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 Box 2321</w:t>
      </w:r>
      <w:r w:rsidDel="00000000" w:rsidR="00000000" w:rsidRPr="00000000">
        <w:rPr>
          <w:rtl w:val="0"/>
        </w:rPr>
      </w:r>
    </w:p>
    <w:p w:rsidR="00000000" w:rsidDel="00000000" w:rsidP="00000000" w:rsidRDefault="00000000" w:rsidRPr="00000000" w14:paraId="0000033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NAIROBI</w:t>
      </w:r>
      <w:r w:rsidDel="00000000" w:rsidR="00000000" w:rsidRPr="00000000">
        <w:rPr>
          <w:rtl w:val="0"/>
        </w:rPr>
      </w:r>
    </w:p>
    <w:p w:rsidR="00000000" w:rsidDel="00000000" w:rsidP="00000000" w:rsidRDefault="00000000" w:rsidRPr="00000000" w14:paraId="0000033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sectPr>
          <w:headerReference r:id="rId8" w:type="default"/>
          <w:headerReference r:id="rId9" w:type="even"/>
          <w:pgSz w:h="15840" w:w="12240" w:orient="portrait"/>
          <w:pgMar w:bottom="1440" w:top="1440" w:left="1440" w:right="1440" w:header="1440" w:footer="1440"/>
          <w:pgNumType w:start="1"/>
        </w:sectPr>
      </w:pPr>
      <w:r w:rsidDel="00000000" w:rsidR="00000000" w:rsidRPr="00000000">
        <w:rPr>
          <w:rtl w:val="0"/>
        </w:rPr>
      </w:r>
    </w:p>
    <w:p w:rsidR="00000000" w:rsidDel="00000000" w:rsidP="00000000" w:rsidRDefault="00000000" w:rsidRPr="00000000" w14:paraId="0000033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 THE HIGH COURT OF KENYA</w:t>
      </w:r>
      <w:r w:rsidDel="00000000" w:rsidR="00000000" w:rsidRPr="00000000">
        <w:rPr>
          <w:rtl w:val="0"/>
        </w:rPr>
      </w:r>
    </w:p>
    <w:p w:rsidR="00000000" w:rsidDel="00000000" w:rsidP="00000000" w:rsidRDefault="00000000" w:rsidRPr="00000000" w14:paraId="0000033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MILIMANI COMMERCIAL COURTS</w:t>
      </w:r>
      <w:r w:rsidDel="00000000" w:rsidR="00000000" w:rsidRPr="00000000">
        <w:rPr>
          <w:rtl w:val="0"/>
        </w:rPr>
      </w:r>
    </w:p>
    <w:p w:rsidR="00000000" w:rsidDel="00000000" w:rsidP="00000000" w:rsidRDefault="00000000" w:rsidRPr="00000000" w14:paraId="0000033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CASE NO. 70 OF 2006</w:t>
      </w:r>
      <w:r w:rsidDel="00000000" w:rsidR="00000000" w:rsidRPr="00000000">
        <w:rPr>
          <w:rtl w:val="0"/>
        </w:rPr>
      </w:r>
    </w:p>
    <w:p w:rsidR="00000000" w:rsidDel="00000000" w:rsidP="00000000" w:rsidRDefault="00000000" w:rsidRPr="00000000" w14:paraId="0000033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3B">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MDOZI MJEURI </w:t>
        <w:tab/>
        <w:t xml:space="preserve">PLAINTIFF</w:t>
      </w:r>
      <w:r w:rsidDel="00000000" w:rsidR="00000000" w:rsidRPr="00000000">
        <w:rPr>
          <w:rtl w:val="0"/>
        </w:rPr>
      </w:r>
    </w:p>
    <w:p w:rsidR="00000000" w:rsidDel="00000000" w:rsidP="00000000" w:rsidRDefault="00000000" w:rsidRPr="00000000" w14:paraId="0000033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3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versus</w:t>
      </w:r>
      <w:r w:rsidDel="00000000" w:rsidR="00000000" w:rsidRPr="00000000">
        <w:rPr>
          <w:rtl w:val="0"/>
        </w:rPr>
      </w:r>
    </w:p>
    <w:p w:rsidR="00000000" w:rsidDel="00000000" w:rsidP="00000000" w:rsidRDefault="00000000" w:rsidRPr="00000000" w14:paraId="0000033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3F">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NYUMBA FINANCE COMPANY </w:t>
        <w:tab/>
        <w:t xml:space="preserve">DEFENDANT</w:t>
      </w:r>
      <w:r w:rsidDel="00000000" w:rsidR="00000000" w:rsidRPr="00000000">
        <w:rPr>
          <w:rtl w:val="0"/>
        </w:rPr>
      </w:r>
    </w:p>
    <w:p w:rsidR="00000000" w:rsidDel="00000000" w:rsidP="00000000" w:rsidRDefault="00000000" w:rsidRPr="00000000" w14:paraId="0000034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34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CERTIFICATE OF URGENCY</w:t>
      </w:r>
      <w:r w:rsidDel="00000000" w:rsidR="00000000" w:rsidRPr="00000000">
        <w:rPr>
          <w:rtl w:val="0"/>
        </w:rPr>
      </w:r>
    </w:p>
    <w:p w:rsidR="00000000" w:rsidDel="00000000" w:rsidP="00000000" w:rsidRDefault="00000000" w:rsidRPr="00000000" w14:paraId="0000034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WAKILI, an advocate and a partner in Wakili &amp; Company, Advocates for the plaintiff do hereby certify that the application filed herein is a matter of urgency as the defendant may sell the suit property at any time.</w:t>
      </w:r>
      <w:r w:rsidDel="00000000" w:rsidR="00000000" w:rsidRPr="00000000">
        <w:rPr>
          <w:rtl w:val="0"/>
        </w:rPr>
      </w:r>
    </w:p>
    <w:p w:rsidR="00000000" w:rsidDel="00000000" w:rsidP="00000000" w:rsidRDefault="00000000" w:rsidRPr="00000000" w14:paraId="0000034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DATED at Nairobi this 31</w:t>
      </w:r>
      <w:r w:rsidDel="00000000" w:rsidR="00000000" w:rsidRPr="00000000">
        <w:rPr>
          <w:rFonts w:ascii="Georgia" w:cs="Georgia" w:eastAsia="Georgia" w:hAnsi="Georgia"/>
          <w:strike w:val="0"/>
          <w:vertAlign w:val="superscript"/>
          <w:rtl w:val="0"/>
        </w:rPr>
        <w:t xml:space="preserve">st</w:t>
      </w:r>
      <w:r w:rsidDel="00000000" w:rsidR="00000000" w:rsidRPr="00000000">
        <w:rPr>
          <w:rFonts w:ascii="Georgia" w:cs="Georgia" w:eastAsia="Georgia" w:hAnsi="Georgia"/>
          <w:strike w:val="0"/>
          <w:vertAlign w:val="baseline"/>
          <w:rtl w:val="0"/>
        </w:rPr>
        <w:t xml:space="preserve"> day of August 2006.</w:t>
      </w:r>
      <w:r w:rsidDel="00000000" w:rsidR="00000000" w:rsidRPr="00000000">
        <w:rPr>
          <w:rtl w:val="0"/>
        </w:rPr>
      </w:r>
    </w:p>
    <w:p w:rsidR="00000000" w:rsidDel="00000000" w:rsidP="00000000" w:rsidRDefault="00000000" w:rsidRPr="00000000" w14:paraId="0000034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WAKILI &amp; CO. ADVOCATES</w:t>
      </w:r>
      <w:r w:rsidDel="00000000" w:rsidR="00000000" w:rsidRPr="00000000">
        <w:rPr>
          <w:rtl w:val="0"/>
        </w:rPr>
      </w:r>
    </w:p>
    <w:p w:rsidR="00000000" w:rsidDel="00000000" w:rsidP="00000000" w:rsidRDefault="00000000" w:rsidRPr="00000000" w14:paraId="0000034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ADVOCATES FOR THE PLAINTIFF</w:t>
      </w:r>
      <w:r w:rsidDel="00000000" w:rsidR="00000000" w:rsidRPr="00000000">
        <w:rPr>
          <w:rtl w:val="0"/>
        </w:rPr>
      </w:r>
    </w:p>
    <w:p w:rsidR="00000000" w:rsidDel="00000000" w:rsidP="00000000" w:rsidRDefault="00000000" w:rsidRPr="00000000" w14:paraId="0000034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4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5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 THE HIGH COURT OF KENYA AT MILIMANI</w:t>
      </w:r>
      <w:r w:rsidDel="00000000" w:rsidR="00000000" w:rsidRPr="00000000">
        <w:rPr>
          <w:rtl w:val="0"/>
        </w:rPr>
      </w:r>
    </w:p>
    <w:p w:rsidR="00000000" w:rsidDel="00000000" w:rsidP="00000000" w:rsidRDefault="00000000" w:rsidRPr="00000000" w14:paraId="0000036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MILIMANI COMMERCIAL COURTS</w:t>
      </w:r>
      <w:r w:rsidDel="00000000" w:rsidR="00000000" w:rsidRPr="00000000">
        <w:rPr>
          <w:rtl w:val="0"/>
        </w:rPr>
      </w:r>
    </w:p>
    <w:p w:rsidR="00000000" w:rsidDel="00000000" w:rsidP="00000000" w:rsidRDefault="00000000" w:rsidRPr="00000000" w14:paraId="0000036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CASE NO. 70 OF 2006</w:t>
      </w:r>
      <w:r w:rsidDel="00000000" w:rsidR="00000000" w:rsidRPr="00000000">
        <w:rPr>
          <w:rtl w:val="0"/>
        </w:rPr>
      </w:r>
    </w:p>
    <w:p w:rsidR="00000000" w:rsidDel="00000000" w:rsidP="00000000" w:rsidRDefault="00000000" w:rsidRPr="00000000" w14:paraId="0000036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66">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MDOZI MJEURI </w:t>
        <w:tab/>
        <w:t xml:space="preserve">PLAINTIFF</w:t>
      </w:r>
      <w:r w:rsidDel="00000000" w:rsidR="00000000" w:rsidRPr="00000000">
        <w:rPr>
          <w:rtl w:val="0"/>
        </w:rPr>
      </w:r>
    </w:p>
    <w:p w:rsidR="00000000" w:rsidDel="00000000" w:rsidP="00000000" w:rsidRDefault="00000000" w:rsidRPr="00000000" w14:paraId="0000036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versus</w:t>
      </w:r>
      <w:r w:rsidDel="00000000" w:rsidR="00000000" w:rsidRPr="00000000">
        <w:rPr>
          <w:rtl w:val="0"/>
        </w:rPr>
      </w:r>
    </w:p>
    <w:p w:rsidR="00000000" w:rsidDel="00000000" w:rsidP="00000000" w:rsidRDefault="00000000" w:rsidRPr="00000000" w14:paraId="0000036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6A">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NYUMBA FINANCE COMPANY </w:t>
        <w:tab/>
        <w:t xml:space="preserve">DEFENDANT</w:t>
      </w:r>
      <w:r w:rsidDel="00000000" w:rsidR="00000000" w:rsidRPr="00000000">
        <w:rPr>
          <w:rtl w:val="0"/>
        </w:rPr>
      </w:r>
    </w:p>
    <w:p w:rsidR="00000000" w:rsidDel="00000000" w:rsidP="00000000" w:rsidRDefault="00000000" w:rsidRPr="00000000" w14:paraId="0000036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6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36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CHAMBER SUMMONS</w:t>
      </w:r>
      <w:r w:rsidDel="00000000" w:rsidR="00000000" w:rsidRPr="00000000">
        <w:rPr>
          <w:rtl w:val="0"/>
        </w:rPr>
      </w:r>
    </w:p>
    <w:p w:rsidR="00000000" w:rsidDel="00000000" w:rsidP="00000000" w:rsidRDefault="00000000" w:rsidRPr="00000000" w14:paraId="0000036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36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strike w:val="0"/>
          <w:vertAlign w:val="baseline"/>
          <w:rtl w:val="0"/>
        </w:rPr>
        <w:t xml:space="preserve">(Order XXXIX Rules 1,2, and 3 of the Civil Procedure Rules: Section 3A Civil Procedure Act)</w:t>
      </w:r>
      <w:r w:rsidDel="00000000" w:rsidR="00000000" w:rsidRPr="00000000">
        <w:rPr>
          <w:rtl w:val="0"/>
        </w:rPr>
      </w:r>
    </w:p>
    <w:p w:rsidR="00000000" w:rsidDel="00000000" w:rsidP="00000000" w:rsidRDefault="00000000" w:rsidRPr="00000000" w14:paraId="0000037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7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Ex Parte</w:t>
      </w:r>
      <w:r w:rsidDel="00000000" w:rsidR="00000000" w:rsidRPr="00000000">
        <w:rPr>
          <w:rtl w:val="0"/>
        </w:rPr>
      </w:r>
    </w:p>
    <w:p w:rsidR="00000000" w:rsidDel="00000000" w:rsidP="00000000" w:rsidRDefault="00000000" w:rsidRPr="00000000" w14:paraId="0000037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Let all parties concerned attend the Judge in chambers on the 31</w:t>
      </w:r>
      <w:r w:rsidDel="00000000" w:rsidR="00000000" w:rsidRPr="00000000">
        <w:rPr>
          <w:rFonts w:ascii="Georgia" w:cs="Georgia" w:eastAsia="Georgia" w:hAnsi="Georgia"/>
          <w:strike w:val="0"/>
          <w:vertAlign w:val="superscript"/>
          <w:rtl w:val="0"/>
        </w:rPr>
        <w:t xml:space="preserve">st</w:t>
      </w:r>
      <w:r w:rsidDel="00000000" w:rsidR="00000000" w:rsidRPr="00000000">
        <w:rPr>
          <w:rFonts w:ascii="Georgia" w:cs="Georgia" w:eastAsia="Georgia" w:hAnsi="Georgia"/>
          <w:strike w:val="0"/>
          <w:vertAlign w:val="baseline"/>
          <w:rtl w:val="0"/>
        </w:rPr>
        <w:t xml:space="preserve"> day of August 2006 at 9.00 o’ clock in the forenoon or soon thereafter to hear an application on the part of the plaintiff herein, which application is grounded on the annexed affidavit of MDOZI MJEURI, further reasons to be advanced at the hearing hereof FOR ORDERS THAT:</w:t>
      </w:r>
      <w:r w:rsidDel="00000000" w:rsidR="00000000" w:rsidRPr="00000000">
        <w:rPr>
          <w:rtl w:val="0"/>
        </w:rPr>
      </w:r>
    </w:p>
    <w:p w:rsidR="00000000" w:rsidDel="00000000" w:rsidP="00000000" w:rsidRDefault="00000000" w:rsidRPr="00000000" w14:paraId="0000037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defendant be restrained until further order from doing whether by itself, its officers, servants or agents or any one of them or otherwise however from offering for sale either by public auction or by private treaty or from advertising for sale of LR NO/ Nairobi Block 20/45345 or from transferring or executing any transfer pending the hearing of this suit.</w:t>
      </w:r>
    </w:p>
    <w:p w:rsidR="00000000" w:rsidDel="00000000" w:rsidP="00000000" w:rsidRDefault="00000000" w:rsidRPr="00000000" w14:paraId="0000037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Costs of this suit be provided for.</w:t>
      </w:r>
    </w:p>
    <w:p w:rsidR="00000000" w:rsidDel="00000000" w:rsidP="00000000" w:rsidRDefault="00000000" w:rsidRPr="00000000" w14:paraId="0000037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 the grounds that :</w:t>
      </w:r>
      <w:r w:rsidDel="00000000" w:rsidR="00000000" w:rsidRPr="00000000">
        <w:rPr>
          <w:rtl w:val="0"/>
        </w:rPr>
      </w:r>
    </w:p>
    <w:p w:rsidR="00000000" w:rsidDel="00000000" w:rsidP="00000000" w:rsidRDefault="00000000" w:rsidRPr="00000000" w14:paraId="0000037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No statutory power of sale has arisen by failure by the defendant to issue a statutory notice;</w:t>
      </w:r>
    </w:p>
    <w:p w:rsidR="00000000" w:rsidDel="00000000" w:rsidP="00000000" w:rsidRDefault="00000000" w:rsidRPr="00000000" w14:paraId="000003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purported sale of the plaintiff’s property by the defendant is illegal.</w:t>
      </w:r>
    </w:p>
    <w:p w:rsidR="00000000" w:rsidDel="00000000" w:rsidP="00000000" w:rsidRDefault="00000000" w:rsidRPr="00000000" w14:paraId="0000037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7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DATED at Nairobi this 31</w:t>
      </w:r>
      <w:r w:rsidDel="00000000" w:rsidR="00000000" w:rsidRPr="00000000">
        <w:rPr>
          <w:rFonts w:ascii="Georgia" w:cs="Georgia" w:eastAsia="Georgia" w:hAnsi="Georgia"/>
          <w:strike w:val="0"/>
          <w:vertAlign w:val="superscript"/>
          <w:rtl w:val="0"/>
        </w:rPr>
        <w:t xml:space="preserve">st</w:t>
      </w:r>
      <w:r w:rsidDel="00000000" w:rsidR="00000000" w:rsidRPr="00000000">
        <w:rPr>
          <w:rFonts w:ascii="Georgia" w:cs="Georgia" w:eastAsia="Georgia" w:hAnsi="Georgia"/>
          <w:strike w:val="0"/>
          <w:vertAlign w:val="baseline"/>
          <w:rtl w:val="0"/>
        </w:rPr>
        <w:t xml:space="preserve"> day of August 2006.</w:t>
      </w:r>
      <w:r w:rsidDel="00000000" w:rsidR="00000000" w:rsidRPr="00000000">
        <w:rPr>
          <w:rtl w:val="0"/>
        </w:rPr>
      </w:r>
    </w:p>
    <w:p w:rsidR="00000000" w:rsidDel="00000000" w:rsidP="00000000" w:rsidRDefault="00000000" w:rsidRPr="00000000" w14:paraId="0000038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WAKILI &amp; CO. ADVOCATES</w:t>
      </w:r>
      <w:r w:rsidDel="00000000" w:rsidR="00000000" w:rsidRPr="00000000">
        <w:rPr>
          <w:rtl w:val="0"/>
        </w:rPr>
      </w:r>
    </w:p>
    <w:p w:rsidR="00000000" w:rsidDel="00000000" w:rsidP="00000000" w:rsidRDefault="00000000" w:rsidRPr="00000000" w14:paraId="0000038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ADVOCATES FOR THE PLAINTIFF</w:t>
      </w:r>
      <w:r w:rsidDel="00000000" w:rsidR="00000000" w:rsidRPr="00000000">
        <w:rPr>
          <w:rtl w:val="0"/>
        </w:rPr>
      </w:r>
    </w:p>
    <w:p w:rsidR="00000000" w:rsidDel="00000000" w:rsidP="00000000" w:rsidRDefault="00000000" w:rsidRPr="00000000" w14:paraId="0000038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38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8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Muli &amp; Comapny </w:t>
      </w:r>
      <w:r w:rsidDel="00000000" w:rsidR="00000000" w:rsidRPr="00000000">
        <w:rPr>
          <w:rtl w:val="0"/>
        </w:rPr>
      </w:r>
    </w:p>
    <w:p w:rsidR="00000000" w:rsidDel="00000000" w:rsidP="00000000" w:rsidRDefault="00000000" w:rsidRPr="00000000" w14:paraId="0000038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Advocates</w:t>
      </w:r>
      <w:r w:rsidDel="00000000" w:rsidR="00000000" w:rsidRPr="00000000">
        <w:rPr>
          <w:rtl w:val="0"/>
        </w:rPr>
      </w:r>
    </w:p>
    <w:p w:rsidR="00000000" w:rsidDel="00000000" w:rsidP="00000000" w:rsidRDefault="00000000" w:rsidRPr="00000000" w14:paraId="0000038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 Box 2321</w:t>
      </w:r>
      <w:r w:rsidDel="00000000" w:rsidR="00000000" w:rsidRPr="00000000">
        <w:rPr>
          <w:rtl w:val="0"/>
        </w:rPr>
      </w:r>
    </w:p>
    <w:p w:rsidR="00000000" w:rsidDel="00000000" w:rsidP="00000000" w:rsidRDefault="00000000" w:rsidRPr="00000000" w14:paraId="0000038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NAIROBI</w:t>
      </w:r>
      <w:r w:rsidDel="00000000" w:rsidR="00000000" w:rsidRPr="00000000">
        <w:rPr>
          <w:rtl w:val="0"/>
        </w:rPr>
      </w:r>
    </w:p>
    <w:p w:rsidR="00000000" w:rsidDel="00000000" w:rsidP="00000000" w:rsidRDefault="00000000" w:rsidRPr="00000000" w14:paraId="0000038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38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Fonts w:ascii="Georgia" w:cs="Georgia" w:eastAsia="Georgia" w:hAnsi="Georgia"/>
          <w:strike w:val="0"/>
          <w:u w:val="single"/>
          <w:vertAlign w:val="baseline"/>
          <w:rtl w:val="0"/>
        </w:rPr>
        <w:t xml:space="preserve">To be served upon:</w:t>
      </w:r>
      <w:r w:rsidDel="00000000" w:rsidR="00000000" w:rsidRPr="00000000">
        <w:rPr>
          <w:rFonts w:ascii="Georgia" w:cs="Georgia" w:eastAsia="Georgia" w:hAnsi="Georgia"/>
          <w:b w:val="1"/>
          <w:strike w:val="0"/>
          <w:vertAlign w:val="baseline"/>
          <w:rtl w:val="0"/>
        </w:rPr>
        <w:tab/>
      </w:r>
      <w:r w:rsidDel="00000000" w:rsidR="00000000" w:rsidRPr="00000000">
        <w:rPr>
          <w:rtl w:val="0"/>
        </w:rPr>
      </w:r>
    </w:p>
    <w:p w:rsidR="00000000" w:rsidDel="00000000" w:rsidP="00000000" w:rsidRDefault="00000000" w:rsidRPr="00000000" w14:paraId="0000038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8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Nyumba Finance Company</w:t>
      </w:r>
      <w:r w:rsidDel="00000000" w:rsidR="00000000" w:rsidRPr="00000000">
        <w:rPr>
          <w:rtl w:val="0"/>
        </w:rPr>
      </w:r>
    </w:p>
    <w:p w:rsidR="00000000" w:rsidDel="00000000" w:rsidP="00000000" w:rsidRDefault="00000000" w:rsidRPr="00000000" w14:paraId="0000038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 Box 2321</w:t>
      </w:r>
      <w:r w:rsidDel="00000000" w:rsidR="00000000" w:rsidRPr="00000000">
        <w:rPr>
          <w:rtl w:val="0"/>
        </w:rPr>
      </w:r>
    </w:p>
    <w:p w:rsidR="00000000" w:rsidDel="00000000" w:rsidP="00000000" w:rsidRDefault="00000000" w:rsidRPr="00000000" w14:paraId="0000038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NAIROBI</w:t>
      </w:r>
      <w:r w:rsidDel="00000000" w:rsidR="00000000" w:rsidRPr="00000000">
        <w:rPr>
          <w:rtl w:val="0"/>
        </w:rPr>
      </w:r>
    </w:p>
    <w:p w:rsidR="00000000" w:rsidDel="00000000" w:rsidP="00000000" w:rsidRDefault="00000000" w:rsidRPr="00000000" w14:paraId="0000039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Note: </w:t>
        <w:tab/>
        <w:t xml:space="preserve">“If any party served does not appear at the time and place above - mentioned such order will be made and proceedings taken as the Court may think just and expedient.”</w:t>
      </w:r>
      <w:r w:rsidDel="00000000" w:rsidR="00000000" w:rsidRPr="00000000">
        <w:rPr>
          <w:rtl w:val="0"/>
        </w:rPr>
      </w:r>
    </w:p>
    <w:p w:rsidR="00000000" w:rsidDel="00000000" w:rsidP="00000000" w:rsidRDefault="00000000" w:rsidRPr="00000000" w14:paraId="0000039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9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A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 THE HIGH COURT OF KENYA</w:t>
      </w:r>
      <w:r w:rsidDel="00000000" w:rsidR="00000000" w:rsidRPr="00000000">
        <w:rPr>
          <w:rtl w:val="0"/>
        </w:rPr>
      </w:r>
    </w:p>
    <w:p w:rsidR="00000000" w:rsidDel="00000000" w:rsidP="00000000" w:rsidRDefault="00000000" w:rsidRPr="00000000" w14:paraId="000003B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MILIMANI COMMERCIAL COURTS</w:t>
      </w:r>
      <w:r w:rsidDel="00000000" w:rsidR="00000000" w:rsidRPr="00000000">
        <w:rPr>
          <w:rtl w:val="0"/>
        </w:rPr>
      </w:r>
    </w:p>
    <w:p w:rsidR="00000000" w:rsidDel="00000000" w:rsidP="00000000" w:rsidRDefault="00000000" w:rsidRPr="00000000" w14:paraId="000003B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CASE NO. 70 OF 2006</w:t>
      </w:r>
      <w:r w:rsidDel="00000000" w:rsidR="00000000" w:rsidRPr="00000000">
        <w:rPr>
          <w:rtl w:val="0"/>
        </w:rPr>
      </w:r>
    </w:p>
    <w:p w:rsidR="00000000" w:rsidDel="00000000" w:rsidP="00000000" w:rsidRDefault="00000000" w:rsidRPr="00000000" w14:paraId="000003B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B7">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MDOZI MJEURI </w:t>
        <w:tab/>
        <w:t xml:space="preserve">PLAINTIFF</w:t>
      </w:r>
      <w:r w:rsidDel="00000000" w:rsidR="00000000" w:rsidRPr="00000000">
        <w:rPr>
          <w:rtl w:val="0"/>
        </w:rPr>
      </w:r>
    </w:p>
    <w:p w:rsidR="00000000" w:rsidDel="00000000" w:rsidP="00000000" w:rsidRDefault="00000000" w:rsidRPr="00000000" w14:paraId="000003B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versus</w:t>
      </w:r>
      <w:r w:rsidDel="00000000" w:rsidR="00000000" w:rsidRPr="00000000">
        <w:rPr>
          <w:rtl w:val="0"/>
        </w:rPr>
      </w:r>
    </w:p>
    <w:p w:rsidR="00000000" w:rsidDel="00000000" w:rsidP="00000000" w:rsidRDefault="00000000" w:rsidRPr="00000000" w14:paraId="000003B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BB">
      <w:pPr>
        <w:pageBreakBefore w:val="0"/>
        <w:tabs>
          <w:tab w:val="right" w:pos="936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NYUMBA FINANCE COMPANY </w:t>
        <w:tab/>
        <w:t xml:space="preserve">DEFENDANT</w:t>
      </w:r>
      <w:r w:rsidDel="00000000" w:rsidR="00000000" w:rsidRPr="00000000">
        <w:rPr>
          <w:rtl w:val="0"/>
        </w:rPr>
      </w:r>
    </w:p>
    <w:p w:rsidR="00000000" w:rsidDel="00000000" w:rsidP="00000000" w:rsidRDefault="00000000" w:rsidRPr="00000000" w14:paraId="000003B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B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B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AFFIDAVIT</w:t>
      </w:r>
      <w:r w:rsidDel="00000000" w:rsidR="00000000" w:rsidRPr="00000000">
        <w:rPr>
          <w:rtl w:val="0"/>
        </w:rPr>
      </w:r>
    </w:p>
    <w:p w:rsidR="00000000" w:rsidDel="00000000" w:rsidP="00000000" w:rsidRDefault="00000000" w:rsidRPr="00000000" w14:paraId="000003B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 </w:t>
      </w:r>
      <w:r w:rsidDel="00000000" w:rsidR="00000000" w:rsidRPr="00000000">
        <w:rPr>
          <w:rFonts w:ascii="Georgia" w:cs="Georgia" w:eastAsia="Georgia" w:hAnsi="Georgia"/>
          <w:b w:val="1"/>
          <w:strike w:val="0"/>
          <w:u w:val="single"/>
          <w:vertAlign w:val="baseline"/>
          <w:rtl w:val="0"/>
        </w:rPr>
        <w:t xml:space="preserve">MDOZI MJEURI</w:t>
      </w:r>
      <w:r w:rsidDel="00000000" w:rsidR="00000000" w:rsidRPr="00000000">
        <w:rPr>
          <w:rFonts w:ascii="Georgia" w:cs="Georgia" w:eastAsia="Georgia" w:hAnsi="Georgia"/>
          <w:b w:val="1"/>
          <w:strike w:val="0"/>
          <w:vertAlign w:val="baseline"/>
          <w:rtl w:val="0"/>
        </w:rPr>
        <w:t xml:space="preserve"> </w:t>
      </w:r>
      <w:r w:rsidDel="00000000" w:rsidR="00000000" w:rsidRPr="00000000">
        <w:rPr>
          <w:rFonts w:ascii="Georgia" w:cs="Georgia" w:eastAsia="Georgia" w:hAnsi="Georgia"/>
          <w:strike w:val="0"/>
          <w:vertAlign w:val="baseline"/>
          <w:rtl w:val="0"/>
        </w:rPr>
        <w:t xml:space="preserve">of P O Box 00875 Nairobi make an oath and say:-</w:t>
      </w:r>
      <w:r w:rsidDel="00000000" w:rsidR="00000000" w:rsidRPr="00000000">
        <w:rPr>
          <w:rtl w:val="0"/>
        </w:rPr>
      </w:r>
    </w:p>
    <w:p w:rsidR="00000000" w:rsidDel="00000000" w:rsidP="00000000" w:rsidRDefault="00000000" w:rsidRPr="00000000" w14:paraId="000003C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 </w:t>
        <w:tab/>
        <w:t xml:space="preserve">THAT I am the plaintiff and I have the authority to swear this affidavit.</w:t>
      </w:r>
      <w:r w:rsidDel="00000000" w:rsidR="00000000" w:rsidRPr="00000000">
        <w:rPr>
          <w:rtl w:val="0"/>
        </w:rPr>
      </w:r>
    </w:p>
    <w:p w:rsidR="00000000" w:rsidDel="00000000" w:rsidP="00000000" w:rsidRDefault="00000000" w:rsidRPr="00000000" w14:paraId="000003C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4">
      <w:pPr>
        <w:pageBreakBefore w:val="0"/>
        <w:numPr>
          <w:ilvl w:val="0"/>
          <w:numId w:val="1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THAT on the 10</w:t>
      </w:r>
      <w:r w:rsidDel="00000000" w:rsidR="00000000" w:rsidRPr="00000000">
        <w:rPr>
          <w:rFonts w:ascii="Georgia" w:cs="Georgia" w:eastAsia="Georgia" w:hAnsi="Georgia"/>
          <w:strike w:val="0"/>
          <w:vertAlign w:val="superscript"/>
          <w:rtl w:val="0"/>
        </w:rPr>
        <w:t xml:space="preserve">th</w:t>
      </w:r>
      <w:r w:rsidDel="00000000" w:rsidR="00000000" w:rsidRPr="00000000">
        <w:rPr>
          <w:rFonts w:ascii="Georgia" w:cs="Georgia" w:eastAsia="Georgia" w:hAnsi="Georgia"/>
          <w:strike w:val="0"/>
          <w:vertAlign w:val="baseline"/>
          <w:rtl w:val="0"/>
        </w:rPr>
        <w:t xml:space="preserve"> of January 1990 I obtained a Kshs 5,000,000 loan from Nyumba Finance Company Limited (hereinafter referred to as “the company”), the defendants in this suit. Annexed to this affidavit and marked MM1 is a copy of the loan Agreement (“the Agreement”).</w:t>
      </w:r>
      <w:r w:rsidDel="00000000" w:rsidR="00000000" w:rsidRPr="00000000">
        <w:rPr>
          <w:rtl w:val="0"/>
        </w:rPr>
      </w:r>
    </w:p>
    <w:p w:rsidR="00000000" w:rsidDel="00000000" w:rsidP="00000000" w:rsidRDefault="00000000" w:rsidRPr="00000000" w14:paraId="000003C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in consideration for the loan I granted the said company a mortgage over my property, that is, LR NO/ Nairobi Block 20/45345 in Karen (hereinafter referred to as the “Suit Property”). Annexed to this affidavit and marked MM4 is a copy of the title deed to the property.</w:t>
      </w:r>
    </w:p>
    <w:p w:rsidR="00000000" w:rsidDel="00000000" w:rsidP="00000000" w:rsidRDefault="00000000" w:rsidRPr="00000000" w14:paraId="000003C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it was a term in the Agreement, Clause 3, that the loan was to be repaid in equal monthly instalments of Kshs 20,000 plus 5% interest on the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of each month starting from the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of February 1990.</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it was also a terms in the Agreement, Clause 5 that the interest rate on the loan would be fixed at 5% for the entire duration of the Agreement. Clause 5 (a) of the Agreement stated that the rate of interest on the loan can only be varied after consultations between the parties to the Agreement.</w:t>
      </w:r>
    </w:p>
    <w:p w:rsidR="00000000" w:rsidDel="00000000" w:rsidP="00000000" w:rsidRDefault="00000000" w:rsidRPr="00000000" w14:paraId="000003C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I have paid the monthly instalments and the interest in adherence to the Agreement and that, as of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June 2006, only Kshs 1,080,000 was outstanding. Attached to this affidavit and marked MM3 are copies of receipts showing payments of the monthly instalments from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February 1990 to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June 2006.</w:t>
      </w:r>
    </w:p>
    <w:p w:rsidR="00000000" w:rsidDel="00000000" w:rsidP="00000000" w:rsidRDefault="00000000" w:rsidRPr="00000000" w14:paraId="000003C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on 10</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June 2006, the defendant, in breach Clause 5 (a) of the Agreement unilaterally increased the rate of interest under the mortgage to 15% and thereby increasing the plaintiff’s indebtedness. Attached to this affidavit and marked MM5 is a statement of my mortgage account from the defendant showing an increase in the interest rate.</w:t>
      </w:r>
    </w:p>
    <w:p w:rsidR="00000000" w:rsidDel="00000000" w:rsidP="00000000" w:rsidRDefault="00000000" w:rsidRPr="00000000" w14:paraId="000003C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on 15</w:t>
      </w:r>
      <w:r w:rsidDel="00000000" w:rsidR="00000000" w:rsidRPr="00000000">
        <w:rPr>
          <w:rFonts w:ascii="Georgia" w:cs="Georgia" w:eastAsia="Georgia" w:hAnsi="Georgia"/>
          <w:b w:val="0"/>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August 2006, the defendant, allegedly in exercise of its power of sale under the mortgage deed, advertised the suit property for sale in the Daily Nation. The purported sale is to be made in two week’s time. Annexed to this affidavit and marked MM6 is a copy of the newspaper advertisement.</w:t>
      </w:r>
    </w:p>
    <w:p w:rsidR="00000000" w:rsidDel="00000000" w:rsidP="00000000" w:rsidRDefault="00000000" w:rsidRPr="00000000" w14:paraId="000003D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I am advised by Wakili, my advocate on record and I verily believe it to be true that no statutory power of sale has arisen as I was not issued with any statutory notice calling for payment of any moneys owed to the company as required by section 69 of the Transfer of Porperty Act, that the unilateral variation of the interest rate by the defendant is illegal and that the purported sale is unlawful.</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unless an injunction is granted, the company will sell off the suit properties which would not be desirable as the suit property is a family home and is cherished by myself, my wife and my children. If we lose the suit property we shall be out on the streets.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THAT if the court does not grant the injunction, the outcome of the suit will be rendered nugatory as the Suit Property will already have been sold.</w:t>
      </w:r>
    </w:p>
    <w:p w:rsidR="00000000" w:rsidDel="00000000" w:rsidP="00000000" w:rsidRDefault="00000000" w:rsidRPr="00000000" w14:paraId="000003D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after="0" w:before="0" w:line="240" w:lineRule="auto"/>
        <w:ind w:left="720" w:right="0" w:hanging="36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facts deponed herein are within my knowledge true.</w:t>
      </w:r>
    </w:p>
    <w:p w:rsidR="00000000" w:rsidDel="00000000" w:rsidP="00000000" w:rsidRDefault="00000000" w:rsidRPr="00000000" w14:paraId="000003D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DB">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SWORN</w:t>
      </w:r>
      <w:r w:rsidDel="00000000" w:rsidR="00000000" w:rsidRPr="00000000">
        <w:rPr>
          <w:rFonts w:ascii="Georgia" w:cs="Georgia" w:eastAsia="Georgia" w:hAnsi="Georgia"/>
          <w:strike w:val="0"/>
          <w:vertAlign w:val="baseline"/>
          <w:rtl w:val="0"/>
        </w:rPr>
        <w:t xml:space="preserve"> by the said </w:t>
      </w:r>
      <w:r w:rsidDel="00000000" w:rsidR="00000000" w:rsidRPr="00000000">
        <w:rPr>
          <w:rFonts w:ascii="Georgia" w:cs="Georgia" w:eastAsia="Georgia" w:hAnsi="Georgia"/>
          <w:b w:val="1"/>
          <w:strike w:val="0"/>
          <w:u w:val="single"/>
          <w:vertAlign w:val="baseline"/>
          <w:rtl w:val="0"/>
        </w:rPr>
        <w:t xml:space="preserve">MDOZI MJEURI</w:t>
      </w:r>
      <w:r w:rsidDel="00000000" w:rsidR="00000000" w:rsidRPr="00000000">
        <w:rPr>
          <w:rFonts w:ascii="Georgia" w:cs="Georgia" w:eastAsia="Georgia" w:hAnsi="Georgia"/>
          <w:strike w:val="0"/>
          <w:vertAlign w:val="baseline"/>
          <w:rtl w:val="0"/>
        </w:rPr>
        <w:tab/>
        <w:tab/>
        <w:t xml:space="preserve">)</w:t>
      </w:r>
      <w:r w:rsidDel="00000000" w:rsidR="00000000" w:rsidRPr="00000000">
        <w:rPr>
          <w:rtl w:val="0"/>
        </w:rPr>
      </w:r>
    </w:p>
    <w:p w:rsidR="00000000" w:rsidDel="00000000" w:rsidP="00000000" w:rsidRDefault="00000000" w:rsidRPr="00000000" w14:paraId="000003DC">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before me this 31</w:t>
      </w:r>
      <w:r w:rsidDel="00000000" w:rsidR="00000000" w:rsidRPr="00000000">
        <w:rPr>
          <w:rFonts w:ascii="Georgia" w:cs="Georgia" w:eastAsia="Georgia" w:hAnsi="Georgia"/>
          <w:strike w:val="0"/>
          <w:vertAlign w:val="superscript"/>
          <w:rtl w:val="0"/>
        </w:rPr>
        <w:t xml:space="preserve">st</w:t>
      </w:r>
      <w:r w:rsidDel="00000000" w:rsidR="00000000" w:rsidRPr="00000000">
        <w:rPr>
          <w:rFonts w:ascii="Georgia" w:cs="Georgia" w:eastAsia="Georgia" w:hAnsi="Georgia"/>
          <w:strike w:val="0"/>
          <w:vertAlign w:val="baseline"/>
          <w:rtl w:val="0"/>
        </w:rPr>
        <w:t xml:space="preserve"> day of August 2006 </w:t>
        <w:tab/>
        <w:t xml:space="preserve">  </w:t>
        <w:tab/>
        <w:t xml:space="preserve">)</w:t>
      </w:r>
      <w:r w:rsidDel="00000000" w:rsidR="00000000" w:rsidRPr="00000000">
        <w:rPr>
          <w:rtl w:val="0"/>
        </w:rPr>
      </w:r>
    </w:p>
    <w:p w:rsidR="00000000" w:rsidDel="00000000" w:rsidP="00000000" w:rsidRDefault="00000000" w:rsidRPr="00000000" w14:paraId="000003DD">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at Nairobi</w:t>
        <w:tab/>
        <w:tab/>
        <w:tab/>
        <w:tab/>
        <w:tab/>
        <w:tab/>
        <w:t xml:space="preserve">)</w:t>
      </w:r>
      <w:r w:rsidDel="00000000" w:rsidR="00000000" w:rsidRPr="00000000">
        <w:rPr>
          <w:rtl w:val="0"/>
        </w:rPr>
      </w:r>
    </w:p>
    <w:p w:rsidR="00000000" w:rsidDel="00000000" w:rsidP="00000000" w:rsidRDefault="00000000" w:rsidRPr="00000000" w14:paraId="000003DE">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r>
      <w:r w:rsidDel="00000000" w:rsidR="00000000" w:rsidRPr="00000000">
        <w:rPr>
          <w:rtl w:val="0"/>
        </w:rPr>
      </w:r>
    </w:p>
    <w:p w:rsidR="00000000" w:rsidDel="00000000" w:rsidP="00000000" w:rsidRDefault="00000000" w:rsidRPr="00000000" w14:paraId="000003DF">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r>
      <w:r w:rsidDel="00000000" w:rsidR="00000000" w:rsidRPr="00000000">
        <w:rPr>
          <w:rtl w:val="0"/>
        </w:rPr>
      </w:r>
    </w:p>
    <w:p w:rsidR="00000000" w:rsidDel="00000000" w:rsidP="00000000" w:rsidRDefault="00000000" w:rsidRPr="00000000" w14:paraId="000003E0">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04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tab/>
      </w:r>
      <w:r w:rsidDel="00000000" w:rsidR="00000000" w:rsidRPr="00000000">
        <w:rPr>
          <w:rtl w:val="0"/>
        </w:rPr>
      </w:r>
    </w:p>
    <w:p w:rsidR="00000000" w:rsidDel="00000000" w:rsidP="00000000" w:rsidRDefault="00000000" w:rsidRPr="00000000" w14:paraId="000003E1">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w:t>
      </w:r>
      <w:r w:rsidDel="00000000" w:rsidR="00000000" w:rsidRPr="00000000">
        <w:rPr>
          <w:rtl w:val="0"/>
        </w:rPr>
      </w:r>
    </w:p>
    <w:p w:rsidR="00000000" w:rsidDel="00000000" w:rsidP="00000000" w:rsidRDefault="00000000" w:rsidRPr="00000000" w14:paraId="000003E2">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4320"/>
        <w:rPr>
          <w:rFonts w:ascii="Georgia" w:cs="Georgia" w:eastAsia="Georgia" w:hAnsi="Georgia"/>
          <w:u w:val="single"/>
          <w:vertAlign w:val="baseline"/>
        </w:rPr>
      </w:pPr>
      <w:r w:rsidDel="00000000" w:rsidR="00000000" w:rsidRPr="00000000">
        <w:rPr>
          <w:rFonts w:ascii="Georgia" w:cs="Georgia" w:eastAsia="Georgia" w:hAnsi="Georgia"/>
          <w:strike w:val="0"/>
          <w:u w:val="single"/>
          <w:vertAlign w:val="baseline"/>
          <w:rtl w:val="0"/>
        </w:rPr>
        <w:t xml:space="preserve">COMMISSIONER FOR OATHS</w:t>
      </w:r>
      <w:r w:rsidDel="00000000" w:rsidR="00000000" w:rsidRPr="00000000">
        <w:rPr>
          <w:rFonts w:ascii="Georgia" w:cs="Georgia" w:eastAsia="Georgia" w:hAnsi="Georgia"/>
          <w:strike w:val="0"/>
          <w:vertAlign w:val="baseline"/>
          <w:rtl w:val="0"/>
        </w:rPr>
        <w:tab/>
        <w:tab/>
        <w:tab/>
        <w:t xml:space="preserve">)</w:t>
      </w:r>
      <w:r w:rsidDel="00000000" w:rsidR="00000000" w:rsidRPr="00000000">
        <w:rPr>
          <w:rtl w:val="0"/>
        </w:rPr>
      </w:r>
    </w:p>
    <w:p w:rsidR="00000000" w:rsidDel="00000000" w:rsidP="00000000" w:rsidRDefault="00000000" w:rsidRPr="00000000" w14:paraId="000003E3">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3E4">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3E5">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3E6">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E7">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Wakili &amp; Company </w:t>
      </w:r>
      <w:r w:rsidDel="00000000" w:rsidR="00000000" w:rsidRPr="00000000">
        <w:rPr>
          <w:rtl w:val="0"/>
        </w:rPr>
      </w:r>
    </w:p>
    <w:p w:rsidR="00000000" w:rsidDel="00000000" w:rsidP="00000000" w:rsidRDefault="00000000" w:rsidRPr="00000000" w14:paraId="000003E8">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Advocates</w:t>
      </w:r>
      <w:r w:rsidDel="00000000" w:rsidR="00000000" w:rsidRPr="00000000">
        <w:rPr>
          <w:rtl w:val="0"/>
        </w:rPr>
      </w:r>
    </w:p>
    <w:p w:rsidR="00000000" w:rsidDel="00000000" w:rsidP="00000000" w:rsidRDefault="00000000" w:rsidRPr="00000000" w14:paraId="000003E9">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P.O. Box 2321</w:t>
      </w:r>
      <w:r w:rsidDel="00000000" w:rsidR="00000000" w:rsidRPr="00000000">
        <w:rPr>
          <w:rtl w:val="0"/>
        </w:rPr>
      </w:r>
    </w:p>
    <w:p w:rsidR="00000000" w:rsidDel="00000000" w:rsidP="00000000" w:rsidRDefault="00000000" w:rsidRPr="00000000" w14:paraId="000003EA">
      <w:pPr>
        <w:pageBreakBefore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NAIROBI</w:t>
      </w:r>
      <w:r w:rsidDel="00000000" w:rsidR="00000000" w:rsidRPr="00000000">
        <w:rPr>
          <w:rtl w:val="0"/>
        </w:rPr>
      </w:r>
    </w:p>
    <w:p w:rsidR="00000000" w:rsidDel="00000000" w:rsidP="00000000" w:rsidRDefault="00000000" w:rsidRPr="00000000" w14:paraId="000003E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E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E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E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(a)</w:t>
        <w:tab/>
        <w:t xml:space="preserve">State and discuss briefly the rules which govern pleadings in a civil suit.</w:t>
      </w:r>
      <w:r w:rsidDel="00000000" w:rsidR="00000000" w:rsidRPr="00000000">
        <w:rPr>
          <w:rtl w:val="0"/>
        </w:rPr>
      </w:r>
    </w:p>
    <w:p w:rsidR="00000000" w:rsidDel="00000000" w:rsidP="00000000" w:rsidRDefault="00000000" w:rsidRPr="00000000" w14:paraId="000003E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3F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1">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Definition of pleadings:</w:t>
      </w:r>
      <w:r w:rsidDel="00000000" w:rsidR="00000000" w:rsidRPr="00000000">
        <w:rPr>
          <w:rtl w:val="0"/>
        </w:rPr>
      </w:r>
    </w:p>
    <w:p w:rsidR="00000000" w:rsidDel="00000000" w:rsidP="00000000" w:rsidRDefault="00000000" w:rsidRPr="00000000" w14:paraId="000003F2">
      <w:pPr>
        <w:pageBreakBefore w:val="0"/>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3F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Pleadings are the statements in writing drawn up and filed by each party to a case or to a civil suit stating what his claim or defense will be at the trial and giving all such details as his opponent needs to know in order to prepare his case to answer.</w:t>
      </w:r>
      <w:r w:rsidDel="00000000" w:rsidR="00000000" w:rsidRPr="00000000">
        <w:rPr>
          <w:rtl w:val="0"/>
        </w:rPr>
      </w:r>
    </w:p>
    <w:p w:rsidR="00000000" w:rsidDel="00000000" w:rsidP="00000000" w:rsidRDefault="00000000" w:rsidRPr="00000000" w14:paraId="000003F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w:t>
      </w:r>
      <w:r w:rsidDel="00000000" w:rsidR="00000000" w:rsidRPr="00000000">
        <w:rPr>
          <w:rtl w:val="0"/>
        </w:rPr>
      </w:r>
    </w:p>
    <w:p w:rsidR="00000000" w:rsidDel="00000000" w:rsidP="00000000" w:rsidRDefault="00000000" w:rsidRPr="00000000" w14:paraId="000003F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From Nkatha’s Notes:</w:t>
      </w:r>
      <w:r w:rsidDel="00000000" w:rsidR="00000000" w:rsidRPr="00000000">
        <w:rPr>
          <w:rtl w:val="0"/>
        </w:rPr>
      </w:r>
    </w:p>
    <w:p w:rsidR="00000000" w:rsidDel="00000000" w:rsidP="00000000" w:rsidRDefault="00000000" w:rsidRPr="00000000" w14:paraId="000003F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These are written statements of parties in actions served by each party on the other, setting forth in summary form the material facts on which each relies in support of his claim or defence as the case may be.</w:t>
      </w:r>
      <w:r w:rsidDel="00000000" w:rsidR="00000000" w:rsidRPr="00000000">
        <w:rPr>
          <w:rtl w:val="0"/>
        </w:rPr>
      </w:r>
    </w:p>
    <w:p w:rsidR="00000000" w:rsidDel="00000000" w:rsidP="00000000" w:rsidRDefault="00000000" w:rsidRPr="00000000" w14:paraId="000003F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definition of pleadings given in </w:t>
      </w:r>
      <w:r w:rsidDel="00000000" w:rsidR="00000000" w:rsidRPr="00000000">
        <w:rPr>
          <w:rFonts w:ascii="Georgia" w:cs="Georgia" w:eastAsia="Georgia" w:hAnsi="Georgia"/>
          <w:b w:val="1"/>
          <w:strike w:val="0"/>
          <w:color w:val="0000ff"/>
          <w:u w:val="single"/>
          <w:vertAlign w:val="baseline"/>
          <w:rtl w:val="0"/>
        </w:rPr>
        <w:t xml:space="preserve">Bullen and Leak</w:t>
      </w:r>
      <w:r w:rsidDel="00000000" w:rsidR="00000000" w:rsidRPr="00000000">
        <w:rPr>
          <w:rFonts w:ascii="Georgia" w:cs="Georgia" w:eastAsia="Georgia" w:hAnsi="Georgia"/>
          <w:strike w:val="0"/>
          <w:vertAlign w:val="baseline"/>
          <w:rtl w:val="0"/>
        </w:rPr>
        <w:t xml:space="preserve"> is one of inclusion rather than exclusion. Pleadings include a statement of Claim, Defence, Reply, Counterclaim, Defence to Counterclaim and Pleadings subsequent thereto and includes a statement of Claim endorsed on a written summon, but not a general endorsement on a writ, not a petition, summons , preliminary act, nor an originating summons, nor any affidavit or notice of appeal but includes particulars of pleadings”.</w:t>
      </w:r>
      <w:r w:rsidDel="00000000" w:rsidR="00000000" w:rsidRPr="00000000">
        <w:rPr>
          <w:rtl w:val="0"/>
        </w:rPr>
      </w:r>
    </w:p>
    <w:p w:rsidR="00000000" w:rsidDel="00000000" w:rsidP="00000000" w:rsidRDefault="00000000" w:rsidRPr="00000000" w14:paraId="000003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A">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Objects of Pleadings:</w:t>
      </w:r>
      <w:r w:rsidDel="00000000" w:rsidR="00000000" w:rsidRPr="00000000">
        <w:rPr>
          <w:rtl w:val="0"/>
        </w:rPr>
      </w:r>
    </w:p>
    <w:p w:rsidR="00000000" w:rsidDel="00000000" w:rsidP="00000000" w:rsidRDefault="00000000" w:rsidRPr="00000000" w14:paraId="000003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From the definition above one could isolate the purpose or objects of pleadings.</w:t>
        <w:br w:type="textWrapping"/>
      </w:r>
      <w:r w:rsidDel="00000000" w:rsidR="00000000" w:rsidRPr="00000000">
        <w:rPr>
          <w:rtl w:val="0"/>
        </w:rPr>
      </w:r>
    </w:p>
    <w:p w:rsidR="00000000" w:rsidDel="00000000" w:rsidP="00000000" w:rsidRDefault="00000000" w:rsidRPr="00000000" w14:paraId="000003FD">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The sole object of pleadings is to </w:t>
      </w:r>
      <w:r w:rsidDel="00000000" w:rsidR="00000000" w:rsidRPr="00000000">
        <w:rPr>
          <w:rtl w:val="0"/>
        </w:rPr>
      </w:r>
    </w:p>
    <w:p w:rsidR="00000000" w:rsidDel="00000000" w:rsidP="00000000" w:rsidRDefault="00000000" w:rsidRPr="00000000" w14:paraId="000003F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3FF">
      <w:pPr>
        <w:pageBreakBefore w:val="0"/>
        <w:numPr>
          <w:ilvl w:val="0"/>
          <w:numId w:val="24"/>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bring the parties to definite issues; and </w:t>
      </w:r>
      <w:r w:rsidDel="00000000" w:rsidR="00000000" w:rsidRPr="00000000">
        <w:rPr>
          <w:rtl w:val="0"/>
        </w:rPr>
      </w:r>
    </w:p>
    <w:p w:rsidR="00000000" w:rsidDel="00000000" w:rsidP="00000000" w:rsidRDefault="00000000" w:rsidRPr="00000000" w14:paraId="00000400">
      <w:pPr>
        <w:pageBreakBefore w:val="0"/>
        <w:numPr>
          <w:ilvl w:val="0"/>
          <w:numId w:val="24"/>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diminish expense and delay; and </w:t>
      </w:r>
      <w:r w:rsidDel="00000000" w:rsidR="00000000" w:rsidRPr="00000000">
        <w:rPr>
          <w:rtl w:val="0"/>
        </w:rPr>
      </w:r>
    </w:p>
    <w:p w:rsidR="00000000" w:rsidDel="00000000" w:rsidP="00000000" w:rsidRDefault="00000000" w:rsidRPr="00000000" w14:paraId="00000401">
      <w:pPr>
        <w:pageBreakBefore w:val="0"/>
        <w:numPr>
          <w:ilvl w:val="0"/>
          <w:numId w:val="24"/>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prevent surprise at the hearing. </w:t>
      </w:r>
      <w:r w:rsidDel="00000000" w:rsidR="00000000" w:rsidRPr="00000000">
        <w:rPr>
          <w:rtl w:val="0"/>
        </w:rPr>
      </w:r>
    </w:p>
    <w:p w:rsidR="00000000" w:rsidDel="00000000" w:rsidP="00000000" w:rsidRDefault="00000000" w:rsidRPr="00000000" w14:paraId="00000402">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3">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party is entitled to know the case of his opponent so that he can meet it. In other words the sole object of pleadings is</w:t>
      </w:r>
      <w:r w:rsidDel="00000000" w:rsidR="00000000" w:rsidRPr="00000000">
        <w:rPr>
          <w:rtl w:val="0"/>
        </w:rPr>
      </w:r>
    </w:p>
    <w:p w:rsidR="00000000" w:rsidDel="00000000" w:rsidP="00000000" w:rsidRDefault="00000000" w:rsidRPr="00000000" w14:paraId="00000404">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05">
      <w:pPr>
        <w:pageBreakBefore w:val="0"/>
        <w:numPr>
          <w:ilvl w:val="0"/>
          <w:numId w:val="24"/>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ascertain the real dispute or issue between the parties;</w:t>
      </w:r>
      <w:r w:rsidDel="00000000" w:rsidR="00000000" w:rsidRPr="00000000">
        <w:rPr>
          <w:rtl w:val="0"/>
        </w:rPr>
      </w:r>
    </w:p>
    <w:p w:rsidR="00000000" w:rsidDel="00000000" w:rsidP="00000000" w:rsidRDefault="00000000" w:rsidRPr="00000000" w14:paraId="00000406">
      <w:pPr>
        <w:pageBreakBefore w:val="0"/>
        <w:numPr>
          <w:ilvl w:val="0"/>
          <w:numId w:val="24"/>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narrow down the area of conflict and </w:t>
      </w:r>
      <w:r w:rsidDel="00000000" w:rsidR="00000000" w:rsidRPr="00000000">
        <w:rPr>
          <w:rtl w:val="0"/>
        </w:rPr>
      </w:r>
    </w:p>
    <w:p w:rsidR="00000000" w:rsidDel="00000000" w:rsidP="00000000" w:rsidRDefault="00000000" w:rsidRPr="00000000" w14:paraId="00000407">
      <w:pPr>
        <w:pageBreakBefore w:val="0"/>
        <w:numPr>
          <w:ilvl w:val="0"/>
          <w:numId w:val="24"/>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see where the 2 sides differ to preclude one party from taking the other by surprise and </w:t>
      </w:r>
      <w:r w:rsidDel="00000000" w:rsidR="00000000" w:rsidRPr="00000000">
        <w:rPr>
          <w:rtl w:val="0"/>
        </w:rPr>
      </w:r>
    </w:p>
    <w:p w:rsidR="00000000" w:rsidDel="00000000" w:rsidP="00000000" w:rsidRDefault="00000000" w:rsidRPr="00000000" w14:paraId="00000408">
      <w:pPr>
        <w:pageBreakBefore w:val="0"/>
        <w:numPr>
          <w:ilvl w:val="0"/>
          <w:numId w:val="24"/>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prevent miscarriage of justice. </w:t>
      </w:r>
      <w:r w:rsidDel="00000000" w:rsidR="00000000" w:rsidRPr="00000000">
        <w:rPr>
          <w:rtl w:val="0"/>
        </w:rPr>
      </w:r>
    </w:p>
    <w:p w:rsidR="00000000" w:rsidDel="00000000" w:rsidP="00000000" w:rsidRDefault="00000000" w:rsidRPr="00000000" w14:paraId="00000409">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A">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takes us down to the rules of drafting the pleadings.</w:t>
      </w:r>
      <w:r w:rsidDel="00000000" w:rsidR="00000000" w:rsidRPr="00000000">
        <w:rPr>
          <w:rtl w:val="0"/>
        </w:rPr>
      </w:r>
    </w:p>
    <w:p w:rsidR="00000000" w:rsidDel="00000000" w:rsidP="00000000" w:rsidRDefault="00000000" w:rsidRPr="00000000" w14:paraId="0000040B">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0C">
      <w:pPr>
        <w:pageBreakBefore w:val="0"/>
        <w:ind w:left="120" w:firstLine="0"/>
        <w:rPr>
          <w:rFonts w:ascii="Georgia" w:cs="Georgia" w:eastAsia="Georgia" w:hAnsi="Georgia"/>
          <w:color w:val="0000ff"/>
          <w:vertAlign w:val="baseline"/>
        </w:rPr>
      </w:pPr>
      <w:r w:rsidDel="00000000" w:rsidR="00000000" w:rsidRPr="00000000">
        <w:rPr>
          <w:rFonts w:ascii="Georgia" w:cs="Georgia" w:eastAsia="Georgia" w:hAnsi="Georgia"/>
          <w:strike w:val="0"/>
          <w:color w:val="0000ff"/>
          <w:vertAlign w:val="baseline"/>
          <w:rtl w:val="0"/>
        </w:rPr>
        <w:t xml:space="preserve">From Nkatha’s Notes:</w:t>
      </w:r>
      <w:r w:rsidDel="00000000" w:rsidR="00000000" w:rsidRPr="00000000">
        <w:rPr>
          <w:rtl w:val="0"/>
        </w:rPr>
      </w:r>
    </w:p>
    <w:p w:rsidR="00000000" w:rsidDel="00000000" w:rsidP="00000000" w:rsidRDefault="00000000" w:rsidRPr="00000000" w14:paraId="0000040D">
      <w:pPr>
        <w:pageBreakBefore w:val="0"/>
        <w:ind w:left="120" w:firstLine="0"/>
        <w:rPr>
          <w:rFonts w:ascii="Georgia" w:cs="Georgia" w:eastAsia="Georgia" w:hAnsi="Georgia"/>
          <w:color w:val="0000ff"/>
          <w:vertAlign w:val="baseline"/>
        </w:rPr>
      </w:pPr>
      <w:r w:rsidDel="00000000" w:rsidR="00000000" w:rsidRPr="00000000">
        <w:rPr>
          <w:rtl w:val="0"/>
        </w:rPr>
      </w:r>
    </w:p>
    <w:p w:rsidR="00000000" w:rsidDel="00000000" w:rsidP="00000000" w:rsidRDefault="00000000" w:rsidRPr="00000000" w14:paraId="0000040E">
      <w:pPr>
        <w:pageBreakBefore w:val="0"/>
        <w:ind w:left="120" w:firstLine="0"/>
        <w:rPr>
          <w:rFonts w:ascii="Georgia" w:cs="Georgia" w:eastAsia="Georgia" w:hAnsi="Georgia"/>
          <w:color w:val="0000ff"/>
          <w:vertAlign w:val="baseline"/>
        </w:rPr>
      </w:pPr>
      <w:r w:rsidDel="00000000" w:rsidR="00000000" w:rsidRPr="00000000">
        <w:rPr>
          <w:rFonts w:ascii="Georgia" w:cs="Georgia" w:eastAsia="Georgia" w:hAnsi="Georgia"/>
          <w:strike w:val="0"/>
          <w:color w:val="0000ff"/>
          <w:vertAlign w:val="baseline"/>
          <w:rtl w:val="0"/>
        </w:rPr>
        <w:t xml:space="preserve">“</w:t>
      </w:r>
      <w:r w:rsidDel="00000000" w:rsidR="00000000" w:rsidRPr="00000000">
        <w:rPr>
          <w:rtl w:val="0"/>
        </w:rPr>
      </w:r>
    </w:p>
    <w:p w:rsidR="00000000" w:rsidDel="00000000" w:rsidP="00000000" w:rsidRDefault="00000000" w:rsidRPr="00000000" w14:paraId="0000040F">
      <w:pPr>
        <w:pageBreakBefore w:val="0"/>
        <w:numPr>
          <w:ilvl w:val="0"/>
          <w:numId w:val="30"/>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define with clarity and precision the issues or questions which are in dispute between the parties i.e. to bring the disputes to court;</w:t>
      </w:r>
      <w:r w:rsidDel="00000000" w:rsidR="00000000" w:rsidRPr="00000000">
        <w:rPr>
          <w:rtl w:val="0"/>
        </w:rPr>
      </w:r>
    </w:p>
    <w:p w:rsidR="00000000" w:rsidDel="00000000" w:rsidP="00000000" w:rsidRDefault="00000000" w:rsidRPr="00000000" w14:paraId="00000410">
      <w:pPr>
        <w:pageBreakBefore w:val="0"/>
        <w:numPr>
          <w:ilvl w:val="0"/>
          <w:numId w:val="30"/>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They require each party to give proper notice to her opponent to enable then to prepare for trial.</w:t>
      </w:r>
      <w:r w:rsidDel="00000000" w:rsidR="00000000" w:rsidRPr="00000000">
        <w:rPr>
          <w:rtl w:val="0"/>
        </w:rPr>
      </w:r>
    </w:p>
    <w:p w:rsidR="00000000" w:rsidDel="00000000" w:rsidP="00000000" w:rsidRDefault="00000000" w:rsidRPr="00000000" w14:paraId="00000411">
      <w:pPr>
        <w:pageBreakBefore w:val="0"/>
        <w:numPr>
          <w:ilvl w:val="0"/>
          <w:numId w:val="30"/>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inform the court of the precise matters in issue which the court ought to determine since they set the limits of the action which may not be extended without amendment properly done.</w:t>
      </w:r>
      <w:r w:rsidDel="00000000" w:rsidR="00000000" w:rsidRPr="00000000">
        <w:rPr>
          <w:rtl w:val="0"/>
        </w:rPr>
      </w:r>
    </w:p>
    <w:p w:rsidR="00000000" w:rsidDel="00000000" w:rsidP="00000000" w:rsidRDefault="00000000" w:rsidRPr="00000000" w14:paraId="00000412">
      <w:pPr>
        <w:pageBreakBefore w:val="0"/>
        <w:numPr>
          <w:ilvl w:val="0"/>
          <w:numId w:val="30"/>
        </w:numPr>
        <w:ind w:left="48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provide a brief summary of the  case of each party and to provide a record of issues and question arising form them so as to prevent litigants form bringing the same issues to court ( res judicata)”</w:t>
      </w:r>
      <w:r w:rsidDel="00000000" w:rsidR="00000000" w:rsidRPr="00000000">
        <w:rPr>
          <w:rtl w:val="0"/>
        </w:rPr>
      </w:r>
    </w:p>
    <w:p w:rsidR="00000000" w:rsidDel="00000000" w:rsidP="00000000" w:rsidRDefault="00000000" w:rsidRPr="00000000" w14:paraId="00000413">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4">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5">
      <w:pPr>
        <w:pageBreakBefore w:val="0"/>
        <w:ind w:left="1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RULES OF PLEADINGS:</w:t>
      </w:r>
      <w:r w:rsidDel="00000000" w:rsidR="00000000" w:rsidRPr="00000000">
        <w:rPr>
          <w:rtl w:val="0"/>
        </w:rPr>
      </w:r>
    </w:p>
    <w:p w:rsidR="00000000" w:rsidDel="00000000" w:rsidP="00000000" w:rsidRDefault="00000000" w:rsidRPr="00000000" w14:paraId="00000416">
      <w:pPr>
        <w:pageBreakBefore w:val="0"/>
        <w:ind w:left="1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17">
      <w:pPr>
        <w:pageBreakBefore w:val="0"/>
        <w:numPr>
          <w:ilvl w:val="0"/>
          <w:numId w:val="25"/>
        </w:numPr>
        <w:ind w:left="48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Pleadings should state facts and not law;</w:t>
      </w:r>
      <w:r w:rsidDel="00000000" w:rsidR="00000000" w:rsidRPr="00000000">
        <w:rPr>
          <w:rtl w:val="0"/>
        </w:rPr>
      </w:r>
    </w:p>
    <w:p w:rsidR="00000000" w:rsidDel="00000000" w:rsidP="00000000" w:rsidRDefault="00000000" w:rsidRPr="00000000" w14:paraId="00000418">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9">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Note</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1A">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1B">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the duty of the parties to state facts upon which to rely for their claim or defense and it is the duty of the court to sieve the facts, to apply evidence to the facts and determine the case. You cannot mix facts and law. </w:t>
      </w:r>
      <w:r w:rsidDel="00000000" w:rsidR="00000000" w:rsidRPr="00000000">
        <w:rPr>
          <w:rtl w:val="0"/>
        </w:rPr>
      </w:r>
    </w:p>
    <w:p w:rsidR="00000000" w:rsidDel="00000000" w:rsidP="00000000" w:rsidRDefault="00000000" w:rsidRPr="00000000" w14:paraId="0000041C">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we talk about facts this is to be distinguished from points of law when you need to raise an objection. </w:t>
      </w:r>
      <w:r w:rsidDel="00000000" w:rsidR="00000000" w:rsidRPr="00000000">
        <w:rPr>
          <w:rtl w:val="0"/>
        </w:rPr>
      </w:r>
    </w:p>
    <w:p w:rsidR="00000000" w:rsidDel="00000000" w:rsidP="00000000" w:rsidRDefault="00000000" w:rsidRPr="00000000" w14:paraId="0000041D">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Pleading law and raising points of law are two distinct matters. Raising points of law is allowed, while pleading law is not allowed because pleading law is pleading conditions of law which ought to be tired by court. </w:t>
      </w:r>
      <w:r w:rsidDel="00000000" w:rsidR="00000000" w:rsidRPr="00000000">
        <w:rPr>
          <w:rFonts w:ascii="Georgia" w:cs="Georgia" w:eastAsia="Georgia" w:hAnsi="Georgia"/>
          <w:strike w:val="0"/>
          <w:color w:val="0000ff"/>
          <w:vertAlign w:val="baseline"/>
          <w:rtl w:val="0"/>
        </w:rPr>
        <w:t xml:space="preserve">Distinguish between stating….based on law</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1E">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you talk about pleading law which is not allowed you talk about the conclusions of law which goes to clouding the issues and that is why it is not allowed. This is different from raising a point of law as an objection. When you are raising a point of law as an objection – you are isolating an issue based on law, which you are asking the court to determine as a preliminary matter, which may determine the suit at that stage.</w:t>
      </w:r>
      <w:r w:rsidDel="00000000" w:rsidR="00000000" w:rsidRPr="00000000">
        <w:rPr>
          <w:rtl w:val="0"/>
        </w:rPr>
      </w:r>
    </w:p>
    <w:p w:rsidR="00000000" w:rsidDel="00000000" w:rsidP="00000000" w:rsidRDefault="00000000" w:rsidRPr="00000000" w14:paraId="0000041F">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For example, if you say in your pleadings that “…On the basis of </w:t>
      </w:r>
      <w:r w:rsidDel="00000000" w:rsidR="00000000" w:rsidRPr="00000000">
        <w:rPr>
          <w:rFonts w:ascii="Georgia" w:cs="Georgia" w:eastAsia="Georgia" w:hAnsi="Georgia"/>
          <w:b w:val="1"/>
          <w:strike w:val="0"/>
          <w:color w:val="0000ff"/>
          <w:u w:val="single"/>
          <w:vertAlign w:val="baseline"/>
          <w:rtl w:val="0"/>
        </w:rPr>
        <w:t xml:space="preserve">Rule in Rylands v. Fletcher …etc…</w:t>
      </w:r>
      <w:r w:rsidDel="00000000" w:rsidR="00000000" w:rsidRPr="00000000">
        <w:rPr>
          <w:rFonts w:ascii="Georgia" w:cs="Georgia" w:eastAsia="Georgia" w:hAnsi="Georgia"/>
          <w:strike w:val="0"/>
          <w:vertAlign w:val="baseline"/>
          <w:rtl w:val="0"/>
        </w:rPr>
        <w:t xml:space="preserve">– you are pleading the law. But if you are pleading that “….the plaintiff at an appropriate state will show that the suit is bad in law as it is </w:t>
      </w:r>
      <w:r w:rsidDel="00000000" w:rsidR="00000000" w:rsidRPr="00000000">
        <w:rPr>
          <w:rFonts w:ascii="Georgia" w:cs="Georgia" w:eastAsia="Georgia" w:hAnsi="Georgia"/>
          <w:i w:val="1"/>
          <w:strike w:val="0"/>
          <w:vertAlign w:val="baseline"/>
          <w:rtl w:val="0"/>
        </w:rPr>
        <w:t xml:space="preserve">res judicata………..” – </w:t>
      </w:r>
      <w:r w:rsidDel="00000000" w:rsidR="00000000" w:rsidRPr="00000000">
        <w:rPr>
          <w:rFonts w:ascii="Georgia" w:cs="Georgia" w:eastAsia="Georgia" w:hAnsi="Georgia"/>
          <w:strike w:val="0"/>
          <w:vertAlign w:val="baseline"/>
          <w:rtl w:val="0"/>
        </w:rPr>
        <w:t xml:space="preserve">this is raising a point of law.</w:t>
      </w:r>
      <w:r w:rsidDel="00000000" w:rsidR="00000000" w:rsidRPr="00000000">
        <w:rPr>
          <w:rtl w:val="0"/>
        </w:rPr>
      </w:r>
    </w:p>
    <w:p w:rsidR="00000000" w:rsidDel="00000000" w:rsidP="00000000" w:rsidRDefault="00000000" w:rsidRPr="00000000" w14:paraId="00000420">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1">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Whether a raised a point of law has been pleaded or not you are not precluded from raising that at any time in the suit.</w:t>
      </w:r>
      <w:r w:rsidDel="00000000" w:rsidR="00000000" w:rsidRPr="00000000">
        <w:rPr>
          <w:rtl w:val="0"/>
        </w:rPr>
      </w:r>
    </w:p>
    <w:p w:rsidR="00000000" w:rsidDel="00000000" w:rsidP="00000000" w:rsidRDefault="00000000" w:rsidRPr="00000000" w14:paraId="00000422">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3">
      <w:pPr>
        <w:pageBreakBefore w:val="0"/>
        <w:ind w:left="1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You do not have to raise a point of law in pleadings; the parties may raise a point of law by filing a Notice of objection </w:t>
      </w:r>
      <w:r w:rsidDel="00000000" w:rsidR="00000000" w:rsidRPr="00000000">
        <w:rPr>
          <w:rtl w:val="0"/>
        </w:rPr>
      </w:r>
    </w:p>
    <w:p w:rsidR="00000000" w:rsidDel="00000000" w:rsidP="00000000" w:rsidRDefault="00000000" w:rsidRPr="00000000" w14:paraId="0000042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5">
      <w:pPr>
        <w:pageBreakBefore w:val="0"/>
        <w:rPr>
          <w:rFonts w:ascii="Georgia" w:cs="Georgia" w:eastAsia="Georgia" w:hAnsi="Georgia"/>
          <w:color w:val="0000ff"/>
          <w:vertAlign w:val="baseline"/>
        </w:rPr>
      </w:pPr>
      <w:r w:rsidDel="00000000" w:rsidR="00000000" w:rsidRPr="00000000">
        <w:rPr>
          <w:rFonts w:ascii="Georgia" w:cs="Georgia" w:eastAsia="Georgia" w:hAnsi="Georgia"/>
          <w:strike w:val="0"/>
          <w:color w:val="0000ff"/>
          <w:vertAlign w:val="baseline"/>
          <w:rtl w:val="0"/>
        </w:rPr>
        <w:t xml:space="preserve">From Nkatha’s Notes:</w:t>
      </w:r>
      <w:r w:rsidDel="00000000" w:rsidR="00000000" w:rsidRPr="00000000">
        <w:rPr>
          <w:rtl w:val="0"/>
        </w:rPr>
      </w:r>
    </w:p>
    <w:p w:rsidR="00000000" w:rsidDel="00000000" w:rsidP="00000000" w:rsidRDefault="00000000" w:rsidRPr="00000000" w14:paraId="0000042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7">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plaint must plead facts and not law, arguments, reasons, conclusions , theories etc.;</w:t>
      </w:r>
      <w:r w:rsidDel="00000000" w:rsidR="00000000" w:rsidRPr="00000000">
        <w:rPr>
          <w:rtl w:val="0"/>
        </w:rPr>
      </w:r>
    </w:p>
    <w:p w:rsidR="00000000" w:rsidDel="00000000" w:rsidP="00000000" w:rsidRDefault="00000000" w:rsidRPr="00000000" w14:paraId="00000428">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facts pleaded must be material. Material facts are those that theparty holds relevant to their case and that the court ought to adjudicate upon  in order to justice between the parties , i.e. they are necessary for formulating a fact they it will be bad in law since a party will only allowed to adduce evidence on facts that have specifically been pleaded. ( Order VI Rule 3 CPR)</w:t>
      </w:r>
      <w:r w:rsidDel="00000000" w:rsidR="00000000" w:rsidRPr="00000000">
        <w:rPr>
          <w:rtl w:val="0"/>
        </w:rPr>
      </w:r>
    </w:p>
    <w:p w:rsidR="00000000" w:rsidDel="00000000" w:rsidP="00000000" w:rsidRDefault="00000000" w:rsidRPr="00000000" w14:paraId="00000429">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VI Rule 6A (4)  - in respect of a damnation act the precise words alleged to be defamatory must be reproduced in a manner uttered or repeated and when innuendo is alleged, the meaning of those words must be given</w:t>
      </w:r>
      <w:r w:rsidDel="00000000" w:rsidR="00000000" w:rsidRPr="00000000">
        <w:rPr>
          <w:rtl w:val="0"/>
        </w:rPr>
      </w:r>
    </w:p>
    <w:p w:rsidR="00000000" w:rsidDel="00000000" w:rsidP="00000000" w:rsidRDefault="00000000" w:rsidRPr="00000000" w14:paraId="0000042A">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defence to a defamation action if the defendant wishes to plead any of the defences available to him such as justification, fair comment etc. the defence must specify the particular words that are within any of the defences.</w:t>
      </w:r>
      <w:r w:rsidDel="00000000" w:rsidR="00000000" w:rsidRPr="00000000">
        <w:rPr>
          <w:rtl w:val="0"/>
        </w:rPr>
      </w:r>
    </w:p>
    <w:p w:rsidR="00000000" w:rsidDel="00000000" w:rsidP="00000000" w:rsidRDefault="00000000" w:rsidRPr="00000000" w14:paraId="0000042B">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Such detailed particulars are also required to be pleaded where the action is one malicious  prosecution, negligence, fraud, special damages..etc</w:t>
      </w:r>
      <w:r w:rsidDel="00000000" w:rsidR="00000000" w:rsidRPr="00000000">
        <w:rPr>
          <w:rtl w:val="0"/>
        </w:rPr>
      </w:r>
    </w:p>
    <w:p w:rsidR="00000000" w:rsidDel="00000000" w:rsidP="00000000" w:rsidRDefault="00000000" w:rsidRPr="00000000" w14:paraId="0000042C">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a particular set of facts, the Plaintiff was instructed and employed by the Defendant to put up a house at Runda at a price of 5.5 m. The Plaintiff’s claim is therefore for Kshs 5.5.m. The Plaint however, should disclose the following facts:</w:t>
      </w:r>
      <w:r w:rsidDel="00000000" w:rsidR="00000000" w:rsidRPr="00000000">
        <w:rPr>
          <w:rtl w:val="0"/>
        </w:rPr>
      </w:r>
    </w:p>
    <w:p w:rsidR="00000000" w:rsidDel="00000000" w:rsidP="00000000" w:rsidRDefault="00000000" w:rsidRPr="00000000" w14:paraId="0000042D">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2E">
      <w:pPr>
        <w:pageBreakBefore w:val="0"/>
        <w:numPr>
          <w:ilvl w:val="0"/>
          <w:numId w:val="3"/>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Whether the house was actually put up;</w:t>
      </w:r>
      <w:r w:rsidDel="00000000" w:rsidR="00000000" w:rsidRPr="00000000">
        <w:rPr>
          <w:rtl w:val="0"/>
        </w:rPr>
      </w:r>
    </w:p>
    <w:p w:rsidR="00000000" w:rsidDel="00000000" w:rsidP="00000000" w:rsidRDefault="00000000" w:rsidRPr="00000000" w14:paraId="0000042F">
      <w:pPr>
        <w:pageBreakBefore w:val="0"/>
        <w:numPr>
          <w:ilvl w:val="0"/>
          <w:numId w:val="3"/>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should be an allegation of breach of contract;</w:t>
      </w:r>
      <w:r w:rsidDel="00000000" w:rsidR="00000000" w:rsidRPr="00000000">
        <w:rPr>
          <w:rtl w:val="0"/>
        </w:rPr>
      </w:r>
    </w:p>
    <w:p w:rsidR="00000000" w:rsidDel="00000000" w:rsidP="00000000" w:rsidRDefault="00000000" w:rsidRPr="00000000" w14:paraId="00000430">
      <w:pPr>
        <w:pageBreakBefore w:val="0"/>
        <w:numPr>
          <w:ilvl w:val="0"/>
          <w:numId w:val="3"/>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precise term of the contract breached should also be pleaded.</w:t>
      </w:r>
      <w:r w:rsidDel="00000000" w:rsidR="00000000" w:rsidRPr="00000000">
        <w:rPr>
          <w:rtl w:val="0"/>
        </w:rPr>
      </w:r>
    </w:p>
    <w:p w:rsidR="00000000" w:rsidDel="00000000" w:rsidP="00000000" w:rsidRDefault="00000000" w:rsidRPr="00000000" w14:paraId="00000431">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2">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pleading must state particular facts and not evidence. Plea of evidence leads to clouding the issues ( Order 6 rule 3(1))</w:t>
      </w:r>
      <w:r w:rsidDel="00000000" w:rsidR="00000000" w:rsidRPr="00000000">
        <w:rPr>
          <w:rtl w:val="0"/>
        </w:rPr>
      </w:r>
    </w:p>
    <w:p w:rsidR="00000000" w:rsidDel="00000000" w:rsidP="00000000" w:rsidRDefault="00000000" w:rsidRPr="00000000" w14:paraId="00000433">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no need to plead legal consequences that arise</w:t>
      </w:r>
      <w:r w:rsidDel="00000000" w:rsidR="00000000" w:rsidRPr="00000000">
        <w:rPr>
          <w:rtl w:val="0"/>
        </w:rPr>
      </w:r>
    </w:p>
    <w:p w:rsidR="00000000" w:rsidDel="00000000" w:rsidP="00000000" w:rsidRDefault="00000000" w:rsidRPr="00000000" w14:paraId="00000434">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6 rule 7  - A pleading may raise a preliminary issue of law but this is different from pleading law.</w:t>
      </w:r>
      <w:r w:rsidDel="00000000" w:rsidR="00000000" w:rsidRPr="00000000">
        <w:rPr>
          <w:rtl w:val="0"/>
        </w:rPr>
      </w:r>
    </w:p>
    <w:p w:rsidR="00000000" w:rsidDel="00000000" w:rsidP="00000000" w:rsidRDefault="00000000" w:rsidRPr="00000000" w14:paraId="00000435">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preliminary issue is one, which if the court determined it may determine the suit as a whole  - issues of jurisdiction , limitation , res judicata etc.</w:t>
      </w:r>
      <w:r w:rsidDel="00000000" w:rsidR="00000000" w:rsidRPr="00000000">
        <w:rPr>
          <w:rtl w:val="0"/>
        </w:rPr>
      </w:r>
    </w:p>
    <w:p w:rsidR="00000000" w:rsidDel="00000000" w:rsidP="00000000" w:rsidRDefault="00000000" w:rsidRPr="00000000" w14:paraId="00000436">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material facts pleaded must be in summary form – brevity, succinctly and in a very chronological order.</w:t>
      </w:r>
      <w:r w:rsidDel="00000000" w:rsidR="00000000" w:rsidRPr="00000000">
        <w:rPr>
          <w:rtl w:val="0"/>
        </w:rPr>
      </w:r>
    </w:p>
    <w:p w:rsidR="00000000" w:rsidDel="00000000" w:rsidP="00000000" w:rsidRDefault="00000000" w:rsidRPr="00000000" w14:paraId="00000437">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not advisable to omit facts that are to be relied on to make out the case.</w:t>
      </w:r>
      <w:r w:rsidDel="00000000" w:rsidR="00000000" w:rsidRPr="00000000">
        <w:rPr>
          <w:rtl w:val="0"/>
        </w:rPr>
      </w:r>
    </w:p>
    <w:p w:rsidR="00000000" w:rsidDel="00000000" w:rsidP="00000000" w:rsidRDefault="00000000" w:rsidRPr="00000000" w14:paraId="00000438">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A">
      <w:pPr>
        <w:pageBreakBefore w:val="0"/>
        <w:numPr>
          <w:ilvl w:val="0"/>
          <w:numId w:val="25"/>
        </w:numPr>
        <w:ind w:left="480" w:hanging="36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The facts that you plead must be material facts and material facts only</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3B">
      <w:pPr>
        <w:pageBreakBefore w:val="0"/>
        <w:ind w:left="4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C">
      <w:pPr>
        <w:pageBreakBefore w:val="0"/>
        <w:ind w:left="4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words “material facts” have not been defined in the Civil Procedure Act or Rules and simply mean all the facts upon which the Plaintiff’s cause of action of the Defendant’s defense depend – all the facts that have been proved in order to establish the one’s case</w:t>
      </w:r>
      <w:r w:rsidDel="00000000" w:rsidR="00000000" w:rsidRPr="00000000">
        <w:rPr>
          <w:rtl w:val="0"/>
        </w:rPr>
      </w:r>
    </w:p>
    <w:p w:rsidR="00000000" w:rsidDel="00000000" w:rsidP="00000000" w:rsidRDefault="00000000" w:rsidRPr="00000000" w14:paraId="0000043D">
      <w:pPr>
        <w:pageBreakBefore w:val="0"/>
        <w:ind w:left="1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3E">
      <w:pPr>
        <w:pageBreakBefore w:val="0"/>
        <w:numPr>
          <w:ilvl w:val="0"/>
          <w:numId w:val="25"/>
        </w:numPr>
        <w:ind w:left="480" w:hanging="36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Facts must be pleaded but not the evidence with which those facts may be proved.</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3F">
      <w:pPr>
        <w:pageBreakBefore w:val="0"/>
        <w:ind w:left="48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Here we need to distinguish between the </w:t>
      </w:r>
      <w:r w:rsidDel="00000000" w:rsidR="00000000" w:rsidRPr="00000000">
        <w:rPr>
          <w:rFonts w:ascii="Georgia" w:cs="Georgia" w:eastAsia="Georgia" w:hAnsi="Georgia"/>
          <w:i w:val="1"/>
          <w:strike w:val="0"/>
          <w:vertAlign w:val="baseline"/>
          <w:rtl w:val="0"/>
        </w:rPr>
        <w:t xml:space="preserve">Facta Probanda</w:t>
      </w:r>
      <w:r w:rsidDel="00000000" w:rsidR="00000000" w:rsidRPr="00000000">
        <w:rPr>
          <w:rFonts w:ascii="Georgia" w:cs="Georgia" w:eastAsia="Georgia" w:hAnsi="Georgia"/>
          <w:strike w:val="0"/>
          <w:vertAlign w:val="baseline"/>
          <w:rtl w:val="0"/>
        </w:rPr>
        <w:t xml:space="preserve"> (the facts that required to be proved at the trial) and the </w:t>
      </w:r>
      <w:r w:rsidDel="00000000" w:rsidR="00000000" w:rsidRPr="00000000">
        <w:rPr>
          <w:rFonts w:ascii="Georgia" w:cs="Georgia" w:eastAsia="Georgia" w:hAnsi="Georgia"/>
          <w:i w:val="1"/>
          <w:strike w:val="0"/>
          <w:vertAlign w:val="baseline"/>
          <w:rtl w:val="0"/>
        </w:rPr>
        <w:t xml:space="preserve">Facta Probatia</w:t>
      </w:r>
      <w:r w:rsidDel="00000000" w:rsidR="00000000" w:rsidRPr="00000000">
        <w:rPr>
          <w:rFonts w:ascii="Georgia" w:cs="Georgia" w:eastAsia="Georgia" w:hAnsi="Georgia"/>
          <w:strike w:val="0"/>
          <w:vertAlign w:val="baseline"/>
          <w:rtl w:val="0"/>
        </w:rPr>
        <w:t xml:space="preserve"> (refers to the evidence of facts by which the first set of facts are to be proved). </w:t>
      </w:r>
      <w:r w:rsidDel="00000000" w:rsidR="00000000" w:rsidRPr="00000000">
        <w:rPr>
          <w:rtl w:val="0"/>
        </w:rPr>
      </w:r>
    </w:p>
    <w:p w:rsidR="00000000" w:rsidDel="00000000" w:rsidP="00000000" w:rsidRDefault="00000000" w:rsidRPr="00000000" w14:paraId="00000440">
      <w:pPr>
        <w:pageBreakBefore w:val="0"/>
        <w:ind w:left="480" w:firstLine="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The rule is that pleadings should contain only the </w:t>
      </w:r>
      <w:r w:rsidDel="00000000" w:rsidR="00000000" w:rsidRPr="00000000">
        <w:rPr>
          <w:rFonts w:ascii="Georgia" w:cs="Georgia" w:eastAsia="Georgia" w:hAnsi="Georgia"/>
          <w:i w:val="1"/>
          <w:strike w:val="0"/>
          <w:u w:val="single"/>
          <w:vertAlign w:val="baseline"/>
          <w:rtl w:val="0"/>
        </w:rPr>
        <w:t xml:space="preserve">Facta Probanda</w:t>
      </w:r>
      <w:r w:rsidDel="00000000" w:rsidR="00000000" w:rsidRPr="00000000">
        <w:rPr>
          <w:rFonts w:ascii="Georgia" w:cs="Georgia" w:eastAsia="Georgia" w:hAnsi="Georgia"/>
          <w:strike w:val="0"/>
          <w:u w:val="single"/>
          <w:vertAlign w:val="baseline"/>
          <w:rtl w:val="0"/>
        </w:rPr>
        <w:t xml:space="preserve"> and not the </w:t>
      </w:r>
      <w:r w:rsidDel="00000000" w:rsidR="00000000" w:rsidRPr="00000000">
        <w:rPr>
          <w:rFonts w:ascii="Georgia" w:cs="Georgia" w:eastAsia="Georgia" w:hAnsi="Georgia"/>
          <w:i w:val="1"/>
          <w:strike w:val="0"/>
          <w:u w:val="single"/>
          <w:vertAlign w:val="baseline"/>
          <w:rtl w:val="0"/>
        </w:rPr>
        <w:t xml:space="preserve">Facta Probatia</w:t>
      </w:r>
      <w:r w:rsidDel="00000000" w:rsidR="00000000" w:rsidRPr="00000000">
        <w:rPr>
          <w:rFonts w:ascii="Georgia" w:cs="Georgia" w:eastAsia="Georgia" w:hAnsi="Georgia"/>
          <w:strike w:val="0"/>
          <w:u w:val="single"/>
          <w:vertAlign w:val="baseline"/>
          <w:rtl w:val="0"/>
        </w:rPr>
        <w:t xml:space="preserve">. </w:t>
      </w:r>
      <w:r w:rsidDel="00000000" w:rsidR="00000000" w:rsidRPr="00000000">
        <w:rPr>
          <w:rFonts w:ascii="Georgia" w:cs="Georgia" w:eastAsia="Georgia" w:hAnsi="Georgia"/>
          <w:strike w:val="0"/>
          <w:vertAlign w:val="baseline"/>
          <w:rtl w:val="0"/>
        </w:rPr>
        <w:t xml:space="preserve">By way of illustration if it is your contention in a Plaint that “…a driver who has caused an accident was drunk…”, on which you want to base your cause of action, it is sufficient to state the fact of drunkenness, but it is unnecessary to state how much alcohol he has taken. It is sufficient to state that the cause of the accident was drunkenness. You should not go into details of how, when he got drunk because these are secondary facts to prove drunkenness and should not be included.  You are only required to state those that establish cause of action except those causes of action where you are required to state particulars and they are known. In all other situations you are only required to state the facts.</w:t>
      </w:r>
      <w:r w:rsidDel="00000000" w:rsidR="00000000" w:rsidRPr="00000000">
        <w:rPr>
          <w:rtl w:val="0"/>
        </w:rPr>
      </w:r>
    </w:p>
    <w:p w:rsidR="00000000" w:rsidDel="00000000" w:rsidP="00000000" w:rsidRDefault="00000000" w:rsidRPr="00000000" w14:paraId="0000044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2">
      <w:pPr>
        <w:pageBreakBefore w:val="0"/>
        <w:numPr>
          <w:ilvl w:val="0"/>
          <w:numId w:val="25"/>
        </w:numPr>
        <w:ind w:left="480" w:hanging="360"/>
        <w:rPr>
          <w:rFonts w:ascii="Georgia" w:cs="Georgia" w:eastAsia="Georgia" w:hAnsi="Georgia"/>
          <w:vertAlign w:val="baseline"/>
        </w:rPr>
      </w:pPr>
      <w:r w:rsidDel="00000000" w:rsidR="00000000" w:rsidRPr="00000000">
        <w:rPr>
          <w:rFonts w:ascii="Georgia" w:cs="Georgia" w:eastAsia="Georgia" w:hAnsi="Georgia"/>
          <w:b w:val="1"/>
          <w:strike w:val="0"/>
          <w:u w:val="single"/>
          <w:vertAlign w:val="baseline"/>
          <w:rtl w:val="0"/>
        </w:rPr>
        <w:t xml:space="preserve">Pleadings should be drafted with sufficient brevity and precision.</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43">
      <w:pPr>
        <w:pageBreakBefore w:val="0"/>
        <w:ind w:left="4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4">
      <w:pPr>
        <w:pageBreakBefore w:val="0"/>
        <w:ind w:left="480" w:firstLine="0"/>
        <w:rPr>
          <w:rFonts w:ascii="Georgia" w:cs="Georgia" w:eastAsia="Georgia" w:hAnsi="Georgia"/>
          <w:color w:val="0000ff"/>
          <w:vertAlign w:val="baseline"/>
        </w:rPr>
      </w:pPr>
      <w:r w:rsidDel="00000000" w:rsidR="00000000" w:rsidRPr="00000000">
        <w:rPr>
          <w:rFonts w:ascii="Georgia" w:cs="Georgia" w:eastAsia="Georgia" w:hAnsi="Georgia"/>
          <w:strike w:val="0"/>
          <w:vertAlign w:val="baseline"/>
          <w:rtl w:val="0"/>
        </w:rPr>
        <w:t xml:space="preserve">The material facts should be stated precisely and coherently. The rational is obvious -  because if you do not plead specifically the opponent party will not be able to establish the cause of action and you will put the other party at a disadvantage. It is a requirement that the case must be stated coherently, don’t make conclusions. (</w:t>
      </w:r>
      <w:r w:rsidDel="00000000" w:rsidR="00000000" w:rsidRPr="00000000">
        <w:rPr>
          <w:rFonts w:ascii="Georgia" w:cs="Georgia" w:eastAsia="Georgia" w:hAnsi="Georgia"/>
          <w:strike w:val="0"/>
          <w:color w:val="0000ff"/>
          <w:vertAlign w:val="baseline"/>
          <w:rtl w:val="0"/>
        </w:rPr>
        <w:t xml:space="preserve">If you have evidence that a person just wants to proceed to embarrass then you can proceed  </w:t>
      </w:r>
      <w:r w:rsidDel="00000000" w:rsidR="00000000" w:rsidRPr="00000000">
        <w:rPr>
          <w:rtl w:val="0"/>
        </w:rPr>
      </w:r>
    </w:p>
    <w:p w:rsidR="00000000" w:rsidDel="00000000" w:rsidP="00000000" w:rsidRDefault="00000000" w:rsidRPr="00000000" w14:paraId="0000044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These are the main rules but there are others of a lesser importance:</w:t>
        <w:br w:type="textWrapping"/>
      </w:r>
      <w:r w:rsidDel="00000000" w:rsidR="00000000" w:rsidRPr="00000000">
        <w:rPr>
          <w:rtl w:val="0"/>
        </w:rPr>
      </w:r>
    </w:p>
    <w:p w:rsidR="00000000" w:rsidDel="00000000" w:rsidP="00000000" w:rsidRDefault="00000000" w:rsidRPr="00000000" w14:paraId="00000447">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you plead misrepresentation, fraud, breach of trust, willful default or undue influence, negligence you must furnish particulars with dates and the items which you want to rely on. There are also others such as where you plead damages. When you plead malicious prosecution  - state facts.</w:t>
      </w:r>
      <w:r w:rsidDel="00000000" w:rsidR="00000000" w:rsidRPr="00000000">
        <w:rPr>
          <w:rtl w:val="0"/>
        </w:rPr>
      </w:r>
    </w:p>
    <w:p w:rsidR="00000000" w:rsidDel="00000000" w:rsidP="00000000" w:rsidRDefault="00000000" w:rsidRPr="00000000" w14:paraId="00000448">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9">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you plead negligence you must state particulars.</w:t>
      </w:r>
      <w:r w:rsidDel="00000000" w:rsidR="00000000" w:rsidRPr="00000000">
        <w:rPr>
          <w:rtl w:val="0"/>
        </w:rPr>
      </w:r>
    </w:p>
    <w:p w:rsidR="00000000" w:rsidDel="00000000" w:rsidP="00000000" w:rsidRDefault="00000000" w:rsidRPr="00000000" w14:paraId="0000044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4B">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you plead statutory negligence you plead using the language of the statute in furnishing the particulars of negligence. </w:t>
      </w:r>
      <w:r w:rsidDel="00000000" w:rsidR="00000000" w:rsidRPr="00000000">
        <w:rPr>
          <w:rtl w:val="0"/>
        </w:rPr>
      </w:r>
    </w:p>
    <w:p w:rsidR="00000000" w:rsidDel="00000000" w:rsidP="00000000" w:rsidRDefault="00000000" w:rsidRPr="00000000" w14:paraId="0000044C">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Examples of statutory negligence are to be found in </w:t>
      </w:r>
      <w:r w:rsidDel="00000000" w:rsidR="00000000" w:rsidRPr="00000000">
        <w:rPr>
          <w:rtl w:val="0"/>
        </w:rPr>
      </w:r>
    </w:p>
    <w:p w:rsidR="00000000" w:rsidDel="00000000" w:rsidP="00000000" w:rsidRDefault="00000000" w:rsidRPr="00000000" w14:paraId="0000044D">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Occupiers Liability Act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4E">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Law Reform Act</w:t>
      </w:r>
      <w:r w:rsidDel="00000000" w:rsidR="00000000" w:rsidRPr="00000000">
        <w:rPr>
          <w:rFonts w:ascii="Georgia" w:cs="Georgia" w:eastAsia="Georgia" w:hAnsi="Georgia"/>
          <w:strike w:val="0"/>
          <w:vertAlign w:val="baseline"/>
          <w:rtl w:val="0"/>
        </w:rPr>
        <w:t xml:space="preserve">, and </w:t>
      </w:r>
      <w:r w:rsidDel="00000000" w:rsidR="00000000" w:rsidRPr="00000000">
        <w:rPr>
          <w:rtl w:val="0"/>
        </w:rPr>
      </w:r>
    </w:p>
    <w:p w:rsidR="00000000" w:rsidDel="00000000" w:rsidP="00000000" w:rsidRDefault="00000000" w:rsidRPr="00000000" w14:paraId="0000044F">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u w:val="single"/>
          <w:vertAlign w:val="baseline"/>
          <w:rtl w:val="0"/>
        </w:rPr>
        <w:t xml:space="preserve">Fatal Accidents Act</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50">
      <w:pPr>
        <w:pageBreakBefore w:val="0"/>
        <w:ind w:left="840" w:firstLine="0"/>
        <w:rPr>
          <w:rFonts w:ascii="Georgia" w:cs="Georgia" w:eastAsia="Georgia" w:hAnsi="Georgia"/>
          <w:u w:val="single"/>
          <w:vertAlign w:val="baseline"/>
        </w:rPr>
      </w:pPr>
      <w:r w:rsidDel="00000000" w:rsidR="00000000" w:rsidRPr="00000000">
        <w:rPr>
          <w:rtl w:val="0"/>
        </w:rPr>
      </w:r>
    </w:p>
    <w:p w:rsidR="00000000" w:rsidDel="00000000" w:rsidP="00000000" w:rsidRDefault="00000000" w:rsidRPr="00000000" w14:paraId="00000451">
      <w:pPr>
        <w:pageBreakBefore w:val="0"/>
        <w:ind w:left="8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you allege the cause of action is based on any of these statutes you should state </w:t>
      </w:r>
      <w:r w:rsidDel="00000000" w:rsidR="00000000" w:rsidRPr="00000000">
        <w:rPr>
          <w:rtl w:val="0"/>
        </w:rPr>
      </w:r>
    </w:p>
    <w:p w:rsidR="00000000" w:rsidDel="00000000" w:rsidP="00000000" w:rsidRDefault="00000000" w:rsidRPr="00000000" w14:paraId="00000452">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section of the statute and </w:t>
      </w:r>
      <w:r w:rsidDel="00000000" w:rsidR="00000000" w:rsidRPr="00000000">
        <w:rPr>
          <w:rtl w:val="0"/>
        </w:rPr>
      </w:r>
    </w:p>
    <w:p w:rsidR="00000000" w:rsidDel="00000000" w:rsidP="00000000" w:rsidRDefault="00000000" w:rsidRPr="00000000" w14:paraId="00000453">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the language of the statute the breach.</w:t>
      </w:r>
      <w:r w:rsidDel="00000000" w:rsidR="00000000" w:rsidRPr="00000000">
        <w:rPr>
          <w:rtl w:val="0"/>
        </w:rPr>
      </w:r>
    </w:p>
    <w:p w:rsidR="00000000" w:rsidDel="00000000" w:rsidP="00000000" w:rsidRDefault="00000000" w:rsidRPr="00000000" w14:paraId="00000454">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5">
      <w:pPr>
        <w:pageBreakBefore w:val="0"/>
        <w:ind w:left="8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you do not do that your cause of action is defective. </w:t>
      </w:r>
      <w:r w:rsidDel="00000000" w:rsidR="00000000" w:rsidRPr="00000000">
        <w:rPr>
          <w:rtl w:val="0"/>
        </w:rPr>
      </w:r>
    </w:p>
    <w:p w:rsidR="00000000" w:rsidDel="00000000" w:rsidP="00000000" w:rsidRDefault="00000000" w:rsidRPr="00000000" w14:paraId="00000456">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7">
      <w:pPr>
        <w:pageBreakBefore w:val="0"/>
        <w:ind w:left="8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the party fails to give the particulars 2 things are to happen:</w:t>
      </w:r>
      <w:r w:rsidDel="00000000" w:rsidR="00000000" w:rsidRPr="00000000">
        <w:rPr>
          <w:rtl w:val="0"/>
        </w:rPr>
      </w:r>
    </w:p>
    <w:p w:rsidR="00000000" w:rsidDel="00000000" w:rsidP="00000000" w:rsidRDefault="00000000" w:rsidRPr="00000000" w14:paraId="00000458">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9">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required missing particulars go to the core of the action then the opposite party is entitled to require to strike out the suit;</w:t>
      </w:r>
      <w:r w:rsidDel="00000000" w:rsidR="00000000" w:rsidRPr="00000000">
        <w:rPr>
          <w:rtl w:val="0"/>
        </w:rPr>
      </w:r>
    </w:p>
    <w:p w:rsidR="00000000" w:rsidDel="00000000" w:rsidP="00000000" w:rsidRDefault="00000000" w:rsidRPr="00000000" w14:paraId="0000045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B">
      <w:pPr>
        <w:pageBreakBefore w:val="0"/>
        <w:numPr>
          <w:ilvl w:val="1"/>
          <w:numId w:val="30"/>
        </w:numPr>
        <w:ind w:left="12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they do not go to the core, say where there are more than one causes of action, the court may order to furnish further and better particulars, and when you fail to furnish further and better particulars the suit can be dismissed and that is one of the ways of attacking the opponent’s pleadings.</w:t>
      </w:r>
      <w:r w:rsidDel="00000000" w:rsidR="00000000" w:rsidRPr="00000000">
        <w:rPr>
          <w:rtl w:val="0"/>
        </w:rPr>
      </w:r>
    </w:p>
    <w:p w:rsidR="00000000" w:rsidDel="00000000" w:rsidP="00000000" w:rsidRDefault="00000000" w:rsidRPr="00000000" w14:paraId="0000045C">
      <w:pPr>
        <w:pageBreakBefore w:val="0"/>
        <w:ind w:left="8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D">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a party is required to perform of a condition precedent this need not be pleaded because it can be implied from the pleadings of the opposite party. However if the opposite party contents the performance of condition precedent then such plea must be raised distinctly in the pleadings.</w:t>
      </w:r>
      <w:r w:rsidDel="00000000" w:rsidR="00000000" w:rsidRPr="00000000">
        <w:rPr>
          <w:rtl w:val="0"/>
        </w:rPr>
      </w:r>
    </w:p>
    <w:p w:rsidR="00000000" w:rsidDel="00000000" w:rsidP="00000000" w:rsidRDefault="00000000" w:rsidRPr="00000000" w14:paraId="0000045E">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5F">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you are required to make averments and therefore you are required to state material facts and you omit to state those facts, then at the trial you will be restrained only to the facts pleaded and not any other facts which are not pleaded. That is why you should state everything that is material to your cause of action.</w:t>
      </w:r>
      <w:r w:rsidDel="00000000" w:rsidR="00000000" w:rsidRPr="00000000">
        <w:rPr>
          <w:rtl w:val="0"/>
        </w:rPr>
      </w:r>
    </w:p>
    <w:p w:rsidR="00000000" w:rsidDel="00000000" w:rsidP="00000000" w:rsidRDefault="00000000" w:rsidRPr="00000000" w14:paraId="0000046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461">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You do not need to plead issues on the point of law where the party denies that a contract existed that is just the denial of the fact but it does not deny the legality or validity of such a contract therefore when you are drafting your defense to such a claim you can isolate the legality or validity of the contract. Whether pleaded or not it can be isolated and dealt with by the court.</w:t>
      </w:r>
      <w:r w:rsidDel="00000000" w:rsidR="00000000" w:rsidRPr="00000000">
        <w:rPr>
          <w:rtl w:val="0"/>
        </w:rPr>
      </w:r>
    </w:p>
    <w:p w:rsidR="00000000" w:rsidDel="00000000" w:rsidP="00000000" w:rsidRDefault="00000000" w:rsidRPr="00000000" w14:paraId="0000046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3">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you are referring to documents you do not need to state verbatim what the document states or reproduce it, however, words which are alleged to be defamatory must be repeated the way the were uttered and if you do not include those words then your cause of action is defective. If words which are defamatory in defamation suit (innuendo) you must particulars of what they were understood to mean.</w:t>
      </w:r>
      <w:r w:rsidDel="00000000" w:rsidR="00000000" w:rsidRPr="00000000">
        <w:rPr>
          <w:rtl w:val="0"/>
        </w:rPr>
      </w:r>
    </w:p>
    <w:p w:rsidR="00000000" w:rsidDel="00000000" w:rsidP="00000000" w:rsidRDefault="00000000" w:rsidRPr="00000000" w14:paraId="0000046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5">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Malice, fraudulent intention, knowledge or other condition of the mind of the person is material it must be alleged only as a fact without setting out the circumstances from which it could be inferred because such circumstances fall under </w:t>
      </w:r>
      <w:r w:rsidDel="00000000" w:rsidR="00000000" w:rsidRPr="00000000">
        <w:rPr>
          <w:rFonts w:ascii="Georgia" w:cs="Georgia" w:eastAsia="Georgia" w:hAnsi="Georgia"/>
          <w:i w:val="1"/>
          <w:strike w:val="0"/>
          <w:vertAlign w:val="baseline"/>
          <w:rtl w:val="0"/>
        </w:rPr>
        <w:t xml:space="preserve">Facta Probantia</w:t>
      </w:r>
      <w:r w:rsidDel="00000000" w:rsidR="00000000" w:rsidRPr="00000000">
        <w:rPr>
          <w:rFonts w:ascii="Georgia" w:cs="Georgia" w:eastAsia="Georgia" w:hAnsi="Georgia"/>
          <w:strike w:val="0"/>
          <w:vertAlign w:val="baseline"/>
          <w:rtl w:val="0"/>
        </w:rPr>
        <w:t xml:space="preserve"> and not </w:t>
      </w:r>
      <w:r w:rsidDel="00000000" w:rsidR="00000000" w:rsidRPr="00000000">
        <w:rPr>
          <w:rFonts w:ascii="Georgia" w:cs="Georgia" w:eastAsia="Georgia" w:hAnsi="Georgia"/>
          <w:i w:val="1"/>
          <w:strike w:val="0"/>
          <w:vertAlign w:val="baseline"/>
          <w:rtl w:val="0"/>
        </w:rPr>
        <w:t xml:space="preserve">Facta Probanda</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46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7">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it is material to allege notice to any person of any fact in a particular contract, say in contract of insurance. You just state the fact of the notice without setting the circumstances from which it is to be inferred and not the terms of the notice.</w:t>
      </w:r>
      <w:r w:rsidDel="00000000" w:rsidR="00000000" w:rsidRPr="00000000">
        <w:rPr>
          <w:rtl w:val="0"/>
        </w:rPr>
      </w:r>
    </w:p>
    <w:p w:rsidR="00000000" w:rsidDel="00000000" w:rsidP="00000000" w:rsidRDefault="00000000" w:rsidRPr="00000000" w14:paraId="0000046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9">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Implied contracts or relations between persons may be alleged as a fact and the series of letters, conversations and the circumstances form which they are to be inferred should be pleaded generally and not specifically. It is enough to say that “By serious of letters between this date and this date the Plaintiff wrote…”without going into specifics of what each letter said.</w:t>
      </w:r>
      <w:r w:rsidDel="00000000" w:rsidR="00000000" w:rsidRPr="00000000">
        <w:rPr>
          <w:rtl w:val="0"/>
        </w:rPr>
      </w:r>
    </w:p>
    <w:p w:rsidR="00000000" w:rsidDel="00000000" w:rsidP="00000000" w:rsidRDefault="00000000" w:rsidRPr="00000000" w14:paraId="0000046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6B">
      <w:pPr>
        <w:pageBreakBefore w:val="0"/>
        <w:numPr>
          <w:ilvl w:val="0"/>
          <w:numId w:val="32"/>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Facts which the law presumes in favor of the party or to which the burden of proof lies to the other side need not be proved </w:t>
      </w:r>
      <w:r w:rsidDel="00000000" w:rsidR="00000000" w:rsidRPr="00000000">
        <w:rPr>
          <w:rtl w:val="0"/>
        </w:rPr>
      </w:r>
    </w:p>
    <w:p w:rsidR="00000000" w:rsidDel="00000000" w:rsidP="00000000" w:rsidRDefault="00000000" w:rsidRPr="00000000" w14:paraId="0000046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6D">
      <w:pPr>
        <w:pageBreakBefore w:val="0"/>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You act for Timbuktu Holdings Ltd which has sued the Municipal Council of Timbuktu for alleged breach of contract to prospect for minerals within the area of jurisdiction of the council. Pleadings have been closed and you note the plaint filed contains factual misstatements and typographical errors wherein the sum claimed for special damage is stated as Kshs.50, 000/= instead of Kshs.5, 000,000/=.</w:t>
        <w:tab/>
        <w:t xml:space="preserve">One of the paragraphs refers to "council resolution numbers 430 as 215" instead of "resolution numbers 210 and 340"</w:t>
      </w:r>
      <w:r w:rsidDel="00000000" w:rsidR="00000000" w:rsidRPr="00000000">
        <w:rPr>
          <w:rtl w:val="0"/>
        </w:rPr>
      </w:r>
    </w:p>
    <w:p w:rsidR="00000000" w:rsidDel="00000000" w:rsidP="00000000" w:rsidRDefault="00000000" w:rsidRPr="00000000" w14:paraId="0000046E">
      <w:pPr>
        <w:pageBreakBefore w:val="0"/>
        <w:ind w:left="720"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6F">
      <w:pPr>
        <w:pageBreakBefore w:val="0"/>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What procedural steps would you take under the Civil Procedure Rules to rectify the typographical errors and factual misstatements?</w:t>
      </w:r>
      <w:r w:rsidDel="00000000" w:rsidR="00000000" w:rsidRPr="00000000">
        <w:rPr>
          <w:rtl w:val="0"/>
        </w:rPr>
      </w:r>
    </w:p>
    <w:p w:rsidR="00000000" w:rsidDel="00000000" w:rsidP="00000000" w:rsidRDefault="00000000" w:rsidRPr="00000000" w14:paraId="00000470">
      <w:pPr>
        <w:pageBreakBefore w:val="0"/>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What principles would the court apply in granting or refusing to grant your prayers that you may apply for?</w:t>
      </w:r>
      <w:r w:rsidDel="00000000" w:rsidR="00000000" w:rsidRPr="00000000">
        <w:rPr>
          <w:rtl w:val="0"/>
        </w:rPr>
      </w:r>
    </w:p>
    <w:p w:rsidR="00000000" w:rsidDel="00000000" w:rsidP="00000000" w:rsidRDefault="00000000" w:rsidRPr="00000000" w14:paraId="0000047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7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amendment of pleadings in Feb 2006 paper.</w:t>
      </w:r>
      <w:r w:rsidDel="00000000" w:rsidR="00000000" w:rsidRPr="00000000">
        <w:rPr>
          <w:rtl w:val="0"/>
        </w:rPr>
      </w:r>
    </w:p>
    <w:p w:rsidR="00000000" w:rsidDel="00000000" w:rsidP="00000000" w:rsidRDefault="00000000" w:rsidRPr="00000000" w14:paraId="0000047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4">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(a)</w:t>
        <w:tab/>
        <w:t xml:space="preserve">What do you understand by the term `interpleader proceedings' as used in civil litigation?</w:t>
      </w:r>
      <w:r w:rsidDel="00000000" w:rsidR="00000000" w:rsidRPr="00000000">
        <w:rPr>
          <w:rtl w:val="0"/>
        </w:rPr>
      </w:r>
    </w:p>
    <w:p w:rsidR="00000000" w:rsidDel="00000000" w:rsidP="00000000" w:rsidRDefault="00000000" w:rsidRPr="00000000" w14:paraId="0000047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7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Interpleader proceedings are issued by way of originating summons and are provided for under Order 33 rule 1. Applications for interpleader proceedings are made by way of OS unless there is a suit pending in which case it can be made by Chamber Summons.</w:t>
      </w:r>
      <w:r w:rsidDel="00000000" w:rsidR="00000000" w:rsidRPr="00000000">
        <w:rPr>
          <w:rtl w:val="0"/>
        </w:rPr>
      </w:r>
    </w:p>
    <w:p w:rsidR="00000000" w:rsidDel="00000000" w:rsidP="00000000" w:rsidRDefault="00000000" w:rsidRPr="00000000" w14:paraId="0000047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Interpleader proceedings are instituted by a party who has in their control or power a subkect matter being claimed by two parties or more and it is intended to protect the person in whose control the subject matter is from legal action by either claimant.</w:t>
      </w:r>
      <w:r w:rsidDel="00000000" w:rsidR="00000000" w:rsidRPr="00000000">
        <w:rPr>
          <w:rtl w:val="0"/>
        </w:rPr>
      </w:r>
    </w:p>
    <w:p w:rsidR="00000000" w:rsidDel="00000000" w:rsidP="00000000" w:rsidRDefault="00000000" w:rsidRPr="00000000" w14:paraId="0000047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order for one to be able to make an application for Interpleader proceedings, one has to demonstrate to the court that:</w:t>
      </w:r>
      <w:r w:rsidDel="00000000" w:rsidR="00000000" w:rsidRPr="00000000">
        <w:rPr>
          <w:rtl w:val="0"/>
        </w:rPr>
      </w:r>
    </w:p>
    <w:p w:rsidR="00000000" w:rsidDel="00000000" w:rsidP="00000000" w:rsidRDefault="00000000" w:rsidRPr="00000000" w14:paraId="0000047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7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that they have no interest in the subject matter except for costs and charges;</w:t>
      </w:r>
      <w:r w:rsidDel="00000000" w:rsidR="00000000" w:rsidRPr="00000000">
        <w:rPr>
          <w:rtl w:val="0"/>
        </w:rPr>
      </w:r>
    </w:p>
    <w:p w:rsidR="00000000" w:rsidDel="00000000" w:rsidP="00000000" w:rsidRDefault="00000000" w:rsidRPr="00000000" w14:paraId="0000047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that there is no collusion between the applicant and any of the claimants;</w:t>
      </w:r>
      <w:r w:rsidDel="00000000" w:rsidR="00000000" w:rsidRPr="00000000">
        <w:rPr>
          <w:rtl w:val="0"/>
        </w:rPr>
      </w:r>
    </w:p>
    <w:p w:rsidR="00000000" w:rsidDel="00000000" w:rsidP="00000000" w:rsidRDefault="00000000" w:rsidRPr="00000000" w14:paraId="0000047E">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that the applicant is willing to and ready to dispose of the object matter as the court may direct.</w:t>
      </w:r>
      <w:r w:rsidDel="00000000" w:rsidR="00000000" w:rsidRPr="00000000">
        <w:rPr>
          <w:rtl w:val="0"/>
        </w:rPr>
      </w:r>
    </w:p>
    <w:p w:rsidR="00000000" w:rsidDel="00000000" w:rsidP="00000000" w:rsidRDefault="00000000" w:rsidRPr="00000000" w14:paraId="0000047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0">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Torn Mikanyango works as a desk officer attached to the African Division at the Ministry of Foreign Affairs headquarters, Nairobi. In January 2004 Mikanyango was posted as a second secretary to Kenya's High Commission in Pretoria for a tour of duty lasting 48 months. He had acquired an antique set of furniture which he decided to have safely stored by Pata Potea storage services Ltd as he did not wish to transport them overseas. Pata Potea storage services Ltd accepted the household goods on a contract of bailment for 30 months.While the goods were still in the custody of Pata Potea, Juliet Akinyi wrote to the manager stating that she was M'kanyango's ex-(over and that the set of furniture was hers given to her as a gift in anticipation of marriage.</w:t>
      </w:r>
      <w:r w:rsidDel="00000000" w:rsidR="00000000" w:rsidRPr="00000000">
        <w:rPr>
          <w:rtl w:val="0"/>
        </w:rPr>
      </w:r>
    </w:p>
    <w:p w:rsidR="00000000" w:rsidDel="00000000" w:rsidP="00000000" w:rsidRDefault="00000000" w:rsidRPr="00000000" w14:paraId="00000481">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The manager of Pata Potea Ltd has instructed you to take up the matter and protect the company's interest. what steps under the civil procedure rules would you adopt to protect the interest of your client in the face of the rival claims.</w:t>
      </w:r>
      <w:r w:rsidDel="00000000" w:rsidR="00000000" w:rsidRPr="00000000">
        <w:rPr>
          <w:rtl w:val="0"/>
        </w:rPr>
      </w:r>
    </w:p>
    <w:p w:rsidR="00000000" w:rsidDel="00000000" w:rsidP="00000000" w:rsidRDefault="00000000" w:rsidRPr="00000000" w14:paraId="0000048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Would the procedure adopted be any different if you were aware that there was a pending suit for breach of promise to marry between Akinyi and M'kanyango in which Akinyi claims return of gifts given in anticipation of marriage?</w:t>
      </w:r>
      <w:r w:rsidDel="00000000" w:rsidR="00000000" w:rsidRPr="00000000">
        <w:rPr>
          <w:rtl w:val="0"/>
        </w:rPr>
      </w:r>
    </w:p>
    <w:p w:rsidR="00000000" w:rsidDel="00000000" w:rsidP="00000000" w:rsidRDefault="00000000" w:rsidRPr="00000000" w14:paraId="0000048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6">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w:t>
        <w:tab/>
        <w:t xml:space="preserve">You act for Equitorial Properties Ltd who have filed suit at the High Court (Milimani Commercial Courts) against Makenya Investments Ltd claiming vacant possession of the suit premises and mesne profits (at Kshs.50,000 per month until delivery of possession) after expiry of a lease for five years and six months, Advocates acting for Makenya Holdings Ltd have served you with a defence and counterclaim in which they have prayed for a set off in respect of repair costs to the business premises (Kshs.150,000/), dismissal of the suit as an abuse of court process and a declaration that their client is a protected tenant under the provisions of the Landlord and Tenant (Shops, Hotels and Catering Establishments) Act Cap.302.</w:t>
      </w:r>
      <w:r w:rsidDel="00000000" w:rsidR="00000000" w:rsidRPr="00000000">
        <w:rPr>
          <w:rtl w:val="0"/>
        </w:rPr>
      </w:r>
    </w:p>
    <w:p w:rsidR="00000000" w:rsidDel="00000000" w:rsidP="00000000" w:rsidRDefault="00000000" w:rsidRPr="00000000" w14:paraId="0000048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8">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What application(s) would you file under the Civil Procedure Rules if you wished to have the suit heard and determined without a full trial?</w:t>
      </w:r>
      <w:r w:rsidDel="00000000" w:rsidR="00000000" w:rsidRPr="00000000">
        <w:rPr>
          <w:rtl w:val="0"/>
        </w:rPr>
      </w:r>
    </w:p>
    <w:p w:rsidR="00000000" w:rsidDel="00000000" w:rsidP="00000000" w:rsidRDefault="00000000" w:rsidRPr="00000000" w14:paraId="0000048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35, Rule 1B – It is limited in scope, only allows for application for summary judgment in respect to two circumstances;</w:t>
      </w:r>
      <w:r w:rsidDel="00000000" w:rsidR="00000000" w:rsidRPr="00000000">
        <w:rPr>
          <w:rtl w:val="0"/>
        </w:rPr>
      </w:r>
    </w:p>
    <w:p w:rsidR="00000000" w:rsidDel="00000000" w:rsidP="00000000" w:rsidRDefault="00000000" w:rsidRPr="00000000" w14:paraId="0000048B">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claim is for liquidated sum with or without interest</w:t>
      </w:r>
      <w:r w:rsidDel="00000000" w:rsidR="00000000" w:rsidRPr="00000000">
        <w:rPr>
          <w:rtl w:val="0"/>
        </w:rPr>
      </w:r>
    </w:p>
    <w:p w:rsidR="00000000" w:rsidDel="00000000" w:rsidP="00000000" w:rsidRDefault="00000000" w:rsidRPr="00000000" w14:paraId="0000048C">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recovery of land with or without claim for rent or mean profit and term has expired. It also applies where breach of covenant and term ahs ended or proper notice is given and so want to recover land. </w:t>
      </w:r>
      <w:r w:rsidDel="00000000" w:rsidR="00000000" w:rsidRPr="00000000">
        <w:rPr>
          <w:rtl w:val="0"/>
        </w:rPr>
      </w:r>
    </w:p>
    <w:p w:rsidR="00000000" w:rsidDel="00000000" w:rsidP="00000000" w:rsidRDefault="00000000" w:rsidRPr="00000000" w14:paraId="000004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8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it is only applicable to above circumstances. If you succeed, the suit will be determined finally at this stage. </w:t>
      </w:r>
      <w:r w:rsidDel="00000000" w:rsidR="00000000" w:rsidRPr="00000000">
        <w:rPr>
          <w:rtl w:val="0"/>
        </w:rPr>
      </w:r>
    </w:p>
    <w:p w:rsidR="00000000" w:rsidDel="00000000" w:rsidP="00000000" w:rsidRDefault="00000000" w:rsidRPr="00000000" w14:paraId="0000048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Purpose of Order 35 is to allow plaintiff or defednatn to obtain judgment where there is no defense. The following can apply for summary judgment (to obtain judgment where there is no defense; its purpose is to allow the plaintiff or a defendant to obtain judgment where there is no defense. Where the issues or issues are explained as a pipe stuff.) </w:t>
      </w:r>
      <w:r w:rsidDel="00000000" w:rsidR="00000000" w:rsidRPr="00000000">
        <w:rPr>
          <w:rtl w:val="0"/>
        </w:rPr>
      </w:r>
    </w:p>
    <w:p w:rsidR="00000000" w:rsidDel="00000000" w:rsidP="00000000" w:rsidRDefault="00000000" w:rsidRPr="00000000" w14:paraId="000004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A plaintiff against a defendant</w:t>
      </w:r>
      <w:r w:rsidDel="00000000" w:rsidR="00000000" w:rsidRPr="00000000">
        <w:rPr>
          <w:rtl w:val="0"/>
        </w:rPr>
      </w:r>
    </w:p>
    <w:p w:rsidR="00000000" w:rsidDel="00000000" w:rsidP="00000000" w:rsidRDefault="00000000" w:rsidRPr="00000000" w14:paraId="000004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A defendant against a plaintiff on a counterclaim</w:t>
      </w:r>
      <w:r w:rsidDel="00000000" w:rsidR="00000000" w:rsidRPr="00000000">
        <w:rPr>
          <w:rtl w:val="0"/>
        </w:rPr>
      </w:r>
    </w:p>
    <w:p w:rsidR="00000000" w:rsidDel="00000000" w:rsidP="00000000" w:rsidRDefault="00000000" w:rsidRPr="00000000" w14:paraId="0000049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 defendant against a co-defendant on a counterclaim</w:t>
      </w:r>
      <w:r w:rsidDel="00000000" w:rsidR="00000000" w:rsidRPr="00000000">
        <w:rPr>
          <w:rtl w:val="0"/>
        </w:rPr>
      </w:r>
    </w:p>
    <w:p w:rsidR="00000000" w:rsidDel="00000000" w:rsidP="00000000" w:rsidRDefault="00000000" w:rsidRPr="00000000" w14:paraId="0000049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[practice in Kenya is to give notice of indemnity and contribution]</w:t>
      </w:r>
      <w:r w:rsidDel="00000000" w:rsidR="00000000" w:rsidRPr="00000000">
        <w:rPr>
          <w:rtl w:val="0"/>
        </w:rPr>
      </w:r>
    </w:p>
    <w:p w:rsidR="00000000" w:rsidDel="00000000" w:rsidP="00000000" w:rsidRDefault="00000000" w:rsidRPr="00000000" w14:paraId="000004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 is by notice of motion and affidavit sworn by person who is in possession of such facts and who can swear positively to the cause of action and amounts claimed. </w:t>
      </w:r>
      <w:r w:rsidDel="00000000" w:rsidR="00000000" w:rsidRPr="00000000">
        <w:rPr>
          <w:rtl w:val="0"/>
        </w:rPr>
      </w:r>
    </w:p>
    <w:p w:rsidR="00000000" w:rsidDel="00000000" w:rsidP="00000000" w:rsidRDefault="00000000" w:rsidRPr="00000000" w14:paraId="000004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may grant the following orders:</w:t>
      </w:r>
      <w:r w:rsidDel="00000000" w:rsidR="00000000" w:rsidRPr="00000000">
        <w:rPr>
          <w:rtl w:val="0"/>
        </w:rPr>
      </w:r>
    </w:p>
    <w:p w:rsidR="00000000" w:rsidDel="00000000" w:rsidP="00000000" w:rsidRDefault="00000000" w:rsidRPr="00000000" w14:paraId="0000049B">
      <w:pPr>
        <w:pageBreakBefore w:val="0"/>
        <w:numPr>
          <w:ilvl w:val="0"/>
          <w:numId w:val="39"/>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judgment entered for plaintiff or defendant (applicant)</w:t>
      </w:r>
      <w:r w:rsidDel="00000000" w:rsidR="00000000" w:rsidRPr="00000000">
        <w:rPr>
          <w:rtl w:val="0"/>
        </w:rPr>
      </w:r>
    </w:p>
    <w:p w:rsidR="00000000" w:rsidDel="00000000" w:rsidP="00000000" w:rsidRDefault="00000000" w:rsidRPr="00000000" w14:paraId="0000049C">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judgment – sum with or without interest</w:t>
      </w:r>
      <w:r w:rsidDel="00000000" w:rsidR="00000000" w:rsidRPr="00000000">
        <w:rPr>
          <w:rtl w:val="0"/>
        </w:rPr>
      </w:r>
    </w:p>
    <w:p w:rsidR="00000000" w:rsidDel="00000000" w:rsidP="00000000" w:rsidRDefault="00000000" w:rsidRPr="00000000" w14:paraId="0000049D">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may be – vacant possession of property or</w:t>
      </w:r>
      <w:r w:rsidDel="00000000" w:rsidR="00000000" w:rsidRPr="00000000">
        <w:rPr>
          <w:rtl w:val="0"/>
        </w:rPr>
      </w:r>
    </w:p>
    <w:p w:rsidR="00000000" w:rsidDel="00000000" w:rsidP="00000000" w:rsidRDefault="00000000" w:rsidRPr="00000000" w14:paraId="0000049E">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costs of the suit </w:t>
      </w:r>
      <w:r w:rsidDel="00000000" w:rsidR="00000000" w:rsidRPr="00000000">
        <w:rPr>
          <w:rtl w:val="0"/>
        </w:rPr>
      </w:r>
    </w:p>
    <w:p w:rsidR="00000000" w:rsidDel="00000000" w:rsidP="00000000" w:rsidRDefault="00000000" w:rsidRPr="00000000" w14:paraId="0000049F">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other the court finds suitable</w:t>
      </w:r>
      <w:r w:rsidDel="00000000" w:rsidR="00000000" w:rsidRPr="00000000">
        <w:rPr>
          <w:rtl w:val="0"/>
        </w:rPr>
      </w:r>
    </w:p>
    <w:p w:rsidR="00000000" w:rsidDel="00000000" w:rsidP="00000000" w:rsidRDefault="00000000" w:rsidRPr="00000000" w14:paraId="000004A0">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t>
      </w:r>
      <w:r w:rsidDel="00000000" w:rsidR="00000000" w:rsidRPr="00000000">
        <w:rPr>
          <w:rFonts w:ascii="Georgia" w:cs="Georgia" w:eastAsia="Georgia" w:hAnsi="Georgia"/>
          <w:b w:val="1"/>
          <w:strike w:val="0"/>
          <w:u w:val="single"/>
          <w:vertAlign w:val="baseline"/>
          <w:rtl w:val="0"/>
        </w:rPr>
        <w:t xml:space="preserve">judgment for plaintiff but stay of execution</w:t>
      </w:r>
      <w:r w:rsidDel="00000000" w:rsidR="00000000" w:rsidRPr="00000000">
        <w:rPr>
          <w:rtl w:val="0"/>
        </w:rPr>
      </w:r>
    </w:p>
    <w:p w:rsidR="00000000" w:rsidDel="00000000" w:rsidP="00000000" w:rsidRDefault="00000000" w:rsidRPr="00000000" w14:paraId="000004A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is the most favorable order.</w:t>
      </w:r>
      <w:r w:rsidDel="00000000" w:rsidR="00000000" w:rsidRPr="00000000">
        <w:rPr>
          <w:rtl w:val="0"/>
        </w:rPr>
      </w:r>
    </w:p>
    <w:p w:rsidR="00000000" w:rsidDel="00000000" w:rsidP="00000000" w:rsidRDefault="00000000" w:rsidRPr="00000000" w14:paraId="000004A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next favorable order that can be granted by the court; where the court enters judgment for the plaintiff but orders a stay of execution pending that the counterclaim which defendant has filed. Counterclaims could Be</w:t>
      </w:r>
      <w:r w:rsidDel="00000000" w:rsidR="00000000" w:rsidRPr="00000000">
        <w:rPr>
          <w:rtl w:val="0"/>
        </w:rPr>
      </w:r>
    </w:p>
    <w:p w:rsidR="00000000" w:rsidDel="00000000" w:rsidP="00000000" w:rsidRDefault="00000000" w:rsidRPr="00000000" w14:paraId="000004A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7">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independent of plaintiff’s claim</w:t>
      </w:r>
      <w:r w:rsidDel="00000000" w:rsidR="00000000" w:rsidRPr="00000000">
        <w:rPr>
          <w:rtl w:val="0"/>
        </w:rPr>
      </w:r>
    </w:p>
    <w:p w:rsidR="00000000" w:rsidDel="00000000" w:rsidP="00000000" w:rsidRDefault="00000000" w:rsidRPr="00000000" w14:paraId="000004A8">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Rotherham v Priest [1879] 41 LT 558 (Law Times)</w:t>
      </w:r>
      <w:r w:rsidDel="00000000" w:rsidR="00000000" w:rsidRPr="00000000">
        <w:rPr>
          <w:rtl w:val="0"/>
        </w:rPr>
      </w:r>
    </w:p>
    <w:p w:rsidR="00000000" w:rsidDel="00000000" w:rsidP="00000000" w:rsidRDefault="00000000" w:rsidRPr="00000000" w14:paraId="000004A9">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not independent of plaintiff claim will not order stay </w:t>
      </w:r>
      <w:r w:rsidDel="00000000" w:rsidR="00000000" w:rsidRPr="00000000">
        <w:rPr>
          <w:rtl w:val="0"/>
        </w:rPr>
      </w:r>
    </w:p>
    <w:p w:rsidR="00000000" w:rsidDel="00000000" w:rsidP="00000000" w:rsidRDefault="00000000" w:rsidRPr="00000000" w14:paraId="000004AA">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B">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Connected counterclaims</w:t>
      </w:r>
      <w:r w:rsidDel="00000000" w:rsidR="00000000" w:rsidRPr="00000000">
        <w:rPr>
          <w:rtl w:val="0"/>
        </w:rPr>
      </w:r>
    </w:p>
    <w:p w:rsidR="00000000" w:rsidDel="00000000" w:rsidP="00000000" w:rsidRDefault="00000000" w:rsidRPr="00000000" w14:paraId="000004AC">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would justify a stay</w:t>
      </w:r>
      <w:r w:rsidDel="00000000" w:rsidR="00000000" w:rsidRPr="00000000">
        <w:rPr>
          <w:rtl w:val="0"/>
        </w:rPr>
      </w:r>
    </w:p>
    <w:p w:rsidR="00000000" w:rsidDel="00000000" w:rsidP="00000000" w:rsidRDefault="00000000" w:rsidRPr="00000000" w14:paraId="000004AD">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AE">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which amount to a set –off</w:t>
      </w:r>
      <w:r w:rsidDel="00000000" w:rsidR="00000000" w:rsidRPr="00000000">
        <w:rPr>
          <w:rtl w:val="0"/>
        </w:rPr>
      </w:r>
    </w:p>
    <w:p w:rsidR="00000000" w:rsidDel="00000000" w:rsidP="00000000" w:rsidRDefault="00000000" w:rsidRPr="00000000" w14:paraId="000004AF">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where parties owe each other certain sums of money. The claim must be a liquidated claim against a liquidated claim. Counter claims which amount to set off are a defence.</w:t>
      </w:r>
      <w:r w:rsidDel="00000000" w:rsidR="00000000" w:rsidRPr="00000000">
        <w:rPr>
          <w:rtl w:val="0"/>
        </w:rPr>
      </w:r>
    </w:p>
    <w:p w:rsidR="00000000" w:rsidDel="00000000" w:rsidP="00000000" w:rsidRDefault="00000000" w:rsidRPr="00000000" w14:paraId="000004B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1">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3.conditional leave to defend</w:t>
      </w:r>
      <w:r w:rsidDel="00000000" w:rsidR="00000000" w:rsidRPr="00000000">
        <w:rPr>
          <w:rtl w:val="0"/>
        </w:rPr>
      </w:r>
    </w:p>
    <w:p w:rsidR="00000000" w:rsidDel="00000000" w:rsidP="00000000" w:rsidRDefault="00000000" w:rsidRPr="00000000" w14:paraId="000004B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Shadow defence; If court thinks a defense is shadow the court may ask the defendant to comply with conditions. The defendant deposits  an amount to the court to protect the plaintiff</w:t>
      </w:r>
      <w:r w:rsidDel="00000000" w:rsidR="00000000" w:rsidRPr="00000000">
        <w:rPr>
          <w:rtl w:val="0"/>
        </w:rPr>
      </w:r>
    </w:p>
    <w:p w:rsidR="00000000" w:rsidDel="00000000" w:rsidP="00000000" w:rsidRDefault="00000000" w:rsidRPr="00000000" w14:paraId="000004B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4">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4. unconditional leave to defend</w:t>
      </w:r>
      <w:r w:rsidDel="00000000" w:rsidR="00000000" w:rsidRPr="00000000">
        <w:rPr>
          <w:rtl w:val="0"/>
        </w:rPr>
      </w:r>
    </w:p>
    <w:p w:rsidR="00000000" w:rsidDel="00000000" w:rsidP="00000000" w:rsidRDefault="00000000" w:rsidRPr="00000000" w14:paraId="000004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defendant has great defence or where there is a difficult point of law to be determined. </w:t>
      </w:r>
      <w:r w:rsidDel="00000000" w:rsidR="00000000" w:rsidRPr="00000000">
        <w:rPr>
          <w:rtl w:val="0"/>
        </w:rPr>
      </w:r>
    </w:p>
    <w:p w:rsidR="00000000" w:rsidDel="00000000" w:rsidP="00000000" w:rsidRDefault="00000000" w:rsidRPr="00000000" w14:paraId="000004B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w:t>
      </w:r>
      <w:r w:rsidDel="00000000" w:rsidR="00000000" w:rsidRPr="00000000">
        <w:rPr>
          <w:rFonts w:ascii="Georgia" w:cs="Georgia" w:eastAsia="Georgia" w:hAnsi="Georgia"/>
          <w:b w:val="1"/>
          <w:strike w:val="0"/>
          <w:u w:val="single"/>
          <w:vertAlign w:val="baseline"/>
          <w:rtl w:val="0"/>
        </w:rPr>
        <w:t xml:space="preserve">.Dismissal of the application</w:t>
      </w:r>
      <w:r w:rsidDel="00000000" w:rsidR="00000000" w:rsidRPr="00000000">
        <w:rPr>
          <w:rtl w:val="0"/>
        </w:rPr>
      </w:r>
    </w:p>
    <w:p w:rsidR="00000000" w:rsidDel="00000000" w:rsidP="00000000" w:rsidRDefault="00000000" w:rsidRPr="00000000" w14:paraId="000004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dismisses the entire summary judgment application. </w:t>
      </w:r>
      <w:r w:rsidDel="00000000" w:rsidR="00000000" w:rsidRPr="00000000">
        <w:rPr>
          <w:rtl w:val="0"/>
        </w:rPr>
      </w:r>
    </w:p>
    <w:p w:rsidR="00000000" w:rsidDel="00000000" w:rsidP="00000000" w:rsidRDefault="00000000" w:rsidRPr="00000000" w14:paraId="000004B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BB">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Assuming that you were acting for Makenya Holdings Ltd and that Equitorial Properties Ltd had failed to file a defence to the counterclaim within the prescribed time, what specific procedural steps would you take to obtain judgement without trial?</w:t>
      </w:r>
      <w:r w:rsidDel="00000000" w:rsidR="00000000" w:rsidRPr="00000000">
        <w:rPr>
          <w:rtl w:val="0"/>
        </w:rPr>
      </w:r>
    </w:p>
    <w:p w:rsidR="00000000" w:rsidDel="00000000" w:rsidP="00000000" w:rsidRDefault="00000000" w:rsidRPr="00000000" w14:paraId="000004B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BD">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35, Rule 1B – It is limited in scope, only allows for application for summary judgment in respect to two circumstances;</w:t>
      </w:r>
      <w:r w:rsidDel="00000000" w:rsidR="00000000" w:rsidRPr="00000000">
        <w:rPr>
          <w:rtl w:val="0"/>
        </w:rPr>
      </w:r>
    </w:p>
    <w:p w:rsidR="00000000" w:rsidDel="00000000" w:rsidP="00000000" w:rsidRDefault="00000000" w:rsidRPr="00000000" w14:paraId="000004BE">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claim is for liquidated sum with or without interest</w:t>
      </w:r>
      <w:r w:rsidDel="00000000" w:rsidR="00000000" w:rsidRPr="00000000">
        <w:rPr>
          <w:rtl w:val="0"/>
        </w:rPr>
      </w:r>
    </w:p>
    <w:p w:rsidR="00000000" w:rsidDel="00000000" w:rsidP="00000000" w:rsidRDefault="00000000" w:rsidRPr="00000000" w14:paraId="000004BF">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recovery of land with or without claim for rent or mean profit and term has expired. It also applies where breach of covenant and term ahs ended or proper notice is given and so want to recover land. </w:t>
      </w:r>
      <w:r w:rsidDel="00000000" w:rsidR="00000000" w:rsidRPr="00000000">
        <w:rPr>
          <w:rtl w:val="0"/>
        </w:rPr>
      </w:r>
    </w:p>
    <w:p w:rsidR="00000000" w:rsidDel="00000000" w:rsidP="00000000" w:rsidRDefault="00000000" w:rsidRPr="00000000" w14:paraId="000004C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it is only applicable to above circumstances. If you succeed, the suit will be determined finally at this stage. </w:t>
      </w:r>
      <w:r w:rsidDel="00000000" w:rsidR="00000000" w:rsidRPr="00000000">
        <w:rPr>
          <w:rtl w:val="0"/>
        </w:rPr>
      </w:r>
    </w:p>
    <w:p w:rsidR="00000000" w:rsidDel="00000000" w:rsidP="00000000" w:rsidRDefault="00000000" w:rsidRPr="00000000" w14:paraId="000004C2">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Purpose of Order 35 is to allow plaintiff or defednatn to obtain judgment where there is no defense. The following can apply for summary judgment (to obtain judgment where there is no defense;</w:t>
      </w:r>
      <w:r w:rsidDel="00000000" w:rsidR="00000000" w:rsidRPr="00000000">
        <w:rPr>
          <w:rtl w:val="0"/>
        </w:rPr>
      </w:r>
    </w:p>
    <w:p w:rsidR="00000000" w:rsidDel="00000000" w:rsidP="00000000" w:rsidRDefault="00000000" w:rsidRPr="00000000" w14:paraId="000004C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A defendant against a plaintiff on a counterclaim</w:t>
      </w:r>
      <w:r w:rsidDel="00000000" w:rsidR="00000000" w:rsidRPr="00000000">
        <w:rPr>
          <w:rtl w:val="0"/>
        </w:rPr>
      </w:r>
    </w:p>
    <w:p w:rsidR="00000000" w:rsidDel="00000000" w:rsidP="00000000" w:rsidRDefault="00000000" w:rsidRPr="00000000" w14:paraId="000004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may grant the following orders:</w:t>
      </w:r>
      <w:r w:rsidDel="00000000" w:rsidR="00000000" w:rsidRPr="00000000">
        <w:rPr>
          <w:rtl w:val="0"/>
        </w:rPr>
      </w:r>
    </w:p>
    <w:p w:rsidR="00000000" w:rsidDel="00000000" w:rsidP="00000000" w:rsidRDefault="00000000" w:rsidRPr="00000000" w14:paraId="000004C8">
      <w:pPr>
        <w:pageBreakBefore w:val="0"/>
        <w:numPr>
          <w:ilvl w:val="0"/>
          <w:numId w:val="39"/>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judgment entered for plaintiff or defendant (applicant)</w:t>
      </w:r>
      <w:r w:rsidDel="00000000" w:rsidR="00000000" w:rsidRPr="00000000">
        <w:rPr>
          <w:rtl w:val="0"/>
        </w:rPr>
      </w:r>
    </w:p>
    <w:p w:rsidR="00000000" w:rsidDel="00000000" w:rsidP="00000000" w:rsidRDefault="00000000" w:rsidRPr="00000000" w14:paraId="000004C9">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judgment – sum with or without interest</w:t>
      </w:r>
      <w:r w:rsidDel="00000000" w:rsidR="00000000" w:rsidRPr="00000000">
        <w:rPr>
          <w:rtl w:val="0"/>
        </w:rPr>
      </w:r>
    </w:p>
    <w:p w:rsidR="00000000" w:rsidDel="00000000" w:rsidP="00000000" w:rsidRDefault="00000000" w:rsidRPr="00000000" w14:paraId="000004CA">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may be – vacant possession of property or</w:t>
      </w:r>
      <w:r w:rsidDel="00000000" w:rsidR="00000000" w:rsidRPr="00000000">
        <w:rPr>
          <w:rtl w:val="0"/>
        </w:rPr>
      </w:r>
    </w:p>
    <w:p w:rsidR="00000000" w:rsidDel="00000000" w:rsidP="00000000" w:rsidRDefault="00000000" w:rsidRPr="00000000" w14:paraId="000004CB">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costs of the suit </w:t>
      </w:r>
      <w:r w:rsidDel="00000000" w:rsidR="00000000" w:rsidRPr="00000000">
        <w:rPr>
          <w:rtl w:val="0"/>
        </w:rPr>
      </w:r>
    </w:p>
    <w:p w:rsidR="00000000" w:rsidDel="00000000" w:rsidP="00000000" w:rsidRDefault="00000000" w:rsidRPr="00000000" w14:paraId="000004CC">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other the court finds suitable</w:t>
      </w:r>
      <w:r w:rsidDel="00000000" w:rsidR="00000000" w:rsidRPr="00000000">
        <w:rPr>
          <w:rtl w:val="0"/>
        </w:rPr>
      </w:r>
    </w:p>
    <w:p w:rsidR="00000000" w:rsidDel="00000000" w:rsidP="00000000" w:rsidRDefault="00000000" w:rsidRPr="00000000" w14:paraId="000004CD">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t>
      </w:r>
      <w:r w:rsidDel="00000000" w:rsidR="00000000" w:rsidRPr="00000000">
        <w:rPr>
          <w:rFonts w:ascii="Georgia" w:cs="Georgia" w:eastAsia="Georgia" w:hAnsi="Georgia"/>
          <w:b w:val="1"/>
          <w:strike w:val="0"/>
          <w:u w:val="single"/>
          <w:vertAlign w:val="baseline"/>
          <w:rtl w:val="0"/>
        </w:rPr>
        <w:t xml:space="preserve">judgment for plaintiff but stay of execution</w:t>
      </w:r>
      <w:r w:rsidDel="00000000" w:rsidR="00000000" w:rsidRPr="00000000">
        <w:rPr>
          <w:rtl w:val="0"/>
        </w:rPr>
      </w:r>
    </w:p>
    <w:p w:rsidR="00000000" w:rsidDel="00000000" w:rsidP="00000000" w:rsidRDefault="00000000" w:rsidRPr="00000000" w14:paraId="000004C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is the most favorable order.</w:t>
      </w:r>
      <w:r w:rsidDel="00000000" w:rsidR="00000000" w:rsidRPr="00000000">
        <w:rPr>
          <w:rtl w:val="0"/>
        </w:rPr>
      </w:r>
    </w:p>
    <w:p w:rsidR="00000000" w:rsidDel="00000000" w:rsidP="00000000" w:rsidRDefault="00000000" w:rsidRPr="00000000" w14:paraId="000004D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next favorable order that can be granted by the court; where the court enters judgment for the plaintiff but orders a stay of execution pending that the counterclaim which defendant has filed. Counterclaims could Be</w:t>
      </w:r>
      <w:r w:rsidDel="00000000" w:rsidR="00000000" w:rsidRPr="00000000">
        <w:rPr>
          <w:rtl w:val="0"/>
        </w:rPr>
      </w:r>
    </w:p>
    <w:p w:rsidR="00000000" w:rsidDel="00000000" w:rsidP="00000000" w:rsidRDefault="00000000" w:rsidRPr="00000000" w14:paraId="000004D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4">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independent of plaintiff’s claim</w:t>
      </w:r>
      <w:r w:rsidDel="00000000" w:rsidR="00000000" w:rsidRPr="00000000">
        <w:rPr>
          <w:rtl w:val="0"/>
        </w:rPr>
      </w:r>
    </w:p>
    <w:p w:rsidR="00000000" w:rsidDel="00000000" w:rsidP="00000000" w:rsidRDefault="00000000" w:rsidRPr="00000000" w14:paraId="000004D5">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Rotherham v Priest [1879] 41 LT 558 (Law Times)</w:t>
      </w:r>
      <w:r w:rsidDel="00000000" w:rsidR="00000000" w:rsidRPr="00000000">
        <w:rPr>
          <w:rtl w:val="0"/>
        </w:rPr>
      </w:r>
    </w:p>
    <w:p w:rsidR="00000000" w:rsidDel="00000000" w:rsidP="00000000" w:rsidRDefault="00000000" w:rsidRPr="00000000" w14:paraId="000004D6">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not independent of plaintiff claim will not order stay </w:t>
      </w:r>
      <w:r w:rsidDel="00000000" w:rsidR="00000000" w:rsidRPr="00000000">
        <w:rPr>
          <w:rtl w:val="0"/>
        </w:rPr>
      </w:r>
    </w:p>
    <w:p w:rsidR="00000000" w:rsidDel="00000000" w:rsidP="00000000" w:rsidRDefault="00000000" w:rsidRPr="00000000" w14:paraId="000004D7">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8">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Connected counterclaims</w:t>
      </w:r>
      <w:r w:rsidDel="00000000" w:rsidR="00000000" w:rsidRPr="00000000">
        <w:rPr>
          <w:rtl w:val="0"/>
        </w:rPr>
      </w:r>
    </w:p>
    <w:p w:rsidR="00000000" w:rsidDel="00000000" w:rsidP="00000000" w:rsidRDefault="00000000" w:rsidRPr="00000000" w14:paraId="000004D9">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would justify a stay</w:t>
      </w:r>
      <w:r w:rsidDel="00000000" w:rsidR="00000000" w:rsidRPr="00000000">
        <w:rPr>
          <w:rtl w:val="0"/>
        </w:rPr>
      </w:r>
    </w:p>
    <w:p w:rsidR="00000000" w:rsidDel="00000000" w:rsidP="00000000" w:rsidRDefault="00000000" w:rsidRPr="00000000" w14:paraId="000004DA">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B">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which amount to a set –off</w:t>
      </w:r>
      <w:r w:rsidDel="00000000" w:rsidR="00000000" w:rsidRPr="00000000">
        <w:rPr>
          <w:rtl w:val="0"/>
        </w:rPr>
      </w:r>
    </w:p>
    <w:p w:rsidR="00000000" w:rsidDel="00000000" w:rsidP="00000000" w:rsidRDefault="00000000" w:rsidRPr="00000000" w14:paraId="000004DC">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where parties owe each other certain sums of money. The claim must be a liquidated claim against a liquidated claim. Counter claims which amount to set off are a defence.</w:t>
      </w:r>
      <w:r w:rsidDel="00000000" w:rsidR="00000000" w:rsidRPr="00000000">
        <w:rPr>
          <w:rtl w:val="0"/>
        </w:rPr>
      </w:r>
    </w:p>
    <w:p w:rsidR="00000000" w:rsidDel="00000000" w:rsidP="00000000" w:rsidRDefault="00000000" w:rsidRPr="00000000" w14:paraId="000004D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DE">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3.conditional leave to defend</w:t>
      </w:r>
      <w:r w:rsidDel="00000000" w:rsidR="00000000" w:rsidRPr="00000000">
        <w:rPr>
          <w:rtl w:val="0"/>
        </w:rPr>
      </w:r>
    </w:p>
    <w:p w:rsidR="00000000" w:rsidDel="00000000" w:rsidP="00000000" w:rsidRDefault="00000000" w:rsidRPr="00000000" w14:paraId="000004D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Shadow defence; If court thinks a defense is shadow the court may ask the defendant to comply with conditions. The defendant deposits  an amount to the court to protect the plaintiff</w:t>
      </w:r>
      <w:r w:rsidDel="00000000" w:rsidR="00000000" w:rsidRPr="00000000">
        <w:rPr>
          <w:rtl w:val="0"/>
        </w:rPr>
      </w:r>
    </w:p>
    <w:p w:rsidR="00000000" w:rsidDel="00000000" w:rsidP="00000000" w:rsidRDefault="00000000" w:rsidRPr="00000000" w14:paraId="000004E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1">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4. unconditional leave to defend</w:t>
      </w:r>
      <w:r w:rsidDel="00000000" w:rsidR="00000000" w:rsidRPr="00000000">
        <w:rPr>
          <w:rtl w:val="0"/>
        </w:rPr>
      </w:r>
    </w:p>
    <w:p w:rsidR="00000000" w:rsidDel="00000000" w:rsidP="00000000" w:rsidRDefault="00000000" w:rsidRPr="00000000" w14:paraId="000004E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defendant has great defence or where there is a difficult point of law to be determined. </w:t>
      </w:r>
      <w:r w:rsidDel="00000000" w:rsidR="00000000" w:rsidRPr="00000000">
        <w:rPr>
          <w:rtl w:val="0"/>
        </w:rPr>
      </w:r>
    </w:p>
    <w:p w:rsidR="00000000" w:rsidDel="00000000" w:rsidP="00000000" w:rsidRDefault="00000000" w:rsidRPr="00000000" w14:paraId="000004E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w:t>
      </w:r>
      <w:r w:rsidDel="00000000" w:rsidR="00000000" w:rsidRPr="00000000">
        <w:rPr>
          <w:rFonts w:ascii="Georgia" w:cs="Georgia" w:eastAsia="Georgia" w:hAnsi="Georgia"/>
          <w:b w:val="1"/>
          <w:strike w:val="0"/>
          <w:u w:val="single"/>
          <w:vertAlign w:val="baseline"/>
          <w:rtl w:val="0"/>
        </w:rPr>
        <w:t xml:space="preserve">.Dismissal of the application</w:t>
      </w:r>
      <w:r w:rsidDel="00000000" w:rsidR="00000000" w:rsidRPr="00000000">
        <w:rPr>
          <w:rtl w:val="0"/>
        </w:rPr>
      </w:r>
    </w:p>
    <w:p w:rsidR="00000000" w:rsidDel="00000000" w:rsidP="00000000" w:rsidRDefault="00000000" w:rsidRPr="00000000" w14:paraId="000004E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dismisses the entire summary judgment application. </w:t>
      </w:r>
      <w:r w:rsidDel="00000000" w:rsidR="00000000" w:rsidRPr="00000000">
        <w:rPr>
          <w:rtl w:val="0"/>
        </w:rPr>
      </w:r>
    </w:p>
    <w:p w:rsidR="00000000" w:rsidDel="00000000" w:rsidP="00000000" w:rsidRDefault="00000000" w:rsidRPr="00000000" w14:paraId="000004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8">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"The procedure under Order XXXI is designed to buttress the basic presumption of substantive law that minors and persons of unsound mind lack full capacity and therefore they need protection in civil litigation" Anonymous.</w:t>
      </w:r>
      <w:r w:rsidDel="00000000" w:rsidR="00000000" w:rsidRPr="00000000">
        <w:rPr>
          <w:rtl w:val="0"/>
        </w:rPr>
      </w:r>
    </w:p>
    <w:p w:rsidR="00000000" w:rsidDel="00000000" w:rsidP="00000000" w:rsidRDefault="00000000" w:rsidRPr="00000000" w14:paraId="000004E9">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E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state and discuss the specific provisions of the Civil Procedure Rules which are designed to protect the interest of a minor plaintiff and a minor defendant. </w:t>
      </w:r>
      <w:r w:rsidDel="00000000" w:rsidR="00000000" w:rsidRPr="00000000">
        <w:rPr>
          <w:rtl w:val="0"/>
        </w:rPr>
      </w:r>
    </w:p>
    <w:p w:rsidR="00000000" w:rsidDel="00000000" w:rsidP="00000000" w:rsidRDefault="00000000" w:rsidRPr="00000000" w14:paraId="000004EB">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E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Some people have no capacity to sue or be sued. Order 31 talks of capacity. A person of unsound mind  and minors have no capacity. They can only be sued through a guardian or a next friend (legal representative).</w:t>
      </w:r>
      <w:r w:rsidDel="00000000" w:rsidR="00000000" w:rsidRPr="00000000">
        <w:rPr>
          <w:rtl w:val="0"/>
        </w:rPr>
      </w:r>
    </w:p>
    <w:p w:rsidR="00000000" w:rsidDel="00000000" w:rsidP="00000000" w:rsidRDefault="00000000" w:rsidRPr="00000000" w14:paraId="000004E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E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Who are the correct parties to the suit – this should be an element of concern.  The topic of parties to a suit can be complicated but some of the rules are straight forward.  One must think of capacity and ask what is the capacity of the plaintiff, if the plaintiff is a minor, one has to look at capacity vis-à-vis the cause of action or if a minor entered into a contract the cause of action does not lie as that contract is void.  The procedure allows parties who lack capacity to litigate under certain circumstances.  If one wants to commence a suit for a minor one has to follow the procedure laid down for example it must be in the name of the minor suing through a friend.</w:t>
      </w:r>
      <w:r w:rsidDel="00000000" w:rsidR="00000000" w:rsidRPr="00000000">
        <w:rPr>
          <w:rtl w:val="0"/>
        </w:rPr>
      </w:r>
    </w:p>
    <w:p w:rsidR="00000000" w:rsidDel="00000000" w:rsidP="00000000" w:rsidRDefault="00000000" w:rsidRPr="00000000" w14:paraId="000004E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one is then suing a minor there is a procedure under Order XXXIII , consent of guardian is necessary the interests of the guardian and person suing must not be in conflict with the interests of the minor.  Where it is a corporation which has changed status i.e. if it is under court receivership, one must seek leave, if it is in liquidation, this affects the suit and one has to know which steps to take.</w:t>
      </w:r>
      <w:r w:rsidDel="00000000" w:rsidR="00000000" w:rsidRPr="00000000">
        <w:rPr>
          <w:rtl w:val="0"/>
        </w:rPr>
      </w:r>
    </w:p>
    <w:p w:rsidR="00000000" w:rsidDel="00000000" w:rsidP="00000000" w:rsidRDefault="00000000" w:rsidRPr="00000000" w14:paraId="000004F1">
      <w:pPr>
        <w:pageBreakBefore w:val="0"/>
        <w:tabs>
          <w:tab w:val="left" w:pos="5175"/>
        </w:tabs>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XXXIII – it is important to understand that Order XXXIII is designed to protect the interests of a minor plaintiff or minor defendant.</w:t>
      </w:r>
      <w:r w:rsidDel="00000000" w:rsidR="00000000" w:rsidRPr="00000000">
        <w:rPr>
          <w:rtl w:val="0"/>
        </w:rPr>
      </w:r>
    </w:p>
    <w:p w:rsidR="00000000" w:rsidDel="00000000" w:rsidP="00000000" w:rsidRDefault="00000000" w:rsidRPr="00000000" w14:paraId="000004F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4">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Timothy Kamau (8) was knocked down by a motor vehicle driven by John Ole Kegoro along Kilimani road, Nairobi. The accident was solely caused by the negligence of Ole Kegoro in overspeeding and failing to control the motor vehicle as he approached a zebra crossing. Ole Kegoro had a history of mental illness and was on strict instructions not to drive a motor vehicle. After the accident he claimed that he had seen some fifty or so blue coloured persons crossing the road and that he was trying to avoid them!</w:t>
      </w:r>
      <w:r w:rsidDel="00000000" w:rsidR="00000000" w:rsidRPr="00000000">
        <w:rPr>
          <w:rtl w:val="0"/>
        </w:rPr>
      </w:r>
    </w:p>
    <w:p w:rsidR="00000000" w:rsidDel="00000000" w:rsidP="00000000" w:rsidRDefault="00000000" w:rsidRPr="00000000" w14:paraId="000004F5">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F6">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If you were instructed to file suit against Ole Kegoro to recover damages for injuries sustained by Kamau, what steps would you take prior to filling the suit?</w:t>
      </w:r>
      <w:r w:rsidDel="00000000" w:rsidR="00000000" w:rsidRPr="00000000">
        <w:rPr>
          <w:rtl w:val="0"/>
        </w:rPr>
      </w:r>
    </w:p>
    <w:p w:rsidR="00000000" w:rsidDel="00000000" w:rsidP="00000000" w:rsidRDefault="00000000" w:rsidRPr="00000000" w14:paraId="000004F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F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As above. Suits against persons of unsound mind. Order 31 capacity issue. Sue through next friend or legal representative.</w:t>
      </w:r>
      <w:r w:rsidDel="00000000" w:rsidR="00000000" w:rsidRPr="00000000">
        <w:rPr>
          <w:rtl w:val="0"/>
        </w:rPr>
      </w:r>
    </w:p>
    <w:p w:rsidR="00000000" w:rsidDel="00000000" w:rsidP="00000000" w:rsidRDefault="00000000" w:rsidRPr="00000000" w14:paraId="000004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(a)</w:t>
        <w:tab/>
        <w:t xml:space="preserve">Compare and contrast between an Order and a Decree in a civil suit.</w:t>
      </w:r>
      <w:r w:rsidDel="00000000" w:rsidR="00000000" w:rsidRPr="00000000">
        <w:rPr>
          <w:rtl w:val="0"/>
        </w:rPr>
      </w:r>
    </w:p>
    <w:p w:rsidR="00000000" w:rsidDel="00000000" w:rsidP="00000000" w:rsidRDefault="00000000" w:rsidRPr="00000000" w14:paraId="000004F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4F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judgment is the reason for a decree or an order. A decree is a technical transalation of a judgment. It is a decree that is capable of execution. </w:t>
      </w:r>
      <w:r w:rsidDel="00000000" w:rsidR="00000000" w:rsidRPr="00000000">
        <w:rPr>
          <w:rtl w:val="0"/>
        </w:rPr>
      </w:r>
    </w:p>
    <w:p w:rsidR="00000000" w:rsidDel="00000000" w:rsidP="00000000" w:rsidRDefault="00000000" w:rsidRPr="00000000" w14:paraId="000004F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4F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a judgment has been pronounced, then a decree must be extracted from the judgment. In the lower courts, it is the Deputy Registrar that drafts and extracts the decree. In the High Court, it is the parties who extract the decree, Order 20 rule 7 (2). Any party to a suit in the High Court may prepare a draft decree and submit it to the other party for approval. After approval, the decree is then sent ot the Deputy Registrar to be sealed. If there is a dispute, the parties can make an application by Chamer Summons for the decree to be approved as per Order 20 rule 7 (4). Once the decree is properly approved, it is then ready for the parties to apply for execution of the decree.</w:t>
      </w:r>
      <w:r w:rsidDel="00000000" w:rsidR="00000000" w:rsidRPr="00000000">
        <w:rPr>
          <w:rtl w:val="0"/>
        </w:rPr>
      </w:r>
    </w:p>
    <w:p w:rsidR="00000000" w:rsidDel="00000000" w:rsidP="00000000" w:rsidRDefault="00000000" w:rsidRPr="00000000" w14:paraId="000004F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decree must contain:</w:t>
      </w:r>
      <w:r w:rsidDel="00000000" w:rsidR="00000000" w:rsidRPr="00000000">
        <w:rPr>
          <w:rtl w:val="0"/>
        </w:rPr>
      </w:r>
    </w:p>
    <w:p w:rsidR="00000000" w:rsidDel="00000000" w:rsidP="00000000" w:rsidRDefault="00000000" w:rsidRPr="00000000" w14:paraId="0000050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the suit number;</w:t>
      </w:r>
      <w:r w:rsidDel="00000000" w:rsidR="00000000" w:rsidRPr="00000000">
        <w:rPr>
          <w:rtl w:val="0"/>
        </w:rPr>
      </w:r>
    </w:p>
    <w:p w:rsidR="00000000" w:rsidDel="00000000" w:rsidP="00000000" w:rsidRDefault="00000000" w:rsidRPr="00000000" w14:paraId="0000050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the name and description of the parties including their advocates;</w:t>
      </w:r>
      <w:r w:rsidDel="00000000" w:rsidR="00000000" w:rsidRPr="00000000">
        <w:rPr>
          <w:rtl w:val="0"/>
        </w:rPr>
      </w:r>
    </w:p>
    <w:p w:rsidR="00000000" w:rsidDel="00000000" w:rsidP="00000000" w:rsidRDefault="00000000" w:rsidRPr="00000000" w14:paraId="0000050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the particulars of the claim;</w:t>
      </w:r>
      <w:r w:rsidDel="00000000" w:rsidR="00000000" w:rsidRPr="00000000">
        <w:rPr>
          <w:rtl w:val="0"/>
        </w:rPr>
      </w:r>
    </w:p>
    <w:p w:rsidR="00000000" w:rsidDel="00000000" w:rsidP="00000000" w:rsidRDefault="00000000" w:rsidRPr="00000000" w14:paraId="0000050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the relief granted;</w:t>
      </w:r>
      <w:r w:rsidDel="00000000" w:rsidR="00000000" w:rsidRPr="00000000">
        <w:rPr>
          <w:rtl w:val="0"/>
        </w:rPr>
      </w:r>
    </w:p>
    <w:p w:rsidR="00000000" w:rsidDel="00000000" w:rsidP="00000000" w:rsidRDefault="00000000" w:rsidRPr="00000000" w14:paraId="0000050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tab/>
        <w:t xml:space="preserve">the amount of costs incurred in the suit and by whom;</w:t>
      </w:r>
      <w:r w:rsidDel="00000000" w:rsidR="00000000" w:rsidRPr="00000000">
        <w:rPr>
          <w:rtl w:val="0"/>
        </w:rPr>
      </w:r>
    </w:p>
    <w:p w:rsidR="00000000" w:rsidDel="00000000" w:rsidP="00000000" w:rsidRDefault="00000000" w:rsidRPr="00000000" w14:paraId="0000050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w:t>
        <w:tab/>
        <w:t xml:space="preserve">the date on which the judgment was pronounced.</w:t>
      </w:r>
      <w:r w:rsidDel="00000000" w:rsidR="00000000" w:rsidRPr="00000000">
        <w:rPr>
          <w:rtl w:val="0"/>
        </w:rPr>
      </w:r>
    </w:p>
    <w:p w:rsidR="00000000" w:rsidDel="00000000" w:rsidP="00000000" w:rsidRDefault="00000000" w:rsidRPr="00000000" w14:paraId="0000050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Ht eparticulars of the cliam are very important because they determine the type of decree that one will get. Examples.</w:t>
      </w:r>
      <w:r w:rsidDel="00000000" w:rsidR="00000000" w:rsidRPr="00000000">
        <w:rPr>
          <w:rtl w:val="0"/>
        </w:rPr>
      </w:r>
    </w:p>
    <w:p w:rsidR="00000000" w:rsidDel="00000000" w:rsidP="00000000" w:rsidRDefault="00000000" w:rsidRPr="00000000" w14:paraId="0000050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In a suit for recovery of immovable property, the decree shall contain a description of the property sufficient to identify it. If not the decree will be deemed null and void.</w:t>
      </w:r>
      <w:r w:rsidDel="00000000" w:rsidR="00000000" w:rsidRPr="00000000">
        <w:rPr>
          <w:rtl w:val="0"/>
        </w:rPr>
      </w:r>
    </w:p>
    <w:p w:rsidR="00000000" w:rsidDel="00000000" w:rsidP="00000000" w:rsidRDefault="00000000" w:rsidRPr="00000000" w14:paraId="0000050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A decree for the delivery of movable property -that property must be clearly defined including in whose possession it is in and the amount of money to be paid in alternative of delivery.</w:t>
      </w:r>
      <w:r w:rsidDel="00000000" w:rsidR="00000000" w:rsidRPr="00000000">
        <w:rPr>
          <w:rtl w:val="0"/>
        </w:rPr>
      </w:r>
    </w:p>
    <w:p w:rsidR="00000000" w:rsidDel="00000000" w:rsidP="00000000" w:rsidRDefault="00000000" w:rsidRPr="00000000" w14:paraId="0000050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0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Decree for payment of money – one must clearly state the amount because the court has power to order that payment of the decretal amount be postponed or paid in instalment with or without interest.</w:t>
      </w:r>
      <w:r w:rsidDel="00000000" w:rsidR="00000000" w:rsidRPr="00000000">
        <w:rPr>
          <w:rtl w:val="0"/>
        </w:rPr>
      </w:r>
    </w:p>
    <w:p w:rsidR="00000000" w:rsidDel="00000000" w:rsidP="00000000" w:rsidRDefault="00000000" w:rsidRPr="00000000" w14:paraId="0000051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iv.</w:t>
        <w:tab/>
        <w:t xml:space="preserve">Decree for recovery of immovable property – any rent accrued must be clearly stated in the decree.</w:t>
      </w:r>
      <w:r w:rsidDel="00000000" w:rsidR="00000000" w:rsidRPr="00000000">
        <w:rPr>
          <w:rtl w:val="0"/>
        </w:rPr>
      </w:r>
    </w:p>
    <w:p w:rsidR="00000000" w:rsidDel="00000000" w:rsidP="00000000" w:rsidRDefault="00000000" w:rsidRPr="00000000" w14:paraId="0000051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w:t>
        <w:tab/>
        <w:t xml:space="preserve">Decree for specific performance of a contract – the decree will contain the specific period when the purchaser must pay the money so that the purchase documents are transferred to him.</w:t>
      </w:r>
      <w:r w:rsidDel="00000000" w:rsidR="00000000" w:rsidRPr="00000000">
        <w:rPr>
          <w:rtl w:val="0"/>
        </w:rPr>
      </w:r>
    </w:p>
    <w:p w:rsidR="00000000" w:rsidDel="00000000" w:rsidP="00000000" w:rsidRDefault="00000000" w:rsidRPr="00000000" w14:paraId="0000051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vi.</w:t>
        <w:tab/>
        <w:t xml:space="preserve">Decree for partition of property – there may be a preliminary decree relating to the sub-division of the property e.g. for equal shares, as to which inch of the property and specific boundaries will have to wait for a final decree after survey, approval etc.</w:t>
      </w:r>
      <w:r w:rsidDel="00000000" w:rsidR="00000000" w:rsidRPr="00000000">
        <w:rPr>
          <w:rtl w:val="0"/>
        </w:rPr>
      </w:r>
    </w:p>
    <w:p w:rsidR="00000000" w:rsidDel="00000000" w:rsidP="00000000" w:rsidRDefault="00000000" w:rsidRPr="00000000" w14:paraId="0000051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8">
      <w:pPr>
        <w:pageBreakBefore w:val="0"/>
        <w:ind w:left="144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Mr. Paul M'Muruthi's motor vehicle has been attached by Magician Auctioneers in respect of a suit (EICCC N0.4041 of 2003) in which Ole Pelesi obtained judgement against M'Muruthi's father (Ole M'Muron'ga) over a dispute involving a partnership in a butchery business at Eastleigh.</w:t>
      </w:r>
      <w:r w:rsidDel="00000000" w:rsidR="00000000" w:rsidRPr="00000000">
        <w:rPr>
          <w:rtl w:val="0"/>
        </w:rPr>
      </w:r>
    </w:p>
    <w:p w:rsidR="00000000" w:rsidDel="00000000" w:rsidP="00000000" w:rsidRDefault="00000000" w:rsidRPr="00000000" w14:paraId="00000519">
      <w:pPr>
        <w:pageBreakBefore w:val="0"/>
        <w:ind w:left="72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1A">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Explain the action you would take (explaining all the procedural steps) if you were instructed to protect M'Muruthi's interest in the motor vehicle.</w:t>
      </w:r>
      <w:r w:rsidDel="00000000" w:rsidR="00000000" w:rsidRPr="00000000">
        <w:rPr>
          <w:rtl w:val="0"/>
        </w:rPr>
      </w:r>
    </w:p>
    <w:p w:rsidR="00000000" w:rsidDel="00000000" w:rsidP="00000000" w:rsidRDefault="00000000" w:rsidRPr="00000000" w14:paraId="0000051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1C">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1D">
      <w:pPr>
        <w:pageBreakBefore w:val="0"/>
        <w:jc w:val="both"/>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OBJECTION PROCEEDINGS</w:t>
      </w:r>
      <w:r w:rsidDel="00000000" w:rsidR="00000000" w:rsidRPr="00000000">
        <w:rPr>
          <w:rtl w:val="0"/>
        </w:rPr>
      </w:r>
    </w:p>
    <w:p w:rsidR="00000000" w:rsidDel="00000000" w:rsidP="00000000" w:rsidRDefault="00000000" w:rsidRPr="00000000" w14:paraId="0000051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judgement has been entered against a JD and a decree has been issued and a decree holder has applied for execution and property has been attached, there is provision for objection to the attachment, the grounds are usually that the property does not belong to the JD but to a third party, usually the commonest of objections are made by the spouses.  Initially they used to talk of legal interest but this was amended to take care of equitable interests and the purpose was to entertain objections raised by the spouses.  This is one of the few occasions where one gets an automatic stay without applying for one.  Once you lodge objection proceedings, you are granted an automatic stay.</w:t>
      </w:r>
      <w:r w:rsidDel="00000000" w:rsidR="00000000" w:rsidRPr="00000000">
        <w:rPr>
          <w:rtl w:val="0"/>
        </w:rPr>
      </w:r>
    </w:p>
    <w:p w:rsidR="00000000" w:rsidDel="00000000" w:rsidP="00000000" w:rsidRDefault="00000000" w:rsidRPr="00000000" w14:paraId="0000051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Rule 53 Order XXI</w:t>
      </w:r>
      <w:r w:rsidDel="00000000" w:rsidR="00000000" w:rsidRPr="00000000">
        <w:rPr>
          <w:rtl w:val="0"/>
        </w:rPr>
      </w:r>
    </w:p>
    <w:p w:rsidR="00000000" w:rsidDel="00000000" w:rsidP="00000000" w:rsidRDefault="00000000" w:rsidRPr="00000000" w14:paraId="00000521">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person claiming to have legal interest (the amendment has created equitable interest) in any property attached in execution of a decree may at any time give notice of his objection to attachment of the property.  Briefly set the nature of claim, how one relates to the property.  Once the notice is received by the court the court orders for a stay automatically and immediately.  </w:t>
      </w:r>
      <w:r w:rsidDel="00000000" w:rsidR="00000000" w:rsidRPr="00000000">
        <w:rPr>
          <w:rtl w:val="0"/>
        </w:rPr>
      </w:r>
    </w:p>
    <w:p w:rsidR="00000000" w:rsidDel="00000000" w:rsidP="00000000" w:rsidRDefault="00000000" w:rsidRPr="00000000" w14:paraId="00000522">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3">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there is a family property, or a body corporate and the JD is a director, the company has a right to object to the attachment that the property belongs to the company “</w:t>
      </w:r>
      <w:r w:rsidDel="00000000" w:rsidR="00000000" w:rsidRPr="00000000">
        <w:rPr>
          <w:rFonts w:ascii="Georgia" w:cs="Georgia" w:eastAsia="Georgia" w:hAnsi="Georgia"/>
          <w:strike w:val="0"/>
          <w:u w:val="single"/>
          <w:vertAlign w:val="baseline"/>
          <w:rtl w:val="0"/>
        </w:rPr>
        <w:t xml:space="preserve">Salmon v Salmon</w:t>
      </w:r>
      <w:r w:rsidDel="00000000" w:rsidR="00000000" w:rsidRPr="00000000">
        <w:rPr>
          <w:rFonts w:ascii="Georgia" w:cs="Georgia" w:eastAsia="Georgia" w:hAnsi="Georgia"/>
          <w:strike w:val="0"/>
          <w:vertAlign w:val="baseline"/>
          <w:rtl w:val="0"/>
        </w:rPr>
        <w:t xml:space="preserve">” principle the property belongs to the company,  the property can therefore not be attached.   It is made easier for the company to object on its own through another advocate to avoid conflict of interest.  The court will call upon the decree holder upon receipt of notice, order stay of execution, prepare a notice which goes to decree holder requiring decree holder to indicate whether he still wishes to proceed with attachment, then the decree holder should communicate to court if he still wishes to proceed.  If the decree states that he does not wish to proceed with execution, the court will order that the attachment may be raised and make orders as to costs as it may deem fit.  The question of costs is on who bears the costs since there is a third company i.e. the company, the court must then make an order as to costs.  If it appears to have been wrongful attachment, the costs payable to objector are to be paid by decree holder.</w:t>
      </w:r>
      <w:r w:rsidDel="00000000" w:rsidR="00000000" w:rsidRPr="00000000">
        <w:rPr>
          <w:rtl w:val="0"/>
        </w:rPr>
      </w:r>
    </w:p>
    <w:p w:rsidR="00000000" w:rsidDel="00000000" w:rsidP="00000000" w:rsidRDefault="00000000" w:rsidRPr="00000000" w14:paraId="00000524">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5">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Rule 53 avails a loophole because grant of stay is automatic, there is the feeling that the court should first consider the issues before granting the stay.</w:t>
      </w:r>
      <w:r w:rsidDel="00000000" w:rsidR="00000000" w:rsidRPr="00000000">
        <w:rPr>
          <w:rtl w:val="0"/>
        </w:rPr>
      </w:r>
    </w:p>
    <w:p w:rsidR="00000000" w:rsidDel="00000000" w:rsidP="00000000" w:rsidRDefault="00000000" w:rsidRPr="00000000" w14:paraId="00000526">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7">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decree holder wishes to continue with execution and attachment, the court will issue notice to objector directing objector to take out notice to establish his claim within 10 days.  This is by way of Chamber Summons establishing a suit in which the decree has been issued for execution, the application should establish claim by objector.  It is served on decree holder and any other party the court may direct to believed but the court can also direct that it may be served on the JD.  If the objector fails to file proceedings within time allowed by the court, then the objection will deemed to have been weak and attachment and execution will proceed.</w:t>
      </w:r>
      <w:r w:rsidDel="00000000" w:rsidR="00000000" w:rsidRPr="00000000">
        <w:rPr>
          <w:rtl w:val="0"/>
        </w:rPr>
      </w:r>
    </w:p>
    <w:p w:rsidR="00000000" w:rsidDel="00000000" w:rsidP="00000000" w:rsidRDefault="00000000" w:rsidRPr="00000000" w14:paraId="0000052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objector files the application and the objector has evidence to adduce to the effect that decree holder is not entitled to order for lifting attachment, they may be allowed to file affidavits, if the court feels that there are matters in the affidavit that ought to be proved it will order oral evidence to be adduced before making a final order.  If the objection is rejected, the decree holder will be allowed to proceed with the attachment and execution.  If the objection is proved the court will order release of the property to the Objector and make an order as to costs.  The costs of the objector must be provided for where the objector has succeeded.</w:t>
      </w:r>
      <w:r w:rsidDel="00000000" w:rsidR="00000000" w:rsidRPr="00000000">
        <w:rPr>
          <w:rtl w:val="0"/>
        </w:rPr>
      </w:r>
    </w:p>
    <w:p w:rsidR="00000000" w:rsidDel="00000000" w:rsidP="00000000" w:rsidRDefault="00000000" w:rsidRPr="00000000" w14:paraId="0000052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2B">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Another situation is where property of the Judgment Debtor is in the hands of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w:t>
      </w:r>
      <w:r w:rsidDel="00000000" w:rsidR="00000000" w:rsidRPr="00000000">
        <w:rPr>
          <w:rtl w:val="0"/>
        </w:rPr>
      </w:r>
    </w:p>
    <w:p w:rsidR="00000000" w:rsidDel="00000000" w:rsidP="00000000" w:rsidRDefault="00000000" w:rsidRPr="00000000" w14:paraId="0000052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52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2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Write Short notes on any two of the following as they relate to civil suits.</w:t>
      </w:r>
      <w:r w:rsidDel="00000000" w:rsidR="00000000" w:rsidRPr="00000000">
        <w:rPr>
          <w:rtl w:val="0"/>
        </w:rPr>
      </w:r>
    </w:p>
    <w:p w:rsidR="00000000" w:rsidDel="00000000" w:rsidP="00000000" w:rsidRDefault="00000000" w:rsidRPr="00000000" w14:paraId="0000052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0">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w:t>
        <w:tab/>
        <w:t xml:space="preserve">the doctrine of subjudice </w:t>
      </w:r>
      <w:r w:rsidDel="00000000" w:rsidR="00000000" w:rsidRPr="00000000">
        <w:rPr>
          <w:rFonts w:ascii="Georgia" w:cs="Georgia" w:eastAsia="Georgia" w:hAnsi="Georgia"/>
          <w:strike w:val="0"/>
          <w:vertAlign w:val="baseline"/>
          <w:rtl w:val="0"/>
        </w:rPr>
        <w:t xml:space="preserve">Refer to Feb 2006 paper.</w:t>
      </w:r>
      <w:r w:rsidDel="00000000" w:rsidR="00000000" w:rsidRPr="00000000">
        <w:rPr>
          <w:rtl w:val="0"/>
        </w:rPr>
      </w:r>
    </w:p>
    <w:p w:rsidR="00000000" w:rsidDel="00000000" w:rsidP="00000000" w:rsidRDefault="00000000" w:rsidRPr="00000000" w14:paraId="0000053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2">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b.</w:t>
        <w:tab/>
        <w:t xml:space="preserve">discovery </w:t>
      </w:r>
      <w:r w:rsidDel="00000000" w:rsidR="00000000" w:rsidRPr="00000000">
        <w:rPr>
          <w:rFonts w:ascii="Georgia" w:cs="Georgia" w:eastAsia="Georgia" w:hAnsi="Georgia"/>
          <w:strike w:val="0"/>
          <w:vertAlign w:val="baseline"/>
          <w:rtl w:val="0"/>
        </w:rPr>
        <w:t xml:space="preserve">Refer to Feb 2006 paper.</w:t>
      </w:r>
      <w:r w:rsidDel="00000000" w:rsidR="00000000" w:rsidRPr="00000000">
        <w:rPr>
          <w:rtl w:val="0"/>
        </w:rPr>
      </w:r>
    </w:p>
    <w:p w:rsidR="00000000" w:rsidDel="00000000" w:rsidP="00000000" w:rsidRDefault="00000000" w:rsidRPr="00000000" w14:paraId="0000053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security for costs </w:t>
      </w:r>
      <w:r w:rsidDel="00000000" w:rsidR="00000000" w:rsidRPr="00000000">
        <w:rPr>
          <w:rtl w:val="0"/>
        </w:rPr>
      </w:r>
    </w:p>
    <w:p w:rsidR="00000000" w:rsidDel="00000000" w:rsidP="00000000" w:rsidRDefault="00000000" w:rsidRPr="00000000" w14:paraId="0000053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preliminary objection on a point of law.</w:t>
      </w:r>
      <w:r w:rsidDel="00000000" w:rsidR="00000000" w:rsidRPr="00000000">
        <w:rPr>
          <w:rtl w:val="0"/>
        </w:rPr>
      </w:r>
    </w:p>
    <w:p w:rsidR="00000000" w:rsidDel="00000000" w:rsidP="00000000" w:rsidRDefault="00000000" w:rsidRPr="00000000" w14:paraId="0000053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8">
      <w:pPr>
        <w:pageBreakBefore w:val="0"/>
        <w:jc w:val="both"/>
        <w:rPr>
          <w:rFonts w:ascii="Georgia" w:cs="Georgia" w:eastAsia="Georgia" w:hAnsi="Georgia"/>
          <w:u w:val="single"/>
          <w:vertAlign w:val="baseline"/>
        </w:rPr>
      </w:pPr>
      <w:r w:rsidDel="00000000" w:rsidR="00000000" w:rsidRPr="00000000">
        <w:rPr>
          <w:rFonts w:ascii="Georgia" w:cs="Georgia" w:eastAsia="Georgia" w:hAnsi="Georgia"/>
          <w:strike w:val="0"/>
          <w:u w:val="single"/>
          <w:vertAlign w:val="baseline"/>
          <w:rtl w:val="0"/>
        </w:rPr>
        <w:t xml:space="preserve">Objection on a point of law</w:t>
      </w:r>
      <w:r w:rsidDel="00000000" w:rsidR="00000000" w:rsidRPr="00000000">
        <w:rPr>
          <w:rtl w:val="0"/>
        </w:rPr>
      </w:r>
    </w:p>
    <w:p w:rsidR="00000000" w:rsidDel="00000000" w:rsidP="00000000" w:rsidRDefault="00000000" w:rsidRPr="00000000" w14:paraId="00000539">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stated in Order VI Rule 7 – a party may by his pleadings raise any point of law.  Where a party indicates that they are raising an objection on a point of law, they must be heard first.  It is always safe to isolate the paragraph in the pleadings which indicates that you intend to raise an objection on a point of law.  it is advisable to file a notice of objection on a point of law and serve it on the opponent, this is meant to notify them on the point of law you intend to raise.  Where matters touch on jurisdiction they must be heard as a priority.  One must distinguish between pleading law and raising a point of law, when a party is pleading law, they are basically pleading conclusions of law which have the effect of obscuring and concealing the facts of the case.  on the other hand, raising a point of law helps in defining and isolating an issue or question of law on the facts as pleaded.  Where one intends to raise an objection on a point of law it should be stated in a separate paragraph and should raise a point of law which is of substance and which requires that it must be determined by the court at that moment.  Objections could be validity of a custom, questions of jurisdiction of a court, whether a conversation was privileged, where in defamation a party alleges privilege, that issue can be separated and tried.  The issue is to establish if there was privilege.  Raising an objection on law is a preliminary issue and where sustained it should have the effect of having the suit struck out or dismissed at that point.</w:t>
      </w:r>
      <w:r w:rsidDel="00000000" w:rsidR="00000000" w:rsidRPr="00000000">
        <w:rPr>
          <w:rtl w:val="0"/>
        </w:rPr>
      </w:r>
    </w:p>
    <w:p w:rsidR="00000000" w:rsidDel="00000000" w:rsidP="00000000" w:rsidRDefault="00000000" w:rsidRPr="00000000" w14:paraId="0000053A">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3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a.</w:t>
        <w:tab/>
        <w:t xml:space="preserve">State and discuss the different methods of executing a court decree.</w:t>
      </w:r>
      <w:r w:rsidDel="00000000" w:rsidR="00000000" w:rsidRPr="00000000">
        <w:rPr>
          <w:rtl w:val="0"/>
        </w:rPr>
      </w:r>
    </w:p>
    <w:p w:rsidR="00000000" w:rsidDel="00000000" w:rsidP="00000000" w:rsidRDefault="00000000" w:rsidRPr="00000000" w14:paraId="0000053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3F">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Joseph arap Kitoto has obtained judgement against Meles Ole Kapaso and a</w:t>
      </w:r>
      <w:r w:rsidDel="00000000" w:rsidR="00000000" w:rsidRPr="00000000">
        <w:rPr>
          <w:rtl w:val="0"/>
        </w:rPr>
      </w:r>
    </w:p>
    <w:p w:rsidR="00000000" w:rsidDel="00000000" w:rsidP="00000000" w:rsidRDefault="00000000" w:rsidRPr="00000000" w14:paraId="00000540">
      <w:pPr>
        <w:pageBreakBefore w:val="0"/>
        <w:ind w:left="144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decree issued ordering Ole Kapaso to deliver a disputed tractor (registration KAAZ 410A) or alternatively to pay a sum of Kshs.850,000/- being its value plus interests and costs of the suit. Ole Kapaso has sold off the tractor across the Kenya / Tanzania border using forged documents.</w:t>
      </w:r>
      <w:r w:rsidDel="00000000" w:rsidR="00000000" w:rsidRPr="00000000">
        <w:rPr>
          <w:rtl w:val="0"/>
        </w:rPr>
      </w:r>
    </w:p>
    <w:p w:rsidR="00000000" w:rsidDel="00000000" w:rsidP="00000000" w:rsidRDefault="00000000" w:rsidRPr="00000000" w14:paraId="00000541">
      <w:pPr>
        <w:pageBreakBefore w:val="0"/>
        <w:ind w:left="144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42">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What specific steps would you take under Order XXI of the Civil Procedure rules to fully enforce the decree against Ole Kapaso.</w:t>
      </w:r>
      <w:r w:rsidDel="00000000" w:rsidR="00000000" w:rsidRPr="00000000">
        <w:rPr>
          <w:rtl w:val="0"/>
        </w:rPr>
      </w:r>
    </w:p>
    <w:p w:rsidR="00000000" w:rsidDel="00000000" w:rsidP="00000000" w:rsidRDefault="00000000" w:rsidRPr="00000000" w14:paraId="0000054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4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Feb 2006 paper. Garnishee proceedings also.</w:t>
      </w:r>
      <w:r w:rsidDel="00000000" w:rsidR="00000000" w:rsidRPr="00000000">
        <w:rPr>
          <w:rtl w:val="0"/>
        </w:rPr>
      </w:r>
    </w:p>
    <w:p w:rsidR="00000000" w:rsidDel="00000000" w:rsidP="00000000" w:rsidRDefault="00000000" w:rsidRPr="00000000" w14:paraId="0000054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46">
      <w:pPr>
        <w:pageBreakBefore w:val="0"/>
        <w:jc w:val="center"/>
        <w:rPr>
          <w:rFonts w:ascii="Georgia" w:cs="Georgia" w:eastAsia="Georgia" w:hAnsi="Georgia"/>
          <w:b w:val="0"/>
          <w:vertAlign w:val="baseline"/>
        </w:rPr>
      </w:pPr>
      <w:r w:rsidDel="00000000" w:rsidR="00000000" w:rsidRPr="00000000">
        <w:br w:type="page"/>
      </w: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547">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548">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549">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FEBRUARY 2005</w:t>
      </w:r>
      <w:r w:rsidDel="00000000" w:rsidR="00000000" w:rsidRPr="00000000">
        <w:rPr>
          <w:rtl w:val="0"/>
        </w:rPr>
      </w:r>
    </w:p>
    <w:p w:rsidR="00000000" w:rsidDel="00000000" w:rsidP="00000000" w:rsidRDefault="00000000" w:rsidRPr="00000000" w14:paraId="0000054A">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PROCEDURE</w:t>
      </w:r>
      <w:r w:rsidDel="00000000" w:rsidR="00000000" w:rsidRPr="00000000">
        <w:rPr>
          <w:rtl w:val="0"/>
        </w:rPr>
      </w:r>
    </w:p>
    <w:p w:rsidR="00000000" w:rsidDel="00000000" w:rsidP="00000000" w:rsidRDefault="00000000" w:rsidRPr="00000000" w14:paraId="0000054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4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54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4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1 and any other four (4) questions</w:t>
      </w:r>
      <w:r w:rsidDel="00000000" w:rsidR="00000000" w:rsidRPr="00000000">
        <w:rPr>
          <w:rtl w:val="0"/>
        </w:rPr>
      </w:r>
    </w:p>
    <w:p w:rsidR="00000000" w:rsidDel="00000000" w:rsidP="00000000" w:rsidRDefault="00000000" w:rsidRPr="00000000" w14:paraId="0000054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All questions carry equal marks</w:t>
      </w:r>
      <w:r w:rsidDel="00000000" w:rsidR="00000000" w:rsidRPr="00000000">
        <w:rPr>
          <w:rtl w:val="0"/>
        </w:rPr>
      </w:r>
    </w:p>
    <w:p w:rsidR="00000000" w:rsidDel="00000000" w:rsidP="00000000" w:rsidRDefault="00000000" w:rsidRPr="00000000" w14:paraId="0000055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55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55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 Nunua Mingi Supermarket Ltd has a chain of outlets in all the major towns of Kenya. The supermarket chain has three branches in the city of Nairobi. In 2003 the board of directors resolved to open a new branch along Ngong Road specifically to cash in on the huge sales expected in the Christmas season.</w:t>
      </w:r>
      <w:r w:rsidDel="00000000" w:rsidR="00000000" w:rsidRPr="00000000">
        <w:rPr>
          <w:rtl w:val="0"/>
        </w:rPr>
      </w:r>
    </w:p>
    <w:p w:rsidR="00000000" w:rsidDel="00000000" w:rsidP="00000000" w:rsidRDefault="00000000" w:rsidRPr="00000000" w14:paraId="0000055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Construction of the new branch commenced in earnest in the month of February 2003 and it was expected that by September 2003 the underground car park and the shopping hall will be ready for use. Although the architects had warned of the dangers of rushing the project, the board of directors insisted on beating the deadline. When it became obvious that the structure would not be ready as anticipated, the management sought permission of the Health Department and Department of Planning, Architecture and Design of the Nairobi City Council to occupy the ground floor and the car park as work progressed on the top floors. The permission was refused on safety grounds.</w:t>
      </w:r>
      <w:r w:rsidDel="00000000" w:rsidR="00000000" w:rsidRPr="00000000">
        <w:rPr>
          <w:rtl w:val="0"/>
        </w:rPr>
      </w:r>
    </w:p>
    <w:p w:rsidR="00000000" w:rsidDel="00000000" w:rsidP="00000000" w:rsidRDefault="00000000" w:rsidRPr="00000000" w14:paraId="0000055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Notwithstanding the refusal by the Department of Planning, Architecture and Design and Health Department of the Nairobi City Council, the management of Nunua Mingi Supermarket managed to secure a fake Occupation Certificate and then stocked the half built structure and commenced extensive and aggressive advertisements giving generous discounts and free shopping for the first 2,000 customers commencing the first week of December 2003. Although the advertisements referred to beautiful scenery and extensive car parking facilities, the factual position was that construction work on the first floor was proceeding while the underground parking was half complete and the available space could only accommodate 20 cars which had to reverse to get out of the basement as there was no room to turn.</w:t>
      </w:r>
      <w:r w:rsidDel="00000000" w:rsidR="00000000" w:rsidRPr="00000000">
        <w:rPr>
          <w:rtl w:val="0"/>
        </w:rPr>
      </w:r>
    </w:p>
    <w:p w:rsidR="00000000" w:rsidDel="00000000" w:rsidP="00000000" w:rsidRDefault="00000000" w:rsidRPr="00000000" w14:paraId="0000055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John Kamau and his wife Jane Wangui, their children Agnes (6), June (10) and James (12) were attracted by the free shopping and visited the branch on 6th December 2003 to shop early for Christmas. While picking items on the shelves, John and his wife were hit and seriously injured by a sudden deluge of falling debris. John sustained broken limbs, bruised face including a broken femur while Jane sustained a fractured skull. June and James escaped with minor soft tissue injuries. Unfortunately, Agnes succumbed to a fatal blow on her head. As one of the motorists reversed his car to escape from the basement, he knocked and damaged Kamau's new Mercedes Benz compressor E220 (KAS 22665) which the insurer's loss adjusters subsequently declared a write off.</w:t>
      </w:r>
      <w:r w:rsidDel="00000000" w:rsidR="00000000" w:rsidRPr="00000000">
        <w:rPr>
          <w:rtl w:val="0"/>
        </w:rPr>
      </w:r>
    </w:p>
    <w:p w:rsidR="00000000" w:rsidDel="00000000" w:rsidP="00000000" w:rsidRDefault="00000000" w:rsidRPr="00000000" w14:paraId="0000055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Mr. Kamau has called in at your law firm of Kipenda Pesa &amp; Co. Advocates and informs you that the Mercedes Benz had cost him Kshs.4,000,000/= and that he had settled a bill of Kshs.650,000/= at the Nairobi Hospital. He claims that he lost Kshs.100,000/ which he had carried for shopping and spent kshs.150,000/= for the funeral of his daughter (Kshs.50,000/= for coffin, Kshs.50,000/= for transport and Kshs.50,000/= for miscellaneous items).</w:t>
      </w:r>
      <w:r w:rsidDel="00000000" w:rsidR="00000000" w:rsidRPr="00000000">
        <w:rPr>
          <w:rtl w:val="0"/>
        </w:rPr>
      </w:r>
    </w:p>
    <w:p w:rsidR="00000000" w:rsidDel="00000000" w:rsidP="00000000" w:rsidRDefault="00000000" w:rsidRPr="00000000" w14:paraId="0000055B">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Draw a Plaint (and a verifying affidavit) stating fully Mr. Kamau's claim against Nunua Mingi Supermarkets Ltd.</w:t>
      </w:r>
      <w:r w:rsidDel="00000000" w:rsidR="00000000" w:rsidRPr="00000000">
        <w:rPr>
          <w:rtl w:val="0"/>
        </w:rPr>
      </w:r>
    </w:p>
    <w:p w:rsidR="00000000" w:rsidDel="00000000" w:rsidP="00000000" w:rsidRDefault="00000000" w:rsidRPr="00000000" w14:paraId="0000055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5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instructions in Feb 2006 on drafting.</w:t>
      </w:r>
      <w:r w:rsidDel="00000000" w:rsidR="00000000" w:rsidRPr="00000000">
        <w:rPr>
          <w:rtl w:val="0"/>
        </w:rPr>
      </w:r>
    </w:p>
    <w:p w:rsidR="00000000" w:rsidDel="00000000" w:rsidP="00000000" w:rsidRDefault="00000000" w:rsidRPr="00000000" w14:paraId="0000055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6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"The purpose of summary judgement procedure under order XXXV is to enable a plaintiff/ applicant to obtain a quick judgement where the issues involved are as plain as a pikestaff and the defendant has no defence to the plaintiff's claim" Anon"mous</w:t>
      </w:r>
      <w:r w:rsidDel="00000000" w:rsidR="00000000" w:rsidRPr="00000000">
        <w:rPr>
          <w:rtl w:val="0"/>
        </w:rPr>
      </w:r>
    </w:p>
    <w:p w:rsidR="00000000" w:rsidDel="00000000" w:rsidP="00000000" w:rsidRDefault="00000000" w:rsidRPr="00000000" w14:paraId="0000056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State and discuss the claims which fall within the scope of the summary procedure under order XXXV.</w:t>
      </w:r>
      <w:r w:rsidDel="00000000" w:rsidR="00000000" w:rsidRPr="00000000">
        <w:rPr>
          <w:rtl w:val="0"/>
        </w:rPr>
      </w:r>
    </w:p>
    <w:p w:rsidR="00000000" w:rsidDel="00000000" w:rsidP="00000000" w:rsidRDefault="00000000" w:rsidRPr="00000000" w14:paraId="0000056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6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35, Rule 1B – It is limited in scope, only allows for application for summary judgment in respect to two circumstances;</w:t>
      </w:r>
      <w:r w:rsidDel="00000000" w:rsidR="00000000" w:rsidRPr="00000000">
        <w:rPr>
          <w:rtl w:val="0"/>
        </w:rPr>
      </w:r>
    </w:p>
    <w:p w:rsidR="00000000" w:rsidDel="00000000" w:rsidP="00000000" w:rsidRDefault="00000000" w:rsidRPr="00000000" w14:paraId="00000565">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the claim is for liquidated sum with or without interest</w:t>
      </w:r>
      <w:r w:rsidDel="00000000" w:rsidR="00000000" w:rsidRPr="00000000">
        <w:rPr>
          <w:rtl w:val="0"/>
        </w:rPr>
      </w:r>
    </w:p>
    <w:p w:rsidR="00000000" w:rsidDel="00000000" w:rsidP="00000000" w:rsidRDefault="00000000" w:rsidRPr="00000000" w14:paraId="00000566">
      <w:pPr>
        <w:pageBreakBefore w:val="0"/>
        <w:numPr>
          <w:ilvl w:val="0"/>
          <w:numId w:val="16"/>
        </w:numPr>
        <w:ind w:left="72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recovery of land with or without claim for rent or mean profit and term has expired. It also applies where breach of covenant and term ahs ended or proper notice is given and so want to recover land. </w:t>
      </w:r>
      <w:r w:rsidDel="00000000" w:rsidR="00000000" w:rsidRPr="00000000">
        <w:rPr>
          <w:rtl w:val="0"/>
        </w:rPr>
      </w:r>
    </w:p>
    <w:p w:rsidR="00000000" w:rsidDel="00000000" w:rsidP="00000000" w:rsidRDefault="00000000" w:rsidRPr="00000000" w14:paraId="0000056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6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Thus it is only applicable to above circumstances. If you succeed, the suit will be determined finally at this stage. </w:t>
      </w:r>
      <w:r w:rsidDel="00000000" w:rsidR="00000000" w:rsidRPr="00000000">
        <w:rPr>
          <w:rtl w:val="0"/>
        </w:rPr>
      </w:r>
    </w:p>
    <w:p w:rsidR="00000000" w:rsidDel="00000000" w:rsidP="00000000" w:rsidRDefault="00000000" w:rsidRPr="00000000" w14:paraId="0000056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6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Purpose of Order 35 is to allow plaintiff or defednatn to obtain judgment where there is no defense. The following can apply for summary judgment (to obtain judgment where there is no defense; its purpose is to allow the plaintiff or a defendant to obtain judgment where there is no defense. Where the issues or issues are explained as a pipe stuff.) </w:t>
      </w:r>
      <w:r w:rsidDel="00000000" w:rsidR="00000000" w:rsidRPr="00000000">
        <w:rPr>
          <w:rtl w:val="0"/>
        </w:rPr>
      </w:r>
    </w:p>
    <w:p w:rsidR="00000000" w:rsidDel="00000000" w:rsidP="00000000" w:rsidRDefault="00000000" w:rsidRPr="00000000" w14:paraId="0000056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6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A plaintiff against a defendant</w:t>
      </w:r>
      <w:r w:rsidDel="00000000" w:rsidR="00000000" w:rsidRPr="00000000">
        <w:rPr>
          <w:rtl w:val="0"/>
        </w:rPr>
      </w:r>
    </w:p>
    <w:p w:rsidR="00000000" w:rsidDel="00000000" w:rsidP="00000000" w:rsidRDefault="00000000" w:rsidRPr="00000000" w14:paraId="0000056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 A defendant against a plaintiff on a counterclaim</w:t>
      </w:r>
      <w:r w:rsidDel="00000000" w:rsidR="00000000" w:rsidRPr="00000000">
        <w:rPr>
          <w:rtl w:val="0"/>
        </w:rPr>
      </w:r>
    </w:p>
    <w:p w:rsidR="00000000" w:rsidDel="00000000" w:rsidP="00000000" w:rsidRDefault="00000000" w:rsidRPr="00000000" w14:paraId="0000056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 A defendant against a co-defendant on a counterclaim</w:t>
      </w:r>
      <w:r w:rsidDel="00000000" w:rsidR="00000000" w:rsidRPr="00000000">
        <w:rPr>
          <w:rtl w:val="0"/>
        </w:rPr>
      </w:r>
    </w:p>
    <w:p w:rsidR="00000000" w:rsidDel="00000000" w:rsidP="00000000" w:rsidRDefault="00000000" w:rsidRPr="00000000" w14:paraId="0000056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[practice in Kenya is to give notice of indemnity and contribution]</w:t>
      </w:r>
      <w:r w:rsidDel="00000000" w:rsidR="00000000" w:rsidRPr="00000000">
        <w:rPr>
          <w:rtl w:val="0"/>
        </w:rPr>
      </w:r>
    </w:p>
    <w:p w:rsidR="00000000" w:rsidDel="00000000" w:rsidP="00000000" w:rsidRDefault="00000000" w:rsidRPr="00000000" w14:paraId="0000057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 is by notice of motion and affidavit sworn by person who is in possession of such facts and who can swear positively to the cause of action and amounts claimed. </w:t>
      </w:r>
      <w:r w:rsidDel="00000000" w:rsidR="00000000" w:rsidRPr="00000000">
        <w:rPr>
          <w:rtl w:val="0"/>
        </w:rPr>
      </w:r>
    </w:p>
    <w:p w:rsidR="00000000" w:rsidDel="00000000" w:rsidP="00000000" w:rsidRDefault="00000000" w:rsidRPr="00000000" w14:paraId="0000057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may grant the following orders:</w:t>
      </w:r>
      <w:r w:rsidDel="00000000" w:rsidR="00000000" w:rsidRPr="00000000">
        <w:rPr>
          <w:rtl w:val="0"/>
        </w:rPr>
      </w:r>
    </w:p>
    <w:p w:rsidR="00000000" w:rsidDel="00000000" w:rsidP="00000000" w:rsidRDefault="00000000" w:rsidRPr="00000000" w14:paraId="00000575">
      <w:pPr>
        <w:pageBreakBefore w:val="0"/>
        <w:numPr>
          <w:ilvl w:val="0"/>
          <w:numId w:val="39"/>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judgment entered for plaintiff or defendant (applicant)</w:t>
      </w:r>
      <w:r w:rsidDel="00000000" w:rsidR="00000000" w:rsidRPr="00000000">
        <w:rPr>
          <w:rtl w:val="0"/>
        </w:rPr>
      </w:r>
    </w:p>
    <w:p w:rsidR="00000000" w:rsidDel="00000000" w:rsidP="00000000" w:rsidRDefault="00000000" w:rsidRPr="00000000" w14:paraId="00000576">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judgment – sum with or without interest</w:t>
      </w:r>
      <w:r w:rsidDel="00000000" w:rsidR="00000000" w:rsidRPr="00000000">
        <w:rPr>
          <w:rtl w:val="0"/>
        </w:rPr>
      </w:r>
    </w:p>
    <w:p w:rsidR="00000000" w:rsidDel="00000000" w:rsidP="00000000" w:rsidRDefault="00000000" w:rsidRPr="00000000" w14:paraId="00000577">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may be – vacant possession of property or</w:t>
      </w:r>
      <w:r w:rsidDel="00000000" w:rsidR="00000000" w:rsidRPr="00000000">
        <w:rPr>
          <w:rtl w:val="0"/>
        </w:rPr>
      </w:r>
    </w:p>
    <w:p w:rsidR="00000000" w:rsidDel="00000000" w:rsidP="00000000" w:rsidRDefault="00000000" w:rsidRPr="00000000" w14:paraId="00000578">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costs of the suit </w:t>
      </w:r>
      <w:r w:rsidDel="00000000" w:rsidR="00000000" w:rsidRPr="00000000">
        <w:rPr>
          <w:rtl w:val="0"/>
        </w:rPr>
      </w:r>
    </w:p>
    <w:p w:rsidR="00000000" w:rsidDel="00000000" w:rsidP="00000000" w:rsidRDefault="00000000" w:rsidRPr="00000000" w14:paraId="00000579">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other the court finds suitable</w:t>
      </w:r>
      <w:r w:rsidDel="00000000" w:rsidR="00000000" w:rsidRPr="00000000">
        <w:rPr>
          <w:rtl w:val="0"/>
        </w:rPr>
      </w:r>
    </w:p>
    <w:p w:rsidR="00000000" w:rsidDel="00000000" w:rsidP="00000000" w:rsidRDefault="00000000" w:rsidRPr="00000000" w14:paraId="0000057A">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t>
      </w:r>
      <w:r w:rsidDel="00000000" w:rsidR="00000000" w:rsidRPr="00000000">
        <w:rPr>
          <w:rFonts w:ascii="Georgia" w:cs="Georgia" w:eastAsia="Georgia" w:hAnsi="Georgia"/>
          <w:b w:val="1"/>
          <w:strike w:val="0"/>
          <w:u w:val="single"/>
          <w:vertAlign w:val="baseline"/>
          <w:rtl w:val="0"/>
        </w:rPr>
        <w:t xml:space="preserve">judgment for plaintiff but stay of execution</w:t>
      </w:r>
      <w:r w:rsidDel="00000000" w:rsidR="00000000" w:rsidRPr="00000000">
        <w:rPr>
          <w:rtl w:val="0"/>
        </w:rPr>
      </w:r>
    </w:p>
    <w:p w:rsidR="00000000" w:rsidDel="00000000" w:rsidP="00000000" w:rsidRDefault="00000000" w:rsidRPr="00000000" w14:paraId="0000057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is the most favorable order.</w:t>
      </w:r>
      <w:r w:rsidDel="00000000" w:rsidR="00000000" w:rsidRPr="00000000">
        <w:rPr>
          <w:rtl w:val="0"/>
        </w:rPr>
      </w:r>
    </w:p>
    <w:p w:rsidR="00000000" w:rsidDel="00000000" w:rsidP="00000000" w:rsidRDefault="00000000" w:rsidRPr="00000000" w14:paraId="0000057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7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next favorable order that can be granted by the court; where the court enters judgment for the plaintiff but orders a stay of execution pending that the counterclaim which defendant has filed. Counterclaims could Be</w:t>
      </w:r>
      <w:r w:rsidDel="00000000" w:rsidR="00000000" w:rsidRPr="00000000">
        <w:rPr>
          <w:rtl w:val="0"/>
        </w:rPr>
      </w:r>
    </w:p>
    <w:p w:rsidR="00000000" w:rsidDel="00000000" w:rsidP="00000000" w:rsidRDefault="00000000" w:rsidRPr="00000000" w14:paraId="0000058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1">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independent of plaintiff’s claim</w:t>
      </w:r>
      <w:r w:rsidDel="00000000" w:rsidR="00000000" w:rsidRPr="00000000">
        <w:rPr>
          <w:rtl w:val="0"/>
        </w:rPr>
      </w:r>
    </w:p>
    <w:p w:rsidR="00000000" w:rsidDel="00000000" w:rsidP="00000000" w:rsidRDefault="00000000" w:rsidRPr="00000000" w14:paraId="00000582">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Rotherham v Priest [1879] 41 LT 558 (Law Times)</w:t>
      </w:r>
      <w:r w:rsidDel="00000000" w:rsidR="00000000" w:rsidRPr="00000000">
        <w:rPr>
          <w:rtl w:val="0"/>
        </w:rPr>
      </w:r>
    </w:p>
    <w:p w:rsidR="00000000" w:rsidDel="00000000" w:rsidP="00000000" w:rsidRDefault="00000000" w:rsidRPr="00000000" w14:paraId="00000583">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not independent of plaintiff claim will not order stay </w:t>
      </w:r>
      <w:r w:rsidDel="00000000" w:rsidR="00000000" w:rsidRPr="00000000">
        <w:rPr>
          <w:rtl w:val="0"/>
        </w:rPr>
      </w:r>
    </w:p>
    <w:p w:rsidR="00000000" w:rsidDel="00000000" w:rsidP="00000000" w:rsidRDefault="00000000" w:rsidRPr="00000000" w14:paraId="00000584">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5">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Connected counterclaims</w:t>
      </w:r>
      <w:r w:rsidDel="00000000" w:rsidR="00000000" w:rsidRPr="00000000">
        <w:rPr>
          <w:rtl w:val="0"/>
        </w:rPr>
      </w:r>
    </w:p>
    <w:p w:rsidR="00000000" w:rsidDel="00000000" w:rsidP="00000000" w:rsidRDefault="00000000" w:rsidRPr="00000000" w14:paraId="00000586">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would justify a stay</w:t>
      </w:r>
      <w:r w:rsidDel="00000000" w:rsidR="00000000" w:rsidRPr="00000000">
        <w:rPr>
          <w:rtl w:val="0"/>
        </w:rPr>
      </w:r>
    </w:p>
    <w:p w:rsidR="00000000" w:rsidDel="00000000" w:rsidP="00000000" w:rsidRDefault="00000000" w:rsidRPr="00000000" w14:paraId="00000587">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8">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which amount to a set –off</w:t>
      </w:r>
      <w:r w:rsidDel="00000000" w:rsidR="00000000" w:rsidRPr="00000000">
        <w:rPr>
          <w:rtl w:val="0"/>
        </w:rPr>
      </w:r>
    </w:p>
    <w:p w:rsidR="00000000" w:rsidDel="00000000" w:rsidP="00000000" w:rsidRDefault="00000000" w:rsidRPr="00000000" w14:paraId="00000589">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where parties owe each other certain sums of money. The claim must be a liquidated claim against a liquidated claim. Counter claims which amount to set off are a defence.</w:t>
      </w:r>
      <w:r w:rsidDel="00000000" w:rsidR="00000000" w:rsidRPr="00000000">
        <w:rPr>
          <w:rtl w:val="0"/>
        </w:rPr>
      </w:r>
    </w:p>
    <w:p w:rsidR="00000000" w:rsidDel="00000000" w:rsidP="00000000" w:rsidRDefault="00000000" w:rsidRPr="00000000" w14:paraId="0000058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B">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3.conditional leave to defend</w:t>
      </w:r>
      <w:r w:rsidDel="00000000" w:rsidR="00000000" w:rsidRPr="00000000">
        <w:rPr>
          <w:rtl w:val="0"/>
        </w:rPr>
      </w:r>
    </w:p>
    <w:p w:rsidR="00000000" w:rsidDel="00000000" w:rsidP="00000000" w:rsidRDefault="00000000" w:rsidRPr="00000000" w14:paraId="000005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Shadow defence; If court thinks a defense is shadow the court may ask the defendant to comply with conditions. The defendant deposits  an amount to the court to protect the plaintiff</w:t>
      </w:r>
      <w:r w:rsidDel="00000000" w:rsidR="00000000" w:rsidRPr="00000000">
        <w:rPr>
          <w:rtl w:val="0"/>
        </w:rPr>
      </w:r>
    </w:p>
    <w:p w:rsidR="00000000" w:rsidDel="00000000" w:rsidP="00000000" w:rsidRDefault="00000000" w:rsidRPr="00000000" w14:paraId="000005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8E">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4. unconditional leave to defend</w:t>
      </w:r>
      <w:r w:rsidDel="00000000" w:rsidR="00000000" w:rsidRPr="00000000">
        <w:rPr>
          <w:rtl w:val="0"/>
        </w:rPr>
      </w:r>
    </w:p>
    <w:p w:rsidR="00000000" w:rsidDel="00000000" w:rsidP="00000000" w:rsidRDefault="00000000" w:rsidRPr="00000000" w14:paraId="0000058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defendant has great defence or where there is a difficult point of law to be determined. </w:t>
      </w:r>
      <w:r w:rsidDel="00000000" w:rsidR="00000000" w:rsidRPr="00000000">
        <w:rPr>
          <w:rtl w:val="0"/>
        </w:rPr>
      </w:r>
    </w:p>
    <w:p w:rsidR="00000000" w:rsidDel="00000000" w:rsidP="00000000" w:rsidRDefault="00000000" w:rsidRPr="00000000" w14:paraId="0000059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w:t>
      </w:r>
      <w:r w:rsidDel="00000000" w:rsidR="00000000" w:rsidRPr="00000000">
        <w:rPr>
          <w:rFonts w:ascii="Georgia" w:cs="Georgia" w:eastAsia="Georgia" w:hAnsi="Georgia"/>
          <w:b w:val="1"/>
          <w:strike w:val="0"/>
          <w:u w:val="single"/>
          <w:vertAlign w:val="baseline"/>
          <w:rtl w:val="0"/>
        </w:rPr>
        <w:t xml:space="preserve">.Dismissal of the application</w:t>
      </w:r>
      <w:r w:rsidDel="00000000" w:rsidR="00000000" w:rsidRPr="00000000">
        <w:rPr>
          <w:rtl w:val="0"/>
        </w:rPr>
      </w:r>
    </w:p>
    <w:p w:rsidR="00000000" w:rsidDel="00000000" w:rsidP="00000000" w:rsidRDefault="00000000" w:rsidRPr="00000000" w14:paraId="0000059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dismisses the entire summary judgment application. </w:t>
      </w:r>
      <w:r w:rsidDel="00000000" w:rsidR="00000000" w:rsidRPr="00000000">
        <w:rPr>
          <w:rtl w:val="0"/>
        </w:rPr>
      </w:r>
    </w:p>
    <w:p w:rsidR="00000000" w:rsidDel="00000000" w:rsidP="00000000" w:rsidRDefault="00000000" w:rsidRPr="00000000" w14:paraId="0000059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5">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Enumerate and discuss the five possible orders a judge/ magistrate may make after hearing an application filed under order XXXV rule 1.</w:t>
      </w:r>
      <w:r w:rsidDel="00000000" w:rsidR="00000000" w:rsidRPr="00000000">
        <w:rPr>
          <w:rtl w:val="0"/>
        </w:rPr>
      </w:r>
    </w:p>
    <w:p w:rsidR="00000000" w:rsidDel="00000000" w:rsidP="00000000" w:rsidRDefault="00000000" w:rsidRPr="00000000" w14:paraId="00000596">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9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Procedure is by notice of motion and affidavit sworn by person who is in possession of such facts and who can swear positively to the cause of action and amounts claimed. </w:t>
      </w:r>
      <w:r w:rsidDel="00000000" w:rsidR="00000000" w:rsidRPr="00000000">
        <w:rPr>
          <w:rtl w:val="0"/>
        </w:rPr>
      </w:r>
    </w:p>
    <w:p w:rsidR="00000000" w:rsidDel="00000000" w:rsidP="00000000" w:rsidRDefault="00000000" w:rsidRPr="00000000" w14:paraId="0000059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may grant the following orders:</w:t>
      </w:r>
      <w:r w:rsidDel="00000000" w:rsidR="00000000" w:rsidRPr="00000000">
        <w:rPr>
          <w:rtl w:val="0"/>
        </w:rPr>
      </w:r>
    </w:p>
    <w:p w:rsidR="00000000" w:rsidDel="00000000" w:rsidP="00000000" w:rsidRDefault="00000000" w:rsidRPr="00000000" w14:paraId="0000059B">
      <w:pPr>
        <w:pageBreakBefore w:val="0"/>
        <w:numPr>
          <w:ilvl w:val="0"/>
          <w:numId w:val="39"/>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judgment entered for plaintiff or defendant (applicant)</w:t>
      </w:r>
      <w:r w:rsidDel="00000000" w:rsidR="00000000" w:rsidRPr="00000000">
        <w:rPr>
          <w:rtl w:val="0"/>
        </w:rPr>
      </w:r>
    </w:p>
    <w:p w:rsidR="00000000" w:rsidDel="00000000" w:rsidP="00000000" w:rsidRDefault="00000000" w:rsidRPr="00000000" w14:paraId="0000059C">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judgment – sum with or without interest</w:t>
      </w:r>
      <w:r w:rsidDel="00000000" w:rsidR="00000000" w:rsidRPr="00000000">
        <w:rPr>
          <w:rtl w:val="0"/>
        </w:rPr>
      </w:r>
    </w:p>
    <w:p w:rsidR="00000000" w:rsidDel="00000000" w:rsidP="00000000" w:rsidRDefault="00000000" w:rsidRPr="00000000" w14:paraId="0000059D">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may be – vacant possession of property or</w:t>
      </w:r>
      <w:r w:rsidDel="00000000" w:rsidR="00000000" w:rsidRPr="00000000">
        <w:rPr>
          <w:rtl w:val="0"/>
        </w:rPr>
      </w:r>
    </w:p>
    <w:p w:rsidR="00000000" w:rsidDel="00000000" w:rsidP="00000000" w:rsidRDefault="00000000" w:rsidRPr="00000000" w14:paraId="0000059E">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costs of the suit </w:t>
      </w:r>
      <w:r w:rsidDel="00000000" w:rsidR="00000000" w:rsidRPr="00000000">
        <w:rPr>
          <w:rtl w:val="0"/>
        </w:rPr>
      </w:r>
    </w:p>
    <w:p w:rsidR="00000000" w:rsidDel="00000000" w:rsidP="00000000" w:rsidRDefault="00000000" w:rsidRPr="00000000" w14:paraId="0000059F">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any other the court finds suitable</w:t>
      </w:r>
      <w:r w:rsidDel="00000000" w:rsidR="00000000" w:rsidRPr="00000000">
        <w:rPr>
          <w:rtl w:val="0"/>
        </w:rPr>
      </w:r>
    </w:p>
    <w:p w:rsidR="00000000" w:rsidDel="00000000" w:rsidP="00000000" w:rsidRDefault="00000000" w:rsidRPr="00000000" w14:paraId="000005A0">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  </w:t>
      </w:r>
      <w:r w:rsidDel="00000000" w:rsidR="00000000" w:rsidRPr="00000000">
        <w:rPr>
          <w:rFonts w:ascii="Georgia" w:cs="Georgia" w:eastAsia="Georgia" w:hAnsi="Georgia"/>
          <w:b w:val="1"/>
          <w:strike w:val="0"/>
          <w:u w:val="single"/>
          <w:vertAlign w:val="baseline"/>
          <w:rtl w:val="0"/>
        </w:rPr>
        <w:t xml:space="preserve">judgment for plaintiff but stay of execution</w:t>
      </w:r>
      <w:r w:rsidDel="00000000" w:rsidR="00000000" w:rsidRPr="00000000">
        <w:rPr>
          <w:rtl w:val="0"/>
        </w:rPr>
      </w:r>
    </w:p>
    <w:p w:rsidR="00000000" w:rsidDel="00000000" w:rsidP="00000000" w:rsidRDefault="00000000" w:rsidRPr="00000000" w14:paraId="000005A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is the most favorable order.</w:t>
      </w:r>
      <w:r w:rsidDel="00000000" w:rsidR="00000000" w:rsidRPr="00000000">
        <w:rPr>
          <w:rtl w:val="0"/>
        </w:rPr>
      </w:r>
    </w:p>
    <w:p w:rsidR="00000000" w:rsidDel="00000000" w:rsidP="00000000" w:rsidRDefault="00000000" w:rsidRPr="00000000" w14:paraId="000005A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next favorable order that can be granted by the court; where the court enters judgment for the plaintiff but orders a stay of execution pending that the counterclaim which defendant has filed. Counterclaims could Be</w:t>
      </w:r>
      <w:r w:rsidDel="00000000" w:rsidR="00000000" w:rsidRPr="00000000">
        <w:rPr>
          <w:rtl w:val="0"/>
        </w:rPr>
      </w:r>
    </w:p>
    <w:p w:rsidR="00000000" w:rsidDel="00000000" w:rsidP="00000000" w:rsidRDefault="00000000" w:rsidRPr="00000000" w14:paraId="000005A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7">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independent of plaintiff’s claim</w:t>
      </w:r>
      <w:r w:rsidDel="00000000" w:rsidR="00000000" w:rsidRPr="00000000">
        <w:rPr>
          <w:rtl w:val="0"/>
        </w:rPr>
      </w:r>
    </w:p>
    <w:p w:rsidR="00000000" w:rsidDel="00000000" w:rsidP="00000000" w:rsidRDefault="00000000" w:rsidRPr="00000000" w14:paraId="000005A8">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Rotherham v Priest [1879] 41 LT 558 (Law Times)</w:t>
      </w:r>
      <w:r w:rsidDel="00000000" w:rsidR="00000000" w:rsidRPr="00000000">
        <w:rPr>
          <w:rtl w:val="0"/>
        </w:rPr>
      </w:r>
    </w:p>
    <w:p w:rsidR="00000000" w:rsidDel="00000000" w:rsidP="00000000" w:rsidRDefault="00000000" w:rsidRPr="00000000" w14:paraId="000005A9">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not independent of plaintiff claim will not order stay </w:t>
      </w:r>
      <w:r w:rsidDel="00000000" w:rsidR="00000000" w:rsidRPr="00000000">
        <w:rPr>
          <w:rtl w:val="0"/>
        </w:rPr>
      </w:r>
    </w:p>
    <w:p w:rsidR="00000000" w:rsidDel="00000000" w:rsidP="00000000" w:rsidRDefault="00000000" w:rsidRPr="00000000" w14:paraId="000005AA">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B">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Connected counterclaims</w:t>
      </w:r>
      <w:r w:rsidDel="00000000" w:rsidR="00000000" w:rsidRPr="00000000">
        <w:rPr>
          <w:rtl w:val="0"/>
        </w:rPr>
      </w:r>
    </w:p>
    <w:p w:rsidR="00000000" w:rsidDel="00000000" w:rsidP="00000000" w:rsidRDefault="00000000" w:rsidRPr="00000000" w14:paraId="000005AC">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would justify a stay</w:t>
      </w:r>
      <w:r w:rsidDel="00000000" w:rsidR="00000000" w:rsidRPr="00000000">
        <w:rPr>
          <w:rtl w:val="0"/>
        </w:rPr>
      </w:r>
    </w:p>
    <w:p w:rsidR="00000000" w:rsidDel="00000000" w:rsidP="00000000" w:rsidRDefault="00000000" w:rsidRPr="00000000" w14:paraId="000005AD">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AE">
      <w:pPr>
        <w:pageBreakBefore w:val="0"/>
        <w:numPr>
          <w:ilvl w:val="0"/>
          <w:numId w:val="18"/>
        </w:numPr>
        <w:ind w:left="720" w:hanging="36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Counterclaims which amount to a set –off</w:t>
      </w:r>
      <w:r w:rsidDel="00000000" w:rsidR="00000000" w:rsidRPr="00000000">
        <w:rPr>
          <w:rtl w:val="0"/>
        </w:rPr>
      </w:r>
    </w:p>
    <w:p w:rsidR="00000000" w:rsidDel="00000000" w:rsidP="00000000" w:rsidRDefault="00000000" w:rsidRPr="00000000" w14:paraId="000005AF">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is where parties owe each other certain sums of money. The claim must be a liquidated claim against a liquidated claim. Counter claims which amount to set off are a defence.</w:t>
      </w:r>
      <w:r w:rsidDel="00000000" w:rsidR="00000000" w:rsidRPr="00000000">
        <w:rPr>
          <w:rtl w:val="0"/>
        </w:rPr>
      </w:r>
    </w:p>
    <w:p w:rsidR="00000000" w:rsidDel="00000000" w:rsidP="00000000" w:rsidRDefault="00000000" w:rsidRPr="00000000" w14:paraId="000005B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1">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3.conditional leave to defend</w:t>
      </w:r>
      <w:r w:rsidDel="00000000" w:rsidR="00000000" w:rsidRPr="00000000">
        <w:rPr>
          <w:rtl w:val="0"/>
        </w:rPr>
      </w:r>
    </w:p>
    <w:p w:rsidR="00000000" w:rsidDel="00000000" w:rsidP="00000000" w:rsidRDefault="00000000" w:rsidRPr="00000000" w14:paraId="000005B2">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Shadow defence; If court thinks a defense is shadow the court may ask the defendant to comply with conditions. The defendant deposits  an amount to the court to protect the plaintiff</w:t>
      </w:r>
      <w:r w:rsidDel="00000000" w:rsidR="00000000" w:rsidRPr="00000000">
        <w:rPr>
          <w:rtl w:val="0"/>
        </w:rPr>
      </w:r>
    </w:p>
    <w:p w:rsidR="00000000" w:rsidDel="00000000" w:rsidP="00000000" w:rsidRDefault="00000000" w:rsidRPr="00000000" w14:paraId="000005B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4">
      <w:pPr>
        <w:pageBreakBefore w:val="0"/>
        <w:rPr>
          <w:rFonts w:ascii="Georgia" w:cs="Georgia" w:eastAsia="Georgia" w:hAnsi="Georgia"/>
          <w:b w:val="0"/>
          <w:u w:val="single"/>
          <w:vertAlign w:val="baseline"/>
        </w:rPr>
      </w:pPr>
      <w:r w:rsidDel="00000000" w:rsidR="00000000" w:rsidRPr="00000000">
        <w:rPr>
          <w:rFonts w:ascii="Georgia" w:cs="Georgia" w:eastAsia="Georgia" w:hAnsi="Georgia"/>
          <w:b w:val="1"/>
          <w:strike w:val="0"/>
          <w:u w:val="single"/>
          <w:vertAlign w:val="baseline"/>
          <w:rtl w:val="0"/>
        </w:rPr>
        <w:t xml:space="preserve">4. unconditional leave to defend</w:t>
      </w:r>
      <w:r w:rsidDel="00000000" w:rsidR="00000000" w:rsidRPr="00000000">
        <w:rPr>
          <w:rtl w:val="0"/>
        </w:rPr>
      </w:r>
    </w:p>
    <w:p w:rsidR="00000000" w:rsidDel="00000000" w:rsidP="00000000" w:rsidRDefault="00000000" w:rsidRPr="00000000" w14:paraId="000005B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 defendant has great defence or where there is a difficult point of law to be determined. </w:t>
      </w:r>
      <w:r w:rsidDel="00000000" w:rsidR="00000000" w:rsidRPr="00000000">
        <w:rPr>
          <w:rtl w:val="0"/>
        </w:rPr>
      </w:r>
    </w:p>
    <w:p w:rsidR="00000000" w:rsidDel="00000000" w:rsidP="00000000" w:rsidRDefault="00000000" w:rsidRPr="00000000" w14:paraId="000005B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B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5</w:t>
      </w:r>
      <w:r w:rsidDel="00000000" w:rsidR="00000000" w:rsidRPr="00000000">
        <w:rPr>
          <w:rFonts w:ascii="Georgia" w:cs="Georgia" w:eastAsia="Georgia" w:hAnsi="Georgia"/>
          <w:b w:val="1"/>
          <w:strike w:val="0"/>
          <w:u w:val="single"/>
          <w:vertAlign w:val="baseline"/>
          <w:rtl w:val="0"/>
        </w:rPr>
        <w:t xml:space="preserve">.Dismissal of the application</w:t>
      </w:r>
      <w:r w:rsidDel="00000000" w:rsidR="00000000" w:rsidRPr="00000000">
        <w:rPr>
          <w:rtl w:val="0"/>
        </w:rPr>
      </w:r>
    </w:p>
    <w:p w:rsidR="00000000" w:rsidDel="00000000" w:rsidP="00000000" w:rsidRDefault="00000000" w:rsidRPr="00000000" w14:paraId="000005B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dismisses the entire summary judgment application. </w:t>
      </w:r>
      <w:r w:rsidDel="00000000" w:rsidR="00000000" w:rsidRPr="00000000">
        <w:rPr>
          <w:rtl w:val="0"/>
        </w:rPr>
      </w:r>
    </w:p>
    <w:p w:rsidR="00000000" w:rsidDel="00000000" w:rsidP="00000000" w:rsidRDefault="00000000" w:rsidRPr="00000000" w14:paraId="000005BA">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James Kondiek was born and brought up in the Suba District of Nyanza Province. He holds a birth certificate and a Kenyan Personal Identity card issued to him on application on attaining the age of majority , after completing `O' level in Manyatta High School in Kakamega. Kondiek has secured admission to Upper Movet College in Missouri in the United States to study Aeronautical Engineering. The college has sent to him an admission letter and has offered full scholarship with Kondiek's family having to meet the cost of air ticket. The family and clan members have managed to raise the money required to purchase the air ticket. The Principal Immigration Officer (PIO) has communicated in writing that he will NOT issue Kondiek with a passport as he suspects that he is not an original' Kenyan as his parents came from Sudan. Despite numerous visits to the PIO's office to explain that Kondiek's parents were born in Kenya, the PIO has rejected the pleas.</w:t>
      </w:r>
      <w:r w:rsidDel="00000000" w:rsidR="00000000" w:rsidRPr="00000000">
        <w:rPr>
          <w:rtl w:val="0"/>
        </w:rPr>
      </w:r>
    </w:p>
    <w:p w:rsidR="00000000" w:rsidDel="00000000" w:rsidP="00000000" w:rsidRDefault="00000000" w:rsidRPr="00000000" w14:paraId="000005B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James Kondiek has approached your firm of Mzalendo &amp; Co. Advocates seeking legal advise on the legality of the PIO's refusal to issue to him a passport and the remedies available to him. The partner in charge of the Judicial Review Department has asked you to write a legal opinion to Kondiek covering the following areas:</w:t>
      </w:r>
      <w:r w:rsidDel="00000000" w:rsidR="00000000" w:rsidRPr="00000000">
        <w:rPr>
          <w:rtl w:val="0"/>
        </w:rPr>
      </w:r>
    </w:p>
    <w:p w:rsidR="00000000" w:rsidDel="00000000" w:rsidP="00000000" w:rsidRDefault="00000000" w:rsidRPr="00000000" w14:paraId="000005B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B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The redress Kondiek should seek.</w:t>
      </w:r>
      <w:r w:rsidDel="00000000" w:rsidR="00000000" w:rsidRPr="00000000">
        <w:rPr>
          <w:rtl w:val="0"/>
        </w:rPr>
      </w:r>
    </w:p>
    <w:p w:rsidR="00000000" w:rsidDel="00000000" w:rsidP="00000000" w:rsidRDefault="00000000" w:rsidRPr="00000000" w14:paraId="000005BF">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The grounds upon which he may seek redress.</w:t>
      </w:r>
      <w:r w:rsidDel="00000000" w:rsidR="00000000" w:rsidRPr="00000000">
        <w:rPr>
          <w:rtl w:val="0"/>
        </w:rPr>
      </w:r>
    </w:p>
    <w:p w:rsidR="00000000" w:rsidDel="00000000" w:rsidP="00000000" w:rsidRDefault="00000000" w:rsidRPr="00000000" w14:paraId="000005C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(iii)</w:t>
        <w:tab/>
        <w:t xml:space="preserve">The type of pleadings to be drawn and their vital contents.</w:t>
      </w:r>
      <w:r w:rsidDel="00000000" w:rsidR="00000000" w:rsidRPr="00000000">
        <w:rPr>
          <w:rtl w:val="0"/>
        </w:rPr>
      </w:r>
    </w:p>
    <w:p w:rsidR="00000000" w:rsidDel="00000000" w:rsidP="00000000" w:rsidRDefault="00000000" w:rsidRPr="00000000" w14:paraId="000005C1">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(iv)</w:t>
        <w:tab/>
        <w:t xml:space="preserve">The procedural steps to be followed in seeking the available remedy.</w:t>
      </w:r>
      <w:r w:rsidDel="00000000" w:rsidR="00000000" w:rsidRPr="00000000">
        <w:rPr>
          <w:rtl w:val="0"/>
        </w:rPr>
      </w:r>
    </w:p>
    <w:p w:rsidR="00000000" w:rsidDel="00000000" w:rsidP="00000000" w:rsidRDefault="00000000" w:rsidRPr="00000000" w14:paraId="000005C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C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Judicial Review</w:t>
      </w:r>
      <w:r w:rsidDel="00000000" w:rsidR="00000000" w:rsidRPr="00000000">
        <w:rPr>
          <w:rtl w:val="0"/>
        </w:rPr>
      </w:r>
    </w:p>
    <w:p w:rsidR="00000000" w:rsidDel="00000000" w:rsidP="00000000" w:rsidRDefault="00000000" w:rsidRPr="00000000" w14:paraId="000005C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Order of Mandamus.</w:t>
      </w:r>
      <w:r w:rsidDel="00000000" w:rsidR="00000000" w:rsidRPr="00000000">
        <w:rPr>
          <w:rtl w:val="0"/>
        </w:rPr>
      </w:r>
    </w:p>
    <w:p w:rsidR="00000000" w:rsidDel="00000000" w:rsidP="00000000" w:rsidRDefault="00000000" w:rsidRPr="00000000" w14:paraId="000005C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t xml:space="preserve">Grounds:</w:t>
      </w:r>
      <w:r w:rsidDel="00000000" w:rsidR="00000000" w:rsidRPr="00000000">
        <w:rPr>
          <w:rtl w:val="0"/>
        </w:rPr>
      </w:r>
    </w:p>
    <w:p w:rsidR="00000000" w:rsidDel="00000000" w:rsidP="00000000" w:rsidRDefault="00000000" w:rsidRPr="00000000" w14:paraId="000005C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C9">
      <w:pPr>
        <w:pageBreakBefore w:val="0"/>
        <w:numPr>
          <w:ilvl w:val="0"/>
          <w:numId w:val="41"/>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Public servants</w:t>
      </w:r>
      <w:r w:rsidDel="00000000" w:rsidR="00000000" w:rsidRPr="00000000">
        <w:rPr>
          <w:rtl w:val="0"/>
        </w:rPr>
      </w:r>
    </w:p>
    <w:p w:rsidR="00000000" w:rsidDel="00000000" w:rsidP="00000000" w:rsidRDefault="00000000" w:rsidRPr="00000000" w14:paraId="000005CA">
      <w:pPr>
        <w:pageBreakBefore w:val="0"/>
        <w:numPr>
          <w:ilvl w:val="0"/>
          <w:numId w:val="41"/>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Public duty</w:t>
      </w:r>
      <w:r w:rsidDel="00000000" w:rsidR="00000000" w:rsidRPr="00000000">
        <w:rPr>
          <w:rtl w:val="0"/>
        </w:rPr>
      </w:r>
    </w:p>
    <w:p w:rsidR="00000000" w:rsidDel="00000000" w:rsidP="00000000" w:rsidRDefault="00000000" w:rsidRPr="00000000" w14:paraId="000005CB">
      <w:pPr>
        <w:pageBreakBefore w:val="0"/>
        <w:numPr>
          <w:ilvl w:val="0"/>
          <w:numId w:val="41"/>
        </w:numPr>
        <w:pBdr>
          <w:bottom w:color="000000" w:space="1" w:sz="12" w:val="single"/>
        </w:pBd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Public document</w:t>
      </w:r>
      <w:r w:rsidDel="00000000" w:rsidR="00000000" w:rsidRPr="00000000">
        <w:rPr>
          <w:rtl w:val="0"/>
        </w:rPr>
      </w:r>
    </w:p>
    <w:p w:rsidR="00000000" w:rsidDel="00000000" w:rsidP="00000000" w:rsidRDefault="00000000" w:rsidRPr="00000000" w14:paraId="000005C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5CD">
      <w:pPr>
        <w:pageBreakBefore w:val="0"/>
        <w:rPr>
          <w:rFonts w:ascii="Georgia" w:cs="Georgia" w:eastAsia="Georgia" w:hAnsi="Georgia"/>
          <w:b w:val="0"/>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5CE">
      <w:pPr>
        <w:pStyle w:val="Heading1"/>
        <w:pageBreakBefore w:val="0"/>
        <w:spacing w:line="360" w:lineRule="auto"/>
        <w:ind w:left="720" w:hanging="180"/>
        <w:jc w:val="both"/>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Justification for Judicial Review</w:t>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5D0">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1.</w:t>
        <w:tab/>
        <w:t xml:space="preserve">The High Court has supervisory jurisdiction over subordinate courts, tribunals or other bodies charged with the performance of public duties and acts. The Kenya Bureau of Standards (KBS) performs a public duty by, </w:t>
      </w:r>
      <w:r w:rsidDel="00000000" w:rsidR="00000000" w:rsidRPr="00000000">
        <w:rPr>
          <w:rFonts w:ascii="Georgia" w:cs="Georgia" w:eastAsia="Georgia" w:hAnsi="Georgia"/>
          <w:i w:val="1"/>
          <w:strike w:val="0"/>
          <w:vertAlign w:val="baseline"/>
          <w:rtl w:val="0"/>
        </w:rPr>
        <w:t xml:space="preserve">inter alia</w:t>
      </w:r>
      <w:r w:rsidDel="00000000" w:rsidR="00000000" w:rsidRPr="00000000">
        <w:rPr>
          <w:rFonts w:ascii="Georgia" w:cs="Georgia" w:eastAsia="Georgia" w:hAnsi="Georgia"/>
          <w:strike w:val="0"/>
          <w:vertAlign w:val="baseline"/>
          <w:rtl w:val="0"/>
        </w:rPr>
        <w:t xml:space="preserve">, vetting the quality of goods in the market.</w:t>
      </w:r>
      <w:r w:rsidDel="00000000" w:rsidR="00000000" w:rsidRPr="00000000">
        <w:rPr>
          <w:rtl w:val="0"/>
        </w:rPr>
      </w:r>
    </w:p>
    <w:p w:rsidR="00000000" w:rsidDel="00000000" w:rsidP="00000000" w:rsidRDefault="00000000" w:rsidRPr="00000000" w14:paraId="000005D1">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2">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2.</w:t>
        <w:tab/>
        <w:t xml:space="preserve">By way of only a single application, we can apply for the prerogative orders of certiorari and prohibition.</w:t>
      </w:r>
      <w:r w:rsidDel="00000000" w:rsidR="00000000" w:rsidRPr="00000000">
        <w:rPr>
          <w:rtl w:val="0"/>
        </w:rPr>
      </w:r>
    </w:p>
    <w:p w:rsidR="00000000" w:rsidDel="00000000" w:rsidP="00000000" w:rsidRDefault="00000000" w:rsidRPr="00000000" w14:paraId="000005D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4">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3.</w:t>
        <w:tab/>
        <w:t xml:space="preserve">Judicial Review, as provided for under Order 53 of the Civil Procedure Rules, is the appropriate means for determining this issue of public and administrative law.</w:t>
      </w:r>
      <w:r w:rsidDel="00000000" w:rsidR="00000000" w:rsidRPr="00000000">
        <w:rPr>
          <w:rtl w:val="0"/>
        </w:rPr>
      </w:r>
    </w:p>
    <w:p w:rsidR="00000000" w:rsidDel="00000000" w:rsidP="00000000" w:rsidRDefault="00000000" w:rsidRPr="00000000" w14:paraId="000005D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6">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4.</w:t>
        <w:tab/>
        <w:t xml:space="preserve">By opting to approach the High Court by way of Judicial Review, our client will get an automatic stay of execution of the KBS decision, that is, our client’s goods will not be destroyed until the suit is determined.</w:t>
      </w:r>
      <w:r w:rsidDel="00000000" w:rsidR="00000000" w:rsidRPr="00000000">
        <w:rPr>
          <w:rtl w:val="0"/>
        </w:rPr>
      </w:r>
    </w:p>
    <w:p w:rsidR="00000000" w:rsidDel="00000000" w:rsidP="00000000" w:rsidRDefault="00000000" w:rsidRPr="00000000" w14:paraId="000005D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Judicial Review refers to the examination of the manner in which a decision has been made or of an act which has been done by a public body. In </w:t>
      </w:r>
      <w:r w:rsidDel="00000000" w:rsidR="00000000" w:rsidRPr="00000000">
        <w:rPr>
          <w:rFonts w:ascii="Georgia" w:cs="Georgia" w:eastAsia="Georgia" w:hAnsi="Georgia"/>
          <w:b w:val="1"/>
          <w:strike w:val="0"/>
          <w:u w:val="single"/>
          <w:vertAlign w:val="baseline"/>
          <w:rtl w:val="0"/>
        </w:rPr>
        <w:t xml:space="preserve">Chief Constable of North Water Police v Evans [1982] 1 WLR 1155,</w:t>
      </w:r>
      <w:r w:rsidDel="00000000" w:rsidR="00000000" w:rsidRPr="00000000">
        <w:rPr>
          <w:rFonts w:ascii="Georgia" w:cs="Georgia" w:eastAsia="Georgia" w:hAnsi="Georgia"/>
          <w:b w:val="1"/>
          <w:strike w:val="0"/>
          <w:vertAlign w:val="baseline"/>
          <w:rtl w:val="0"/>
        </w:rPr>
        <w:t xml:space="preserve"> </w:t>
      </w:r>
      <w:r w:rsidDel="00000000" w:rsidR="00000000" w:rsidRPr="00000000">
        <w:rPr>
          <w:rFonts w:ascii="Georgia" w:cs="Georgia" w:eastAsia="Georgia" w:hAnsi="Georgia"/>
          <w:strike w:val="0"/>
          <w:vertAlign w:val="baseline"/>
          <w:rtl w:val="0"/>
        </w:rPr>
        <w:t xml:space="preserve">it was stated that the purposes of Judicial Review are:</w:t>
      </w:r>
      <w:r w:rsidDel="00000000" w:rsidR="00000000" w:rsidRPr="00000000">
        <w:rPr>
          <w:rtl w:val="0"/>
        </w:rPr>
      </w:r>
    </w:p>
    <w:p w:rsidR="00000000" w:rsidDel="00000000" w:rsidP="00000000" w:rsidRDefault="00000000" w:rsidRPr="00000000" w14:paraId="000005D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A">
      <w:pPr>
        <w:pageBreakBefore w:val="0"/>
        <w:numPr>
          <w:ilvl w:val="0"/>
          <w:numId w:val="43"/>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prevent excessive exercise of powers by administrative bodies and officials;</w:t>
      </w:r>
      <w:r w:rsidDel="00000000" w:rsidR="00000000" w:rsidRPr="00000000">
        <w:rPr>
          <w:rtl w:val="0"/>
        </w:rPr>
      </w:r>
    </w:p>
    <w:p w:rsidR="00000000" w:rsidDel="00000000" w:rsidP="00000000" w:rsidRDefault="00000000" w:rsidRPr="00000000" w14:paraId="000005DB">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C">
      <w:pPr>
        <w:pageBreakBefore w:val="0"/>
        <w:numPr>
          <w:ilvl w:val="0"/>
          <w:numId w:val="43"/>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ensure that an individual is given fair treatment by administrative, judicial and/or quasi-judicial bodies;</w:t>
      </w:r>
      <w:r w:rsidDel="00000000" w:rsidR="00000000" w:rsidRPr="00000000">
        <w:rPr>
          <w:rtl w:val="0"/>
        </w:rPr>
      </w:r>
    </w:p>
    <w:p w:rsidR="00000000" w:rsidDel="00000000" w:rsidP="00000000" w:rsidRDefault="00000000" w:rsidRPr="00000000" w14:paraId="000005D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DE">
      <w:pPr>
        <w:pageBreakBefore w:val="0"/>
        <w:numPr>
          <w:ilvl w:val="0"/>
          <w:numId w:val="43"/>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keep administrative excesses in check and</w:t>
      </w:r>
      <w:r w:rsidDel="00000000" w:rsidR="00000000" w:rsidRPr="00000000">
        <w:rPr>
          <w:rtl w:val="0"/>
        </w:rPr>
      </w:r>
    </w:p>
    <w:p w:rsidR="00000000" w:rsidDel="00000000" w:rsidP="00000000" w:rsidRDefault="00000000" w:rsidRPr="00000000" w14:paraId="000005D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0">
      <w:pPr>
        <w:pageBreakBefore w:val="0"/>
        <w:numPr>
          <w:ilvl w:val="0"/>
          <w:numId w:val="43"/>
        </w:numPr>
        <w:ind w:left="1080" w:hanging="72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To provide a remedy to those aggrieved as a result of excessive exercise of power by administrative bodies.</w:t>
      </w:r>
      <w:r w:rsidDel="00000000" w:rsidR="00000000" w:rsidRPr="00000000">
        <w:rPr>
          <w:rtl w:val="0"/>
        </w:rPr>
      </w:r>
    </w:p>
    <w:p w:rsidR="00000000" w:rsidDel="00000000" w:rsidP="00000000" w:rsidRDefault="00000000" w:rsidRPr="00000000" w14:paraId="000005E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2">
      <w:pPr>
        <w:pageBreakBefore w:val="0"/>
        <w:ind w:left="360" w:firstLine="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3">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Judicial Review is the means by which judges scrutinize the functions of public bodies and intervene so as to quash, prevent, require and or clarify any unlawful, unreasonable and/or unfair use of their powers.</w:t>
      </w:r>
      <w:r w:rsidDel="00000000" w:rsidR="00000000" w:rsidRPr="00000000">
        <w:rPr>
          <w:rtl w:val="0"/>
        </w:rPr>
      </w:r>
    </w:p>
    <w:p w:rsidR="00000000" w:rsidDel="00000000" w:rsidP="00000000" w:rsidRDefault="00000000" w:rsidRPr="00000000" w14:paraId="000005E4">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5">
      <w:pPr>
        <w:pageBreakBefore w:val="0"/>
        <w:rPr>
          <w:rFonts w:ascii="Georgia" w:cs="Georgia" w:eastAsia="Georgia" w:hAnsi="Georgia"/>
          <w:vertAlign w:val="baseline"/>
        </w:rPr>
      </w:pPr>
      <w:bookmarkStart w:colFirst="0" w:colLast="0" w:name="_heading=h.30j0zll" w:id="1"/>
      <w:bookmarkEnd w:id="1"/>
      <w:r w:rsidDel="00000000" w:rsidR="00000000" w:rsidRPr="00000000">
        <w:rPr>
          <w:rFonts w:ascii="Georgia" w:cs="Georgia" w:eastAsia="Georgia" w:hAnsi="Georgia"/>
          <w:strike w:val="0"/>
          <w:vertAlign w:val="baseline"/>
          <w:rtl w:val="0"/>
        </w:rPr>
        <w:t xml:space="preserve">Judicial Review is therefore the most appropriate means for us to seek legal redress for our client based on the facts.</w:t>
      </w:r>
      <w:r w:rsidDel="00000000" w:rsidR="00000000" w:rsidRPr="00000000">
        <w:rPr>
          <w:rtl w:val="0"/>
        </w:rPr>
      </w:r>
    </w:p>
    <w:p w:rsidR="00000000" w:rsidDel="00000000" w:rsidP="00000000" w:rsidRDefault="00000000" w:rsidRPr="00000000" w14:paraId="000005E6">
      <w:pPr>
        <w:pStyle w:val="Heading1"/>
        <w:pageBreakBefore w:val="0"/>
        <w:spacing w:line="360" w:lineRule="auto"/>
        <w:ind w:left="720" w:hanging="180"/>
        <w:jc w:val="both"/>
        <w:rPr>
          <w:rFonts w:ascii="Georgia" w:cs="Georgia" w:eastAsia="Georgia" w:hAnsi="Georgia"/>
          <w:i w:val="0"/>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Parties to the Suit and </w:t>
      </w:r>
      <w:r w:rsidDel="00000000" w:rsidR="00000000" w:rsidRPr="00000000">
        <w:rPr>
          <w:rFonts w:ascii="Georgia" w:cs="Georgia" w:eastAsia="Georgia" w:hAnsi="Georgia"/>
          <w:b w:val="1"/>
          <w:i w:val="1"/>
          <w:strike w:val="0"/>
          <w:sz w:val="20"/>
          <w:szCs w:val="20"/>
          <w:vertAlign w:val="baseline"/>
          <w:rtl w:val="0"/>
        </w:rPr>
        <w:t xml:space="preserve">locus standi</w:t>
      </w:r>
      <w:r w:rsidDel="00000000" w:rsidR="00000000" w:rsidRPr="00000000">
        <w:rPr>
          <w:rtl w:val="0"/>
        </w:rPr>
      </w:r>
    </w:p>
    <w:p w:rsidR="00000000" w:rsidDel="00000000" w:rsidP="00000000" w:rsidRDefault="00000000" w:rsidRPr="00000000" w14:paraId="000005E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Bongoman Enterprises Limited (BEL) is a private limited liability company incorporated in Kenya under the</w:t>
      </w:r>
      <w:r w:rsidDel="00000000" w:rsidR="00000000" w:rsidRPr="00000000">
        <w:rPr>
          <w:rFonts w:ascii="Georgia" w:cs="Georgia" w:eastAsia="Georgia" w:hAnsi="Georgia"/>
          <w:b w:val="1"/>
          <w:strike w:val="0"/>
          <w:vertAlign w:val="baseline"/>
          <w:rtl w:val="0"/>
        </w:rPr>
        <w:t xml:space="preserve"> Companies Act (Cap 486)</w:t>
      </w:r>
      <w:r w:rsidDel="00000000" w:rsidR="00000000" w:rsidRPr="00000000">
        <w:rPr>
          <w:rFonts w:ascii="Georgia" w:cs="Georgia" w:eastAsia="Georgia" w:hAnsi="Georgia"/>
          <w:strike w:val="0"/>
          <w:vertAlign w:val="baseline"/>
          <w:rtl w:val="0"/>
        </w:rPr>
        <w:t xml:space="preserve">. BEL is aggrieved by a decision made by officials of the KBS seeking to impound and destroy two containers of goods imported from the United Arab Emirates. The company has learnt of the purported decision vide a “Seizure Notice Form A” which, even though it was faxed to its offices, was addressed to the Commissioner of Customs and Excise and copied to the Inland Container Depot Manager (Nairobi). The notice is purported to be issued pursuant to Legal Notice Number 155 of 1998 and 66 of 1999 respectively.</w:t>
      </w:r>
      <w:r w:rsidDel="00000000" w:rsidR="00000000" w:rsidRPr="00000000">
        <w:rPr>
          <w:rtl w:val="0"/>
        </w:rPr>
      </w:r>
    </w:p>
    <w:p w:rsidR="00000000" w:rsidDel="00000000" w:rsidP="00000000" w:rsidRDefault="00000000" w:rsidRPr="00000000" w14:paraId="000005E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KBS, established under the</w:t>
      </w:r>
      <w:r w:rsidDel="00000000" w:rsidR="00000000" w:rsidRPr="00000000">
        <w:rPr>
          <w:rFonts w:ascii="Georgia" w:cs="Georgia" w:eastAsia="Georgia" w:hAnsi="Georgia"/>
          <w:b w:val="1"/>
          <w:strike w:val="0"/>
          <w:vertAlign w:val="baseline"/>
          <w:rtl w:val="0"/>
        </w:rPr>
        <w:t xml:space="preserve"> Standards Act (Cap 496), </w:t>
      </w:r>
      <w:r w:rsidDel="00000000" w:rsidR="00000000" w:rsidRPr="00000000">
        <w:rPr>
          <w:rFonts w:ascii="Georgia" w:cs="Georgia" w:eastAsia="Georgia" w:hAnsi="Georgia"/>
          <w:strike w:val="0"/>
          <w:vertAlign w:val="baseline"/>
          <w:rtl w:val="0"/>
        </w:rPr>
        <w:t xml:space="preserve">is a public body charged with the responsibility of ensuring consumer safety. It achieves this function through the formulation and regulation of standards. By virtue of being a public body with statutory incidental powers, the court may examine its acts whenever they are improperly carried out. We will also enjoin the Commissioner of Customs and Excise as it is the latter that has been issued with the notice to destroy the goods.</w:t>
      </w:r>
      <w:r w:rsidDel="00000000" w:rsidR="00000000" w:rsidRPr="00000000">
        <w:rPr>
          <w:rtl w:val="0"/>
        </w:rPr>
      </w:r>
    </w:p>
    <w:p w:rsidR="00000000" w:rsidDel="00000000" w:rsidP="00000000" w:rsidRDefault="00000000" w:rsidRPr="00000000" w14:paraId="000005E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BEL’s right to sue, or </w:t>
      </w:r>
      <w:r w:rsidDel="00000000" w:rsidR="00000000" w:rsidRPr="00000000">
        <w:rPr>
          <w:rFonts w:ascii="Georgia" w:cs="Georgia" w:eastAsia="Georgia" w:hAnsi="Georgia"/>
          <w:i w:val="1"/>
          <w:strike w:val="0"/>
          <w:vertAlign w:val="baseline"/>
          <w:rtl w:val="0"/>
        </w:rPr>
        <w:t xml:space="preserve">locus standi, </w:t>
      </w:r>
      <w:r w:rsidDel="00000000" w:rsidR="00000000" w:rsidRPr="00000000">
        <w:rPr>
          <w:rFonts w:ascii="Georgia" w:cs="Georgia" w:eastAsia="Georgia" w:hAnsi="Georgia"/>
          <w:strike w:val="0"/>
          <w:vertAlign w:val="baseline"/>
          <w:rtl w:val="0"/>
        </w:rPr>
        <w:t xml:space="preserve">is based on the fact that it is a legal person under Kenyan law and has a sufficient interest in this suit. In </w:t>
      </w:r>
      <w:r w:rsidDel="00000000" w:rsidR="00000000" w:rsidRPr="00000000">
        <w:rPr>
          <w:rFonts w:ascii="Georgia" w:cs="Georgia" w:eastAsia="Georgia" w:hAnsi="Georgia"/>
          <w:b w:val="1"/>
          <w:strike w:val="0"/>
          <w:u w:val="single"/>
          <w:vertAlign w:val="baseline"/>
          <w:rtl w:val="0"/>
        </w:rPr>
        <w:t xml:space="preserve">R v Minister of Information and Broadcasting and Ahmed Jibril ex parte East African Television Network Limited (EATN), Misc. Civil Application No. 403 of 1998</w:t>
      </w:r>
      <w:r w:rsidDel="00000000" w:rsidR="00000000" w:rsidRPr="00000000">
        <w:rPr>
          <w:rFonts w:ascii="Georgia" w:cs="Georgia" w:eastAsia="Georgia" w:hAnsi="Georgia"/>
          <w:strike w:val="0"/>
          <w:vertAlign w:val="baseline"/>
          <w:rtl w:val="0"/>
        </w:rPr>
        <w:t xml:space="preserve">, Khamoni J stated that:</w:t>
      </w:r>
      <w:r w:rsidDel="00000000" w:rsidR="00000000" w:rsidRPr="00000000">
        <w:rPr>
          <w:rtl w:val="0"/>
        </w:rPr>
      </w:r>
    </w:p>
    <w:p w:rsidR="00000000" w:rsidDel="00000000" w:rsidP="00000000" w:rsidRDefault="00000000" w:rsidRPr="00000000" w14:paraId="000005E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EE">
      <w:pPr>
        <w:pageBreakBefore w:val="0"/>
        <w:ind w:left="720" w:firstLine="0"/>
        <w:rPr>
          <w:rFonts w:ascii="Georgia" w:cs="Georgia" w:eastAsia="Georgia" w:hAnsi="Georgia"/>
          <w:i w:val="0"/>
          <w:vertAlign w:val="baseline"/>
        </w:rPr>
      </w:pPr>
      <w:bookmarkStart w:colFirst="0" w:colLast="0" w:name="_heading=h.1fob9te" w:id="2"/>
      <w:bookmarkEnd w:id="2"/>
      <w:r w:rsidDel="00000000" w:rsidR="00000000" w:rsidRPr="00000000">
        <w:rPr>
          <w:rFonts w:ascii="Georgia" w:cs="Georgia" w:eastAsia="Georgia" w:hAnsi="Georgia"/>
          <w:strike w:val="0"/>
          <w:vertAlign w:val="baseline"/>
          <w:rtl w:val="0"/>
        </w:rPr>
        <w:t xml:space="preserve">“</w:t>
      </w:r>
      <w:r w:rsidDel="00000000" w:rsidR="00000000" w:rsidRPr="00000000">
        <w:rPr>
          <w:rFonts w:ascii="Georgia" w:cs="Georgia" w:eastAsia="Georgia" w:hAnsi="Georgia"/>
          <w:i w:val="1"/>
          <w:strike w:val="0"/>
          <w:vertAlign w:val="baseline"/>
          <w:rtl w:val="0"/>
        </w:rPr>
        <w:t xml:space="preserve">Each legal person is capable of being sued in a court of law… under Order LIII of the Civil Procedure Rules therefore, all that a legal person needs in his involvement in proceedings is sufficient interest.”</w:t>
      </w:r>
      <w:r w:rsidDel="00000000" w:rsidR="00000000" w:rsidRPr="00000000">
        <w:rPr>
          <w:rtl w:val="0"/>
        </w:rPr>
      </w:r>
    </w:p>
    <w:p w:rsidR="00000000" w:rsidDel="00000000" w:rsidP="00000000" w:rsidRDefault="00000000" w:rsidRPr="00000000" w14:paraId="000005EF">
      <w:pPr>
        <w:pStyle w:val="Heading1"/>
        <w:pageBreakBefore w:val="0"/>
        <w:spacing w:line="360" w:lineRule="auto"/>
        <w:ind w:left="720" w:hanging="180"/>
        <w:jc w:val="both"/>
        <w:rPr>
          <w:rFonts w:ascii="Georgia" w:cs="Georgia" w:eastAsia="Georgia" w:hAnsi="Georgia"/>
          <w:sz w:val="20"/>
          <w:szCs w:val="20"/>
          <w:vertAlign w:val="baseline"/>
        </w:rPr>
      </w:pPr>
      <w:r w:rsidDel="00000000" w:rsidR="00000000" w:rsidRPr="00000000">
        <w:rPr>
          <w:rFonts w:ascii="Georgia" w:cs="Georgia" w:eastAsia="Georgia" w:hAnsi="Georgia"/>
          <w:b w:val="1"/>
          <w:strike w:val="0"/>
          <w:sz w:val="20"/>
          <w:szCs w:val="20"/>
          <w:vertAlign w:val="baseline"/>
          <w:rtl w:val="0"/>
        </w:rPr>
        <w:t xml:space="preserve">Grounds for Judicial Review</w:t>
      </w:r>
      <w:r w:rsidDel="00000000" w:rsidR="00000000" w:rsidRPr="00000000">
        <w:rPr>
          <w:rtl w:val="0"/>
        </w:rPr>
      </w:r>
    </w:p>
    <w:p w:rsidR="00000000" w:rsidDel="00000000" w:rsidP="00000000" w:rsidRDefault="00000000" w:rsidRPr="00000000" w14:paraId="000005F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are various grounds upon which an aggrieved person may petition the court for Judicial Review. They include cases where:</w:t>
      </w:r>
      <w:r w:rsidDel="00000000" w:rsidR="00000000" w:rsidRPr="00000000">
        <w:rPr>
          <w:rtl w:val="0"/>
        </w:rPr>
      </w:r>
    </w:p>
    <w:p w:rsidR="00000000" w:rsidDel="00000000" w:rsidP="00000000" w:rsidRDefault="00000000" w:rsidRPr="00000000" w14:paraId="000005F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3">
      <w:pPr>
        <w:pageBreakBefore w:val="0"/>
        <w:numPr>
          <w:ilvl w:val="1"/>
          <w:numId w:val="26"/>
        </w:numPr>
        <w:ind w:left="180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body acts </w:t>
      </w:r>
      <w:r w:rsidDel="00000000" w:rsidR="00000000" w:rsidRPr="00000000">
        <w:rPr>
          <w:rFonts w:ascii="Georgia" w:cs="Georgia" w:eastAsia="Georgia" w:hAnsi="Georgia"/>
          <w:i w:val="1"/>
          <w:strike w:val="0"/>
          <w:vertAlign w:val="baseline"/>
          <w:rtl w:val="0"/>
        </w:rPr>
        <w:t xml:space="preserve">ultra vires;</w:t>
      </w:r>
      <w:r w:rsidDel="00000000" w:rsidR="00000000" w:rsidRPr="00000000">
        <w:rPr>
          <w:rtl w:val="0"/>
        </w:rPr>
      </w:r>
    </w:p>
    <w:p w:rsidR="00000000" w:rsidDel="00000000" w:rsidP="00000000" w:rsidRDefault="00000000" w:rsidRPr="00000000" w14:paraId="000005F4">
      <w:pPr>
        <w:pageBreakBefore w:val="0"/>
        <w:numPr>
          <w:ilvl w:val="1"/>
          <w:numId w:val="26"/>
        </w:numPr>
        <w:ind w:left="180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error of law;</w:t>
      </w:r>
      <w:r w:rsidDel="00000000" w:rsidR="00000000" w:rsidRPr="00000000">
        <w:rPr>
          <w:rtl w:val="0"/>
        </w:rPr>
      </w:r>
    </w:p>
    <w:p w:rsidR="00000000" w:rsidDel="00000000" w:rsidP="00000000" w:rsidRDefault="00000000" w:rsidRPr="00000000" w14:paraId="000005F5">
      <w:pPr>
        <w:pageBreakBefore w:val="0"/>
        <w:numPr>
          <w:ilvl w:val="1"/>
          <w:numId w:val="26"/>
        </w:numPr>
        <w:ind w:left="180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error of fact;</w:t>
      </w:r>
      <w:r w:rsidDel="00000000" w:rsidR="00000000" w:rsidRPr="00000000">
        <w:rPr>
          <w:rtl w:val="0"/>
        </w:rPr>
      </w:r>
    </w:p>
    <w:p w:rsidR="00000000" w:rsidDel="00000000" w:rsidP="00000000" w:rsidRDefault="00000000" w:rsidRPr="00000000" w14:paraId="000005F6">
      <w:pPr>
        <w:pageBreakBefore w:val="0"/>
        <w:numPr>
          <w:ilvl w:val="1"/>
          <w:numId w:val="26"/>
        </w:numPr>
        <w:ind w:left="180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abuse of power, irrelevance, lack of notice;</w:t>
      </w:r>
      <w:r w:rsidDel="00000000" w:rsidR="00000000" w:rsidRPr="00000000">
        <w:rPr>
          <w:rtl w:val="0"/>
        </w:rPr>
      </w:r>
    </w:p>
    <w:p w:rsidR="00000000" w:rsidDel="00000000" w:rsidP="00000000" w:rsidRDefault="00000000" w:rsidRPr="00000000" w14:paraId="000005F7">
      <w:pPr>
        <w:pageBreakBefore w:val="0"/>
        <w:numPr>
          <w:ilvl w:val="1"/>
          <w:numId w:val="26"/>
        </w:numPr>
        <w:ind w:left="180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bias, unfair hearing, procedural flaw, irrationality and bad faith; or where</w:t>
      </w:r>
      <w:r w:rsidDel="00000000" w:rsidR="00000000" w:rsidRPr="00000000">
        <w:rPr>
          <w:rtl w:val="0"/>
        </w:rPr>
      </w:r>
    </w:p>
    <w:p w:rsidR="00000000" w:rsidDel="00000000" w:rsidP="00000000" w:rsidRDefault="00000000" w:rsidRPr="00000000" w14:paraId="000005F8">
      <w:pPr>
        <w:pageBreakBefore w:val="0"/>
        <w:numPr>
          <w:ilvl w:val="1"/>
          <w:numId w:val="26"/>
        </w:numPr>
        <w:ind w:left="180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There is a breach of the principles of natural justice.</w:t>
      </w:r>
      <w:r w:rsidDel="00000000" w:rsidR="00000000" w:rsidRPr="00000000">
        <w:rPr>
          <w:rtl w:val="0"/>
        </w:rPr>
      </w:r>
    </w:p>
    <w:p w:rsidR="00000000" w:rsidDel="00000000" w:rsidP="00000000" w:rsidRDefault="00000000" w:rsidRPr="00000000" w14:paraId="000005F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list is not exhaustive and most of these grounds have an overlapping effect. Lord Diplock in </w:t>
      </w:r>
      <w:r w:rsidDel="00000000" w:rsidR="00000000" w:rsidRPr="00000000">
        <w:rPr>
          <w:rFonts w:ascii="Georgia" w:cs="Georgia" w:eastAsia="Georgia" w:hAnsi="Georgia"/>
          <w:b w:val="1"/>
          <w:strike w:val="0"/>
          <w:u w:val="single"/>
          <w:vertAlign w:val="baseline"/>
          <w:rtl w:val="0"/>
        </w:rPr>
        <w:t xml:space="preserve">Council of Civil Service Unions v Minister of Civil Service, (1985) AC 374,</w:t>
      </w:r>
      <w:r w:rsidDel="00000000" w:rsidR="00000000" w:rsidRPr="00000000">
        <w:rPr>
          <w:rFonts w:ascii="Georgia" w:cs="Georgia" w:eastAsia="Georgia" w:hAnsi="Georgia"/>
          <w:strike w:val="0"/>
          <w:vertAlign w:val="baseline"/>
          <w:rtl w:val="0"/>
        </w:rPr>
        <w:t xml:space="preserve"> condensed these grounds into three broad categories namely:</w:t>
      </w:r>
      <w:r w:rsidDel="00000000" w:rsidR="00000000" w:rsidRPr="00000000">
        <w:rPr>
          <w:rtl w:val="0"/>
        </w:rPr>
      </w:r>
    </w:p>
    <w:p w:rsidR="00000000" w:rsidDel="00000000" w:rsidP="00000000" w:rsidRDefault="00000000" w:rsidRPr="00000000" w14:paraId="000005F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C">
      <w:pPr>
        <w:pageBreakBefore w:val="0"/>
        <w:numPr>
          <w:ilvl w:val="0"/>
          <w:numId w:val="27"/>
        </w:numPr>
        <w:ind w:left="180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Illegality</w:t>
      </w:r>
      <w:r w:rsidDel="00000000" w:rsidR="00000000" w:rsidRPr="00000000">
        <w:rPr>
          <w:rtl w:val="0"/>
        </w:rPr>
      </w:r>
    </w:p>
    <w:p w:rsidR="00000000" w:rsidDel="00000000" w:rsidP="00000000" w:rsidRDefault="00000000" w:rsidRPr="00000000" w14:paraId="000005FD">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5FE">
      <w:pPr>
        <w:pageBreakBefore w:val="0"/>
        <w:ind w:left="180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was held in this case that illegality becomes a ground for Judicial Review when a decision-maker fails to understand and give effect to the law that regulates his decision-making power. For instance, if a decision-maker takes into account as a relevant factor something that it should not properly take into account in deciding whether or not to exercise the power, then the decision that body makes may be revoked. The converse is also the case. That is, failing to take into consideration important relevant matters in making a decision will render the decision void. Some of the grounds that fall under this category include:</w:t>
      </w:r>
      <w:r w:rsidDel="00000000" w:rsidR="00000000" w:rsidRPr="00000000">
        <w:rPr>
          <w:rtl w:val="0"/>
        </w:rPr>
      </w:r>
    </w:p>
    <w:p w:rsidR="00000000" w:rsidDel="00000000" w:rsidP="00000000" w:rsidRDefault="00000000" w:rsidRPr="00000000" w14:paraId="000005FF">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0">
      <w:pPr>
        <w:pageBreakBefore w:val="0"/>
        <w:numPr>
          <w:ilvl w:val="2"/>
          <w:numId w:val="27"/>
        </w:numPr>
        <w:ind w:left="30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Errors of law;</w:t>
      </w:r>
      <w:r w:rsidDel="00000000" w:rsidR="00000000" w:rsidRPr="00000000">
        <w:rPr>
          <w:rtl w:val="0"/>
        </w:rPr>
      </w:r>
    </w:p>
    <w:p w:rsidR="00000000" w:rsidDel="00000000" w:rsidP="00000000" w:rsidRDefault="00000000" w:rsidRPr="00000000" w14:paraId="00000601">
      <w:pPr>
        <w:pageBreakBefore w:val="0"/>
        <w:numPr>
          <w:ilvl w:val="2"/>
          <w:numId w:val="27"/>
        </w:numPr>
        <w:ind w:left="30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Jurisdictional errors;</w:t>
      </w:r>
      <w:r w:rsidDel="00000000" w:rsidR="00000000" w:rsidRPr="00000000">
        <w:rPr>
          <w:rtl w:val="0"/>
        </w:rPr>
      </w:r>
    </w:p>
    <w:p w:rsidR="00000000" w:rsidDel="00000000" w:rsidP="00000000" w:rsidRDefault="00000000" w:rsidRPr="00000000" w14:paraId="00000602">
      <w:pPr>
        <w:pageBreakBefore w:val="0"/>
        <w:numPr>
          <w:ilvl w:val="2"/>
          <w:numId w:val="27"/>
        </w:numPr>
        <w:ind w:left="306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Errors of fact, unreasonableness; and </w:t>
      </w:r>
      <w:r w:rsidDel="00000000" w:rsidR="00000000" w:rsidRPr="00000000">
        <w:rPr>
          <w:rtl w:val="0"/>
        </w:rPr>
      </w:r>
    </w:p>
    <w:p w:rsidR="00000000" w:rsidDel="00000000" w:rsidP="00000000" w:rsidRDefault="00000000" w:rsidRPr="00000000" w14:paraId="00000603">
      <w:pPr>
        <w:pageBreakBefore w:val="0"/>
        <w:numPr>
          <w:ilvl w:val="2"/>
          <w:numId w:val="27"/>
        </w:numPr>
        <w:ind w:left="3060" w:hanging="360"/>
        <w:rPr>
          <w:rFonts w:ascii="Georgia" w:cs="Georgia" w:eastAsia="Georgia" w:hAnsi="Georgia"/>
          <w:vertAlign w:val="baseline"/>
        </w:rPr>
      </w:pPr>
      <w:r w:rsidDel="00000000" w:rsidR="00000000" w:rsidRPr="00000000">
        <w:rPr>
          <w:rFonts w:ascii="Georgia" w:cs="Georgia" w:eastAsia="Georgia" w:hAnsi="Georgia"/>
          <w:i w:val="1"/>
          <w:strike w:val="0"/>
          <w:vertAlign w:val="baseline"/>
          <w:rtl w:val="0"/>
        </w:rPr>
        <w:t xml:space="preserve">Ultra vires</w:t>
      </w:r>
      <w:r w:rsidDel="00000000" w:rsidR="00000000" w:rsidRPr="00000000">
        <w:rPr>
          <w:rFonts w:ascii="Georgia" w:cs="Georgia" w:eastAsia="Georgia" w:hAnsi="Georgia"/>
          <w:strike w:val="0"/>
          <w:vertAlign w:val="baseline"/>
          <w:rtl w:val="0"/>
        </w:rPr>
        <w:t xml:space="preserve">.</w:t>
      </w:r>
      <w:r w:rsidDel="00000000" w:rsidR="00000000" w:rsidRPr="00000000">
        <w:rPr>
          <w:rtl w:val="0"/>
        </w:rPr>
      </w:r>
    </w:p>
    <w:p w:rsidR="00000000" w:rsidDel="00000000" w:rsidP="00000000" w:rsidRDefault="00000000" w:rsidRPr="00000000" w14:paraId="00000604">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5">
      <w:pPr>
        <w:pageBreakBefore w:val="0"/>
        <w:ind w:left="180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BEL will argue that the KBS committed errors of law by disregarding the laid down procedure spelt out under section 13 of the</w:t>
      </w:r>
      <w:r w:rsidDel="00000000" w:rsidR="00000000" w:rsidRPr="00000000">
        <w:rPr>
          <w:rFonts w:ascii="Georgia" w:cs="Georgia" w:eastAsia="Georgia" w:hAnsi="Georgia"/>
          <w:b w:val="1"/>
          <w:strike w:val="0"/>
          <w:vertAlign w:val="baseline"/>
          <w:rtl w:val="0"/>
        </w:rPr>
        <w:t xml:space="preserve"> Standards Act </w:t>
      </w:r>
      <w:r w:rsidDel="00000000" w:rsidR="00000000" w:rsidRPr="00000000">
        <w:rPr>
          <w:rFonts w:ascii="Georgia" w:cs="Georgia" w:eastAsia="Georgia" w:hAnsi="Georgia"/>
          <w:strike w:val="0"/>
          <w:vertAlign w:val="baseline"/>
          <w:rtl w:val="0"/>
        </w:rPr>
        <w:t xml:space="preserve">before ordering the goods to be seized and destroyed. Section 13 provides that before destroying or confiscating any goods, officials are to take samples of the said goods in the presence of a company representative. No such inspection or taking of samples appears to have been done on the basis of our facts here.</w:t>
      </w:r>
      <w:r w:rsidDel="00000000" w:rsidR="00000000" w:rsidRPr="00000000">
        <w:rPr>
          <w:rtl w:val="0"/>
        </w:rPr>
      </w:r>
    </w:p>
    <w:p w:rsidR="00000000" w:rsidDel="00000000" w:rsidP="00000000" w:rsidRDefault="00000000" w:rsidRPr="00000000" w14:paraId="00000606">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It would appear that there is an error of law on the face of the record on the facts as stated. An error of the law on the face of the record is an error which may be ascertained by an examination of the record of proceedings without recourse to any evidence. Just by looking at the record of proceedings, one can tell that the law was not followed.</w:t>
      </w:r>
    </w:p>
    <w:p w:rsidR="00000000" w:rsidDel="00000000" w:rsidP="00000000" w:rsidRDefault="00000000" w:rsidRPr="00000000" w14:paraId="0000060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09">
      <w:pPr>
        <w:pageBreakBefore w:val="0"/>
        <w:ind w:left="1800" w:firstLine="0"/>
        <w:jc w:val="both"/>
        <w:rPr>
          <w:rFonts w:ascii="Georgia" w:cs="Georgia" w:eastAsia="Georgia" w:hAnsi="Georgia"/>
          <w:vertAlign w:val="baseline"/>
        </w:rPr>
      </w:pPr>
      <w:bookmarkStart w:colFirst="0" w:colLast="0" w:name="_heading=h.3znysh7" w:id="3"/>
      <w:bookmarkEnd w:id="3"/>
      <w:r w:rsidDel="00000000" w:rsidR="00000000" w:rsidRPr="00000000">
        <w:rPr>
          <w:rFonts w:ascii="Georgia" w:cs="Georgia" w:eastAsia="Georgia" w:hAnsi="Georgia"/>
          <w:strike w:val="0"/>
          <w:vertAlign w:val="baseline"/>
          <w:rtl w:val="0"/>
        </w:rPr>
        <w:t xml:space="preserve">The result of an error of law is that the decision made in error and all the acts done in error of law are invalidated upon Judicial Review.</w:t>
      </w:r>
      <w:r w:rsidDel="00000000" w:rsidR="00000000" w:rsidRPr="00000000">
        <w:rPr>
          <w:rtl w:val="0"/>
        </w:rPr>
      </w:r>
    </w:p>
    <w:p w:rsidR="00000000" w:rsidDel="00000000" w:rsidP="00000000" w:rsidRDefault="00000000" w:rsidRPr="00000000" w14:paraId="0000060A">
      <w:pPr>
        <w:pStyle w:val="Heading1"/>
        <w:pageBreakBefore w:val="0"/>
        <w:spacing w:line="360" w:lineRule="auto"/>
        <w:ind w:left="1800" w:hanging="180"/>
        <w:jc w:val="both"/>
        <w:rPr>
          <w:rFonts w:ascii="Georgia" w:cs="Georgia" w:eastAsia="Georgia" w:hAnsi="Georgia"/>
          <w:color w:val="000000"/>
          <w:sz w:val="20"/>
          <w:szCs w:val="2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R v Northumberland Compensation Appeals Tribunal ex parte Shaw (1952) 1 KB 338.</w:t>
      </w:r>
      <w:r w:rsidDel="00000000" w:rsidR="00000000" w:rsidRPr="00000000">
        <w:rPr>
          <w:rtl w:val="0"/>
        </w:rPr>
      </w:r>
    </w:p>
    <w:p w:rsidR="00000000" w:rsidDel="00000000" w:rsidP="00000000" w:rsidRDefault="00000000" w:rsidRPr="00000000" w14:paraId="0000060B">
      <w:pPr>
        <w:pageBreakBefore w:val="0"/>
        <w:jc w:val="both"/>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this case a former employee of an administrative body claimed compensation on termination of his employment. Under the applicable regulations the tribunal was required to assess compensation payable by aggregating two periods of employment i.e. the law was saying in computing compensation the tribunal would have to aggregate two periods of employment. In its decision the tribunal stated that of the two periods of employment, they would take into account only the second period. Upon application for judicial review the decision of the tribunal was quashed because of an error of law had been committed. The court found that this amounted to an error on the face of the record and the decision was quashed. The court issued an order of certiorari. The main remedy where there is an error of law or an error on the face of the record is certiorari as defined above.</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60E">
      <w:pPr>
        <w:pStyle w:val="Heading2"/>
        <w:pageBreakBefore w:val="0"/>
        <w:ind w:left="1800" w:firstLine="0"/>
        <w:rPr>
          <w:rFonts w:ascii="Georgia" w:cs="Georgia" w:eastAsia="Georgia" w:hAnsi="Georgia"/>
          <w:i w:val="0"/>
          <w:sz w:val="20"/>
          <w:szCs w:val="20"/>
          <w:u w:val="single"/>
          <w:vertAlign w:val="baseline"/>
        </w:rPr>
      </w:pPr>
      <w:r w:rsidDel="00000000" w:rsidR="00000000" w:rsidRPr="00000000">
        <w:rPr>
          <w:rFonts w:ascii="Georgia" w:cs="Georgia" w:eastAsia="Georgia" w:hAnsi="Georgia"/>
          <w:b w:val="1"/>
          <w:i w:val="0"/>
          <w:strike w:val="0"/>
          <w:sz w:val="20"/>
          <w:szCs w:val="20"/>
          <w:u w:val="single"/>
          <w:vertAlign w:val="baseline"/>
          <w:rtl w:val="0"/>
        </w:rPr>
        <w:t xml:space="preserve">Kenneth Matiba v The Attorney General High Court Misc. Civil App. No. 790 of 1993</w:t>
      </w:r>
      <w:r w:rsidDel="00000000" w:rsidR="00000000" w:rsidRPr="00000000">
        <w:rPr>
          <w:rtl w:val="0"/>
        </w:rPr>
      </w:r>
    </w:p>
    <w:p w:rsidR="00000000" w:rsidDel="00000000" w:rsidP="00000000" w:rsidRDefault="00000000" w:rsidRPr="00000000" w14:paraId="0000060F">
      <w:pPr>
        <w:pageBreakBefore w:val="0"/>
        <w:jc w:val="both"/>
        <w:rPr>
          <w:rFonts w:ascii="Georgia" w:cs="Georgia" w:eastAsia="Georgia" w:hAnsi="Georgia"/>
          <w:b w:val="0"/>
          <w:color w:val="0000ff"/>
          <w:u w:val="single"/>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this case the court considered a decision made by the rules committee of the High Court regarding applications for leave to apply for Judicial Review. The rules committee of the High Court is empowered to make rules for Judicial Review and these rules must be in conformity with the enabling statute which is the </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Law Reform Act</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(Cap 26)</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By Legal Notice No. 164 of 1992, the committee purported to amend Order 53 of the Civil Procedure Rules by doing away with the requirement of leave as a condition precedent to applying for Judicial Review. In doing so, they failed to adhere to sections 8 and 9 of the </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Law Reform Act</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which is the enabling statute. The court ruled that the act of the rules committee was null and void to the extent that it was not in conformity with the enabling statute.</w:t>
      </w:r>
    </w:p>
    <w:p w:rsidR="00000000" w:rsidDel="00000000" w:rsidP="00000000" w:rsidRDefault="00000000" w:rsidRPr="00000000" w14:paraId="00000611">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2">
      <w:pPr>
        <w:pageBreakBefore w:val="0"/>
        <w:ind w:left="180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This would give credence to the fact that where the statute is clear on following a certain procedure, that procedure must be followed.</w:t>
      </w:r>
      <w:r w:rsidDel="00000000" w:rsidR="00000000" w:rsidRPr="00000000">
        <w:rPr>
          <w:rtl w:val="0"/>
        </w:rPr>
      </w:r>
    </w:p>
    <w:p w:rsidR="00000000" w:rsidDel="00000000" w:rsidP="00000000" w:rsidRDefault="00000000" w:rsidRPr="00000000" w14:paraId="00000613">
      <w:pPr>
        <w:pageBreakBefore w:val="0"/>
        <w:ind w:left="180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14">
      <w:pPr>
        <w:pageBreakBefore w:val="0"/>
        <w:ind w:left="1800" w:firstLine="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15">
      <w:pPr>
        <w:pageBreakBefore w:val="0"/>
        <w:numPr>
          <w:ilvl w:val="0"/>
          <w:numId w:val="27"/>
        </w:numPr>
        <w:ind w:left="1800" w:hanging="72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Irrationality</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16">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7">
      <w:pPr>
        <w:pageBreakBefore w:val="0"/>
        <w:ind w:left="1800" w:firstLine="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this head, if a decision-making body or an administrative body acts irrationally, whatever that body does irrationally or whatever decision it makes irrationally can be invalidated upon Judicial Review. “Irrationally” means conduct beyond the range of responses reasonably open to an administrative body. In determining whether a particular act or decision is irrational, a reviewing court will consider whether a public body has done something which a reasonable body with the same function and confronted with the same circumstances would do. This is an objective test.</w:t>
      </w:r>
      <w:r w:rsidDel="00000000" w:rsidR="00000000" w:rsidRPr="00000000">
        <w:rPr>
          <w:rtl w:val="0"/>
        </w:rPr>
      </w:r>
    </w:p>
    <w:p w:rsidR="00000000" w:rsidDel="00000000" w:rsidP="00000000" w:rsidRDefault="00000000" w:rsidRPr="00000000" w14:paraId="00000618">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 </w:t>
      </w:r>
      <w:r w:rsidDel="00000000" w:rsidR="00000000" w:rsidRPr="00000000">
        <w:rPr>
          <w:rFonts w:ascii="Georgia" w:cs="Georgia" w:eastAsia="Georgia" w:hAnsi="Georgia"/>
          <w:b w:val="1"/>
          <w:i w:val="0"/>
          <w:smallCaps w:val="0"/>
          <w:strike w:val="0"/>
          <w:color w:val="000000"/>
          <w:sz w:val="20"/>
          <w:szCs w:val="20"/>
          <w:u w:val="single"/>
          <w:shd w:fill="auto" w:val="clear"/>
          <w:vertAlign w:val="baseline"/>
          <w:rtl w:val="0"/>
        </w:rPr>
        <w:t xml:space="preserve">R v Ealing London Borough Council ex parte Times Newspaper Ltd, (1986) 85 LGR 316</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there was a clear case of abuse of power prompted by an irrelevant consideration where some local authorities refused to provide certain newspapers in their public libraries. Their reason for the ban was that they were politically hostile to the newspapers’ proprietors, who had dismissed many of their workers when they went on strike. The ulterior political object of the local authorities was irrelevant to their statutory duty to provide a comprehensive and efficient library service.</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i w:val="0"/>
          <w:smallCaps w:val="0"/>
          <w:strike w:val="0"/>
          <w:color w:val="000000"/>
          <w:sz w:val="20"/>
          <w:szCs w:val="20"/>
          <w:u w:val="single"/>
          <w:shd w:fill="auto" w:val="clear"/>
          <w:vertAlign w:val="baseline"/>
          <w:rtl w:val="0"/>
        </w:rPr>
        <w:t xml:space="preserve">R v Secretary of State for Environment ex parte Fielder Estates (Canvey Limited, (1989) 57 P &amp; CR 424</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is a case that illustrates behaviour that has been deemed irrational. After a planning application to build houses close to Canvey Island had been refused, a public inquiry was set up which was expected to last for three days. One of the objectors was to give its evidence on the second day but when it arrived to do so, the inspector had already closed the inquiry. The parties complained and a second inquiry was set up. However, no notice of this was issued to the parties. The court held that failure to act with procedural fairness amounts to irrationality.</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Applying the law to the facts here, BEL will argue that by failing to have an inspection, by failing to take samples and by failing to have one of its representatives present at any inspection amounts to irrationality by the KBS. No reasonable body confronted with the same circumstances would have come to such a decision to destroy BEL’s goods.</w:t>
      </w:r>
    </w:p>
    <w:p w:rsidR="00000000" w:rsidDel="00000000" w:rsidP="00000000" w:rsidRDefault="00000000" w:rsidRPr="00000000" w14:paraId="0000061E">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1F">
      <w:pPr>
        <w:pageBreakBefore w:val="0"/>
        <w:numPr>
          <w:ilvl w:val="0"/>
          <w:numId w:val="27"/>
        </w:numPr>
        <w:ind w:left="180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Procedural impropriety</w:t>
      </w:r>
      <w:r w:rsidDel="00000000" w:rsidR="00000000" w:rsidRPr="00000000">
        <w:rPr>
          <w:rtl w:val="0"/>
        </w:rPr>
      </w:r>
    </w:p>
    <w:p w:rsidR="00000000" w:rsidDel="00000000" w:rsidP="00000000" w:rsidRDefault="00000000" w:rsidRPr="00000000" w14:paraId="00000620">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1">
      <w:pPr>
        <w:pageBreakBefore w:val="0"/>
        <w:ind w:left="180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Procedural impropriety encompasses two aspects:</w:t>
      </w:r>
      <w:r w:rsidDel="00000000" w:rsidR="00000000" w:rsidRPr="00000000">
        <w:rPr>
          <w:rtl w:val="0"/>
        </w:rPr>
      </w:r>
    </w:p>
    <w:p w:rsidR="00000000" w:rsidDel="00000000" w:rsidP="00000000" w:rsidRDefault="00000000" w:rsidRPr="00000000" w14:paraId="00000622">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3">
      <w:pPr>
        <w:pageBreakBefore w:val="0"/>
        <w:ind w:left="180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w:t>
        <w:tab/>
        <w:t xml:space="preserve">Procedural </w:t>
      </w:r>
      <w:r w:rsidDel="00000000" w:rsidR="00000000" w:rsidRPr="00000000">
        <w:rPr>
          <w:rFonts w:ascii="Georgia" w:cs="Georgia" w:eastAsia="Georgia" w:hAnsi="Georgia"/>
          <w:i w:val="1"/>
          <w:strike w:val="0"/>
          <w:vertAlign w:val="baseline"/>
          <w:rtl w:val="0"/>
        </w:rPr>
        <w:t xml:space="preserve">ultra vires</w:t>
      </w:r>
      <w:r w:rsidDel="00000000" w:rsidR="00000000" w:rsidRPr="00000000">
        <w:rPr>
          <w:rFonts w:ascii="Georgia" w:cs="Georgia" w:eastAsia="Georgia" w:hAnsi="Georgia"/>
          <w:strike w:val="0"/>
          <w:vertAlign w:val="baseline"/>
          <w:rtl w:val="0"/>
        </w:rPr>
        <w:t xml:space="preserve"> </w:t>
      </w:r>
      <w:r w:rsidDel="00000000" w:rsidR="00000000" w:rsidRPr="00000000">
        <w:rPr>
          <w:rtl w:val="0"/>
        </w:rPr>
      </w:r>
    </w:p>
    <w:p w:rsidR="00000000" w:rsidDel="00000000" w:rsidP="00000000" w:rsidRDefault="00000000" w:rsidRPr="00000000" w14:paraId="00000624">
      <w:pPr>
        <w:pageBreakBefore w:val="0"/>
        <w:ind w:left="180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This describes the situation where an administrative body fails to follow prescribed procedure. It also includes instances where an error occurs in following the prescribed procedure. If a body has done something that amounts to procedural </w:t>
      </w:r>
      <w:r w:rsidDel="00000000" w:rsidR="00000000" w:rsidRPr="00000000">
        <w:rPr>
          <w:rFonts w:ascii="Georgia" w:cs="Georgia" w:eastAsia="Georgia" w:hAnsi="Georgia"/>
          <w:b w:val="0"/>
          <w:i w:val="1"/>
          <w:smallCaps w:val="0"/>
          <w:strike w:val="0"/>
          <w:color w:val="000000"/>
          <w:sz w:val="20"/>
          <w:szCs w:val="20"/>
          <w:u w:val="none"/>
          <w:shd w:fill="auto" w:val="clear"/>
          <w:vertAlign w:val="baseline"/>
          <w:rtl w:val="0"/>
        </w:rPr>
        <w:t xml:space="preserve">ultra vires</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the court will be prepared to apply the doctrine of </w:t>
      </w:r>
      <w:r w:rsidDel="00000000" w:rsidR="00000000" w:rsidRPr="00000000">
        <w:rPr>
          <w:rFonts w:ascii="Georgia" w:cs="Georgia" w:eastAsia="Georgia" w:hAnsi="Georgia"/>
          <w:b w:val="0"/>
          <w:i w:val="1"/>
          <w:smallCaps w:val="0"/>
          <w:strike w:val="0"/>
          <w:color w:val="000000"/>
          <w:sz w:val="20"/>
          <w:szCs w:val="20"/>
          <w:u w:val="none"/>
          <w:shd w:fill="auto" w:val="clear"/>
          <w:vertAlign w:val="baseline"/>
          <w:rtl w:val="0"/>
        </w:rPr>
        <w:t xml:space="preserve">ultra vires</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to invalidate that action. The effect of finding that an act or a decision is </w:t>
      </w:r>
      <w:r w:rsidDel="00000000" w:rsidR="00000000" w:rsidRPr="00000000">
        <w:rPr>
          <w:rFonts w:ascii="Georgia" w:cs="Georgia" w:eastAsia="Georgia" w:hAnsi="Georgia"/>
          <w:b w:val="0"/>
          <w:i w:val="1"/>
          <w:smallCaps w:val="0"/>
          <w:strike w:val="0"/>
          <w:color w:val="000000"/>
          <w:sz w:val="20"/>
          <w:szCs w:val="20"/>
          <w:u w:val="none"/>
          <w:shd w:fill="auto" w:val="clear"/>
          <w:vertAlign w:val="baseline"/>
          <w:rtl w:val="0"/>
        </w:rPr>
        <w:t xml:space="preserve">ultra vires</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is a declaration by the court that the act or decision is null and void</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 relevant authority is </w:t>
      </w:r>
      <w:r w:rsidDel="00000000" w:rsidR="00000000" w:rsidRPr="00000000">
        <w:rPr>
          <w:rFonts w:ascii="Georgia" w:cs="Georgia" w:eastAsia="Georgia" w:hAnsi="Georgia"/>
          <w:b w:val="1"/>
          <w:i w:val="0"/>
          <w:smallCaps w:val="0"/>
          <w:strike w:val="0"/>
          <w:color w:val="000000"/>
          <w:sz w:val="20"/>
          <w:szCs w:val="20"/>
          <w:u w:val="single"/>
          <w:shd w:fill="auto" w:val="clear"/>
          <w:vertAlign w:val="baseline"/>
          <w:rtl w:val="0"/>
        </w:rPr>
        <w:t xml:space="preserve">White and Collins v Minister of Health, [1939] 2 KB 838 </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where a housing authority was granted power under the </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Housing Act</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of 1936 to acquire land compulsorily for housing provided that such land did not form part of any park, garden or pleasure ground. The Housing Authority went ahead and acquired land or purported to acquire land that was a park. After they acquired this land, they sought and obtained confirmation of their acquisition from the Minister of Health (the one responsible for giving confirmation of such services). The parties brought a suit seeking to have the purchase order invalidated on the grounds that the order to purchase this land was </w:t>
      </w:r>
      <w:r w:rsidDel="00000000" w:rsidR="00000000" w:rsidRPr="00000000">
        <w:rPr>
          <w:rFonts w:ascii="Georgia" w:cs="Georgia" w:eastAsia="Georgia" w:hAnsi="Georgia"/>
          <w:b w:val="0"/>
          <w:i w:val="1"/>
          <w:smallCaps w:val="0"/>
          <w:strike w:val="0"/>
          <w:color w:val="000000"/>
          <w:sz w:val="20"/>
          <w:szCs w:val="20"/>
          <w:u w:val="none"/>
          <w:shd w:fill="auto" w:val="clear"/>
          <w:vertAlign w:val="baseline"/>
          <w:rtl w:val="0"/>
        </w:rPr>
        <w:t xml:space="preserve">ultra vires</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The purchase itself was also </w:t>
      </w:r>
      <w:r w:rsidDel="00000000" w:rsidR="00000000" w:rsidRPr="00000000">
        <w:rPr>
          <w:rFonts w:ascii="Georgia" w:cs="Georgia" w:eastAsia="Georgia" w:hAnsi="Georgia"/>
          <w:b w:val="0"/>
          <w:i w:val="1"/>
          <w:smallCaps w:val="0"/>
          <w:strike w:val="0"/>
          <w:color w:val="000000"/>
          <w:sz w:val="20"/>
          <w:szCs w:val="20"/>
          <w:u w:val="none"/>
          <w:shd w:fill="auto" w:val="clear"/>
          <w:vertAlign w:val="baseline"/>
          <w:rtl w:val="0"/>
        </w:rPr>
        <w:t xml:space="preserve">ultra vires</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because the land was a park and there was a statutory restriction on the purchase of any land that was a park. The court quashed the order for purchase as well as the purchase declaring it null and void.</w:t>
        <w:tab/>
      </w:r>
    </w:p>
    <w:p w:rsidR="00000000" w:rsidDel="00000000" w:rsidP="00000000" w:rsidRDefault="00000000" w:rsidRPr="00000000" w14:paraId="0000062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9">
      <w:pPr>
        <w:pageBreakBefore w:val="0"/>
        <w:ind w:left="14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Applying the law to our facts here, BEL will plead that the failure to inspect and to have their representative present at such inspection amounted to procedural </w:t>
      </w:r>
      <w:r w:rsidDel="00000000" w:rsidR="00000000" w:rsidRPr="00000000">
        <w:rPr>
          <w:rFonts w:ascii="Georgia" w:cs="Georgia" w:eastAsia="Georgia" w:hAnsi="Georgia"/>
          <w:i w:val="1"/>
          <w:strike w:val="0"/>
          <w:vertAlign w:val="baseline"/>
          <w:rtl w:val="0"/>
        </w:rPr>
        <w:t xml:space="preserve">ultra vires </w:t>
      </w:r>
      <w:r w:rsidDel="00000000" w:rsidR="00000000" w:rsidRPr="00000000">
        <w:rPr>
          <w:rFonts w:ascii="Georgia" w:cs="Georgia" w:eastAsia="Georgia" w:hAnsi="Georgia"/>
          <w:strike w:val="0"/>
          <w:vertAlign w:val="baseline"/>
          <w:rtl w:val="0"/>
        </w:rPr>
        <w:t xml:space="preserve">on the part of the KBS and will pray to have its decision quashed.</w:t>
      </w:r>
      <w:r w:rsidDel="00000000" w:rsidR="00000000" w:rsidRPr="00000000">
        <w:rPr>
          <w:rtl w:val="0"/>
        </w:rPr>
      </w:r>
    </w:p>
    <w:p w:rsidR="00000000" w:rsidDel="00000000" w:rsidP="00000000" w:rsidRDefault="00000000" w:rsidRPr="00000000" w14:paraId="0000062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B">
      <w:pPr>
        <w:pageBreakBefore w:val="0"/>
        <w:ind w:left="14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(b)</w:t>
        <w:tab/>
        <w:t xml:space="preserve">Common law rules of natural justice.</w:t>
      </w:r>
      <w:r w:rsidDel="00000000" w:rsidR="00000000" w:rsidRPr="00000000">
        <w:rPr>
          <w:rtl w:val="0"/>
        </w:rPr>
      </w:r>
    </w:p>
    <w:p w:rsidR="00000000" w:rsidDel="00000000" w:rsidP="00000000" w:rsidRDefault="00000000" w:rsidRPr="00000000" w14:paraId="0000062C">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D">
      <w:pPr>
        <w:pageBreakBefore w:val="0"/>
        <w:ind w:left="14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Whereas we do have procedure prescribed in statutes, there are also matters of procedure that are not in the statutes but that are applicable under common law. This is where we find the procedural requirements that fall under the principles of natural justice. The principles of natural justice are a set of uncodified common law rules offering procedural safeguards and that have been developed over time by jurisprudence to ensure that decision-makers act according to basic standards of fairness.</w:t>
      </w:r>
      <w:r w:rsidDel="00000000" w:rsidR="00000000" w:rsidRPr="00000000">
        <w:rPr>
          <w:rtl w:val="0"/>
        </w:rPr>
      </w:r>
    </w:p>
    <w:p w:rsidR="00000000" w:rsidDel="00000000" w:rsidP="00000000" w:rsidRDefault="00000000" w:rsidRPr="00000000" w14:paraId="0000062E">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2F">
      <w:pPr>
        <w:pageBreakBefore w:val="0"/>
        <w:ind w:left="144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rules of natural justice are:</w:t>
      </w:r>
      <w:r w:rsidDel="00000000" w:rsidR="00000000" w:rsidRPr="00000000">
        <w:rPr>
          <w:rtl w:val="0"/>
        </w:rPr>
      </w:r>
    </w:p>
    <w:p w:rsidR="00000000" w:rsidDel="00000000" w:rsidP="00000000" w:rsidRDefault="00000000" w:rsidRPr="00000000" w14:paraId="00000630">
      <w:pPr>
        <w:pageBreakBefore w:val="0"/>
        <w:ind w:left="144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160" w:right="0" w:hanging="72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w:t>
        <w:tab/>
      </w:r>
      <w:r w:rsidDel="00000000" w:rsidR="00000000" w:rsidRPr="00000000">
        <w:rPr>
          <w:rFonts w:ascii="Georgia" w:cs="Georgia" w:eastAsia="Georgia" w:hAnsi="Georgia"/>
          <w:b w:val="0"/>
          <w:i w:val="1"/>
          <w:smallCaps w:val="0"/>
          <w:strike w:val="0"/>
          <w:color w:val="000000"/>
          <w:sz w:val="20"/>
          <w:szCs w:val="20"/>
          <w:u w:val="none"/>
          <w:shd w:fill="auto" w:val="clear"/>
          <w:vertAlign w:val="baseline"/>
          <w:rtl w:val="0"/>
        </w:rPr>
        <w:t xml:space="preserve">Nemo judex in causa sua</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 which means that procedures must be free from bias.</w:t>
      </w:r>
    </w:p>
    <w:p w:rsidR="00000000" w:rsidDel="00000000" w:rsidP="00000000" w:rsidRDefault="00000000" w:rsidRPr="00000000" w14:paraId="000006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1"/>
          <w:smallCaps w:val="0"/>
          <w:strike w:val="0"/>
          <w:color w:val="000000"/>
          <w:sz w:val="20"/>
          <w:szCs w:val="20"/>
          <w:u w:val="none"/>
          <w:shd w:fill="auto" w:val="clear"/>
          <w:vertAlign w:val="baseline"/>
          <w:rtl w:val="0"/>
        </w:rPr>
        <w:t xml:space="preserve">Audi alteram partem </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which means that no person should be condemned unheard. That is a person should not be denied an opportunity to be heard.</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These two principles have been broken down into a number of principles or rules which include the following:</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w:t>
        <w:tab/>
        <w:t xml:space="preserve">The right to be heard </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BEL has not been accorded an opportunity to be heard and therefore a decision to destroy its goods cannot stand as it appears to be a blatant violation of this principle of natural justice.</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(b)</w:t>
        <w:tab/>
        <w:t xml:space="preserve">Prior Notice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The KBS did not issue a notice of its intention to seize their goods. The Notice Form A, even though faxed to the company, was not addressed to either the BEL nor to any of its directors. In </w:t>
      </w:r>
      <w:r w:rsidDel="00000000" w:rsidR="00000000" w:rsidRPr="00000000">
        <w:rPr>
          <w:rFonts w:ascii="Georgia" w:cs="Georgia" w:eastAsia="Georgia" w:hAnsi="Georgia"/>
          <w:b w:val="1"/>
          <w:i w:val="0"/>
          <w:smallCaps w:val="0"/>
          <w:strike w:val="0"/>
          <w:color w:val="000000"/>
          <w:sz w:val="20"/>
          <w:szCs w:val="20"/>
          <w:u w:val="single"/>
          <w:shd w:fill="auto" w:val="clear"/>
          <w:vertAlign w:val="baseline"/>
          <w:rtl w:val="0"/>
        </w:rPr>
        <w:t xml:space="preserve">Fairmount Investments Limited v Secretary of State for the Environment, (1976) 2 All ER 865, </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no notice was given to the owner of a building of an intended order of compulsory purchase of land. It was held by the court that the order was in breach of the principles of natural justice.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w:t>
      </w:r>
      <w:r w:rsidDel="00000000" w:rsidR="00000000" w:rsidRPr="00000000">
        <w:rPr>
          <w:rFonts w:ascii="Georgia" w:cs="Georgia" w:eastAsia="Georgia" w:hAnsi="Georgia"/>
          <w:b w:val="1"/>
          <w:i w:val="0"/>
          <w:smallCaps w:val="0"/>
          <w:strike w:val="0"/>
          <w:color w:val="000000"/>
          <w:sz w:val="20"/>
          <w:szCs w:val="20"/>
          <w:u w:val="single"/>
          <w:shd w:fill="auto" w:val="clear"/>
          <w:vertAlign w:val="baseline"/>
          <w:rtl w:val="0"/>
        </w:rPr>
        <w:t xml:space="preserve">David Onyango Oloo v Attorney General, (Civil Appeal No. 152 of 1986)</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the court held that prior notice must be served upon the relevant party. The notice must contain sufficient detail to enable the person concerned to know the substance of any change, allegation or action to be taken against him.</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Giving reasons</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Justice must be seen to be done and done on a rational basis. Even though there is no mandatory rule to give reasons for a decision, it necessary to give reasons in order to show that a body has acted lawfully. In </w:t>
      </w:r>
      <w:r w:rsidDel="00000000" w:rsidR="00000000" w:rsidRPr="00000000">
        <w:rPr>
          <w:rFonts w:ascii="Georgia" w:cs="Georgia" w:eastAsia="Georgia" w:hAnsi="Georgia"/>
          <w:b w:val="1"/>
          <w:i w:val="0"/>
          <w:smallCaps w:val="0"/>
          <w:strike w:val="0"/>
          <w:color w:val="000000"/>
          <w:sz w:val="20"/>
          <w:szCs w:val="20"/>
          <w:u w:val="single"/>
          <w:shd w:fill="auto" w:val="clear"/>
          <w:vertAlign w:val="baseline"/>
          <w:rtl w:val="0"/>
        </w:rPr>
        <w:t xml:space="preserve">Radfield v Minister of Agriculture, (1968) DC 997, </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it was held that the absence of express reasons could lead to an inference that the Minister had no legitimate reasons for his decision.</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In </w:t>
      </w:r>
      <w:r w:rsidDel="00000000" w:rsidR="00000000" w:rsidRPr="00000000">
        <w:rPr>
          <w:rFonts w:ascii="Georgia" w:cs="Georgia" w:eastAsia="Georgia" w:hAnsi="Georgia"/>
          <w:b w:val="1"/>
          <w:i w:val="0"/>
          <w:smallCaps w:val="0"/>
          <w:strike w:val="0"/>
          <w:color w:val="000000"/>
          <w:sz w:val="20"/>
          <w:szCs w:val="20"/>
          <w:u w:val="single"/>
          <w:shd w:fill="auto" w:val="clear"/>
          <w:vertAlign w:val="baseline"/>
          <w:rtl w:val="0"/>
        </w:rPr>
        <w:t xml:space="preserve">R v Civil Services Appeal Board, ex parte Cunningham, (1991) 4 All ER 310</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it was held that although there was no statutory duty to give reasons, there was a common law requirement of natural justice to outline sufficient reasons to indicate whether the decision had been lawful.</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An analogy can be drawn to the present case. BEL will argue that no adequate reasons were adduced for the KBS decision and that this was therefore another breach of the principles of natural justice especially considering that there is evidence that the quality of the goods has been approved by the United Arab Emirates Quality Certificate Centre and in addition clearance has been obtained from the European Community (EC) Declaration of conformity Certificate indicating that the products complied with essential requirements of the relevant EC directive.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8">
      <w:pPr>
        <w:pageBreakBefore w:val="0"/>
        <w:ind w:left="720" w:firstLine="0"/>
        <w:rPr>
          <w:rFonts w:ascii="Georgia" w:cs="Georgia" w:eastAsia="Georgia" w:hAnsi="Georgia"/>
          <w:vertAlign w:val="baseline"/>
        </w:rPr>
      </w:pPr>
      <w:bookmarkStart w:colFirst="0" w:colLast="0" w:name="_heading=h.tyjcwt" w:id="5"/>
      <w:bookmarkEnd w:id="5"/>
      <w:r w:rsidDel="00000000" w:rsidR="00000000" w:rsidRPr="00000000">
        <w:rPr>
          <w:rFonts w:ascii="Georgia" w:cs="Georgia" w:eastAsia="Georgia" w:hAnsi="Georgia"/>
          <w:strike w:val="0"/>
          <w:vertAlign w:val="baseline"/>
          <w:rtl w:val="0"/>
        </w:rPr>
        <w:t xml:space="preserve">From the preceding, it appears that BEL has a good basis for seeking Judicial Review of the KBS decision and the chances of obtaining the orders of prohibition and certiorari are also good.</w:t>
      </w:r>
      <w:r w:rsidDel="00000000" w:rsidR="00000000" w:rsidRPr="00000000">
        <w:rPr>
          <w:rtl w:val="0"/>
        </w:rPr>
      </w:r>
    </w:p>
    <w:p w:rsidR="00000000" w:rsidDel="00000000" w:rsidP="00000000" w:rsidRDefault="00000000" w:rsidRPr="00000000" w14:paraId="00000649">
      <w:pPr>
        <w:pStyle w:val="Heading1"/>
        <w:pageBreakBefore w:val="0"/>
        <w:spacing w:line="360" w:lineRule="auto"/>
        <w:ind w:left="720" w:firstLine="720"/>
        <w:jc w:val="both"/>
        <w:rPr>
          <w:rFonts w:ascii="Georgia" w:cs="Georgia" w:eastAsia="Georgia" w:hAnsi="Georgia"/>
          <w:color w:val="000000"/>
          <w:sz w:val="20"/>
          <w:szCs w:val="20"/>
          <w:vertAlign w:val="baseline"/>
        </w:rPr>
      </w:pPr>
      <w:r w:rsidDel="00000000" w:rsidR="00000000" w:rsidRPr="00000000">
        <w:rPr>
          <w:rFonts w:ascii="Georgia" w:cs="Georgia" w:eastAsia="Georgia" w:hAnsi="Georgia"/>
          <w:b w:val="1"/>
          <w:strike w:val="0"/>
          <w:color w:val="000000"/>
          <w:sz w:val="20"/>
          <w:szCs w:val="20"/>
          <w:vertAlign w:val="baseline"/>
          <w:rtl w:val="0"/>
        </w:rPr>
        <w:t xml:space="preserve">Procedural steps to be taken</w:t>
      </w:r>
      <w:r w:rsidDel="00000000" w:rsidR="00000000" w:rsidRPr="00000000">
        <w:rPr>
          <w:rtl w:val="0"/>
        </w:rPr>
      </w:r>
    </w:p>
    <w:p w:rsidR="00000000" w:rsidDel="00000000" w:rsidP="00000000" w:rsidRDefault="00000000" w:rsidRPr="00000000" w14:paraId="0000064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ab/>
      </w:r>
      <w:r w:rsidDel="00000000" w:rsidR="00000000" w:rsidRPr="00000000">
        <w:rPr>
          <w:rtl w:val="0"/>
        </w:rPr>
      </w:r>
    </w:p>
    <w:p w:rsidR="00000000" w:rsidDel="00000000" w:rsidP="00000000" w:rsidRDefault="00000000" w:rsidRPr="00000000" w14:paraId="0000064B">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Under s 8 (1) of the </w:t>
      </w:r>
      <w:r w:rsidDel="00000000" w:rsidR="00000000" w:rsidRPr="00000000">
        <w:rPr>
          <w:rFonts w:ascii="Georgia" w:cs="Georgia" w:eastAsia="Georgia" w:hAnsi="Georgia"/>
          <w:b w:val="1"/>
          <w:strike w:val="0"/>
          <w:vertAlign w:val="baseline"/>
          <w:rtl w:val="0"/>
        </w:rPr>
        <w:t xml:space="preserve">Law Reform Act, </w:t>
      </w:r>
      <w:r w:rsidDel="00000000" w:rsidR="00000000" w:rsidRPr="00000000">
        <w:rPr>
          <w:rFonts w:ascii="Georgia" w:cs="Georgia" w:eastAsia="Georgia" w:hAnsi="Georgia"/>
          <w:strike w:val="0"/>
          <w:vertAlign w:val="baseline"/>
          <w:rtl w:val="0"/>
        </w:rPr>
        <w:t xml:space="preserve">the High Court has inherent powers to issue the orders of prohibition and certiorari. The application for Judicial Review must therefore be made to the High Court.</w:t>
      </w:r>
      <w:r w:rsidDel="00000000" w:rsidR="00000000" w:rsidRPr="00000000">
        <w:rPr>
          <w:rtl w:val="0"/>
        </w:rPr>
      </w:r>
    </w:p>
    <w:p w:rsidR="00000000" w:rsidDel="00000000" w:rsidP="00000000" w:rsidRDefault="00000000" w:rsidRPr="00000000" w14:paraId="0000064C">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4D">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first step is to apply to the High Court for leave to apply for Judicial Review. Application for leave is by way of Chamber Summons under the Civil Procedure Rules Order LIII. This application is made ex parte. Sub section 3 requires that notice be given for application for leave. The notice is to be given to the registrar of the High Court. The Chamber Summons contains the following particulars:</w:t>
      </w:r>
      <w:r w:rsidDel="00000000" w:rsidR="00000000" w:rsidRPr="00000000">
        <w:rPr>
          <w:rtl w:val="0"/>
        </w:rPr>
      </w:r>
    </w:p>
    <w:p w:rsidR="00000000" w:rsidDel="00000000" w:rsidP="00000000" w:rsidRDefault="00000000" w:rsidRPr="00000000" w14:paraId="0000064E">
      <w:pPr>
        <w:pageBreakBefore w:val="0"/>
        <w:ind w:left="108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4F">
      <w:pPr>
        <w:pageBreakBefore w:val="0"/>
        <w:numPr>
          <w:ilvl w:val="0"/>
          <w:numId w:val="31"/>
        </w:numPr>
        <w:ind w:left="18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statement setting out the name and description of the applicant;</w:t>
      </w:r>
      <w:r w:rsidDel="00000000" w:rsidR="00000000" w:rsidRPr="00000000">
        <w:rPr>
          <w:rtl w:val="0"/>
        </w:rPr>
      </w:r>
    </w:p>
    <w:p w:rsidR="00000000" w:rsidDel="00000000" w:rsidP="00000000" w:rsidRDefault="00000000" w:rsidRPr="00000000" w14:paraId="00000650">
      <w:pPr>
        <w:pageBreakBefore w:val="0"/>
        <w:numPr>
          <w:ilvl w:val="0"/>
          <w:numId w:val="31"/>
        </w:numPr>
        <w:ind w:left="18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relief sought;</w:t>
      </w:r>
      <w:r w:rsidDel="00000000" w:rsidR="00000000" w:rsidRPr="00000000">
        <w:rPr>
          <w:rtl w:val="0"/>
        </w:rPr>
      </w:r>
    </w:p>
    <w:p w:rsidR="00000000" w:rsidDel="00000000" w:rsidP="00000000" w:rsidRDefault="00000000" w:rsidRPr="00000000" w14:paraId="00000651">
      <w:pPr>
        <w:pageBreakBefore w:val="0"/>
        <w:numPr>
          <w:ilvl w:val="0"/>
          <w:numId w:val="31"/>
        </w:numPr>
        <w:ind w:left="18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orders sought; and</w:t>
      </w:r>
      <w:r w:rsidDel="00000000" w:rsidR="00000000" w:rsidRPr="00000000">
        <w:rPr>
          <w:rtl w:val="0"/>
        </w:rPr>
      </w:r>
    </w:p>
    <w:p w:rsidR="00000000" w:rsidDel="00000000" w:rsidP="00000000" w:rsidRDefault="00000000" w:rsidRPr="00000000" w14:paraId="00000652">
      <w:pPr>
        <w:pageBreakBefore w:val="0"/>
        <w:numPr>
          <w:ilvl w:val="0"/>
          <w:numId w:val="31"/>
        </w:numPr>
        <w:ind w:left="180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Grounds on which the orders are sought.</w:t>
      </w:r>
      <w:r w:rsidDel="00000000" w:rsidR="00000000" w:rsidRPr="00000000">
        <w:rPr>
          <w:rtl w:val="0"/>
        </w:rPr>
      </w:r>
    </w:p>
    <w:p w:rsidR="00000000" w:rsidDel="00000000" w:rsidP="00000000" w:rsidRDefault="00000000" w:rsidRPr="00000000" w14:paraId="00000653">
      <w:pPr>
        <w:pageBreakBefore w:val="0"/>
        <w:ind w:left="72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4">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application must be accompanied by an affidavit verifying the facts relied upon. </w:t>
      </w:r>
      <w:r w:rsidDel="00000000" w:rsidR="00000000" w:rsidRPr="00000000">
        <w:rPr>
          <w:rtl w:val="0"/>
        </w:rPr>
      </w:r>
    </w:p>
    <w:p w:rsidR="00000000" w:rsidDel="00000000" w:rsidP="00000000" w:rsidRDefault="00000000" w:rsidRPr="00000000" w14:paraId="00000655">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6">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application must be made under a certificate of urgency because there is a real threat of the goods being destroyed.</w:t>
      </w:r>
      <w:r w:rsidDel="00000000" w:rsidR="00000000" w:rsidRPr="00000000">
        <w:rPr>
          <w:rtl w:val="0"/>
        </w:rPr>
      </w:r>
    </w:p>
    <w:p w:rsidR="00000000" w:rsidDel="00000000" w:rsidP="00000000" w:rsidRDefault="00000000" w:rsidRPr="00000000" w14:paraId="00000657">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8">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Time limitation is crucial. Order 53 provides for time limits within which a person can apply for leave. The law is very strict where it comes to certiorari. BEL has to file the application for leave within 6 months of the date of the KBS decision. If BEL does not file within 6 months, the court cannot grant an extension. Time limitation is not stipulated for mandamus or prohibition but one is required to file the application within a reasonable time. </w:t>
      </w:r>
      <w:r w:rsidDel="00000000" w:rsidR="00000000" w:rsidRPr="00000000">
        <w:rPr>
          <w:rtl w:val="0"/>
        </w:rPr>
      </w:r>
    </w:p>
    <w:p w:rsidR="00000000" w:rsidDel="00000000" w:rsidP="00000000" w:rsidRDefault="00000000" w:rsidRPr="00000000" w14:paraId="00000659">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A">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Upon hearing the application, the judge shall issue an order either denying or granting the application. Where leave is granted, the grant of leave shall operate as a stay of the proceedings. The grant of leave will operate as a stay of proceedings where one is seeking to quash whatever decision has been made. Stay will only apply in case of certiorari and prohibition so this will apply in this instance.</w:t>
      </w:r>
      <w:r w:rsidDel="00000000" w:rsidR="00000000" w:rsidRPr="00000000">
        <w:rPr>
          <w:rtl w:val="0"/>
        </w:rPr>
      </w:r>
    </w:p>
    <w:p w:rsidR="00000000" w:rsidDel="00000000" w:rsidP="00000000" w:rsidRDefault="00000000" w:rsidRPr="00000000" w14:paraId="0000065B">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C">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leave is granted, we will then proceed to the second step which is the main application. The application will be to the High Court and shall be by way of a Notice of Motion. The Notice of Motion must be filed within 21 days of the grant of leave. It comprises of:</w:t>
      </w:r>
      <w:r w:rsidDel="00000000" w:rsidR="00000000" w:rsidRPr="00000000">
        <w:rPr>
          <w:rtl w:val="0"/>
        </w:rPr>
      </w:r>
    </w:p>
    <w:p w:rsidR="00000000" w:rsidDel="00000000" w:rsidP="00000000" w:rsidRDefault="00000000" w:rsidRPr="00000000" w14:paraId="0000065D">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5E">
      <w:pPr>
        <w:pageBreakBefore w:val="0"/>
        <w:numPr>
          <w:ilvl w:val="0"/>
          <w:numId w:val="33"/>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Notice of Motion itself;</w:t>
      </w:r>
      <w:r w:rsidDel="00000000" w:rsidR="00000000" w:rsidRPr="00000000">
        <w:rPr>
          <w:rtl w:val="0"/>
        </w:rPr>
      </w:r>
    </w:p>
    <w:p w:rsidR="00000000" w:rsidDel="00000000" w:rsidP="00000000" w:rsidRDefault="00000000" w:rsidRPr="00000000" w14:paraId="0000065F">
      <w:pPr>
        <w:pageBreakBefore w:val="0"/>
        <w:numPr>
          <w:ilvl w:val="0"/>
          <w:numId w:val="33"/>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supporting affidavit and</w:t>
      </w:r>
      <w:r w:rsidDel="00000000" w:rsidR="00000000" w:rsidRPr="00000000">
        <w:rPr>
          <w:rtl w:val="0"/>
        </w:rPr>
      </w:r>
    </w:p>
    <w:p w:rsidR="00000000" w:rsidDel="00000000" w:rsidP="00000000" w:rsidRDefault="00000000" w:rsidRPr="00000000" w14:paraId="00000660">
      <w:pPr>
        <w:pageBreakBefore w:val="0"/>
        <w:numPr>
          <w:ilvl w:val="0"/>
          <w:numId w:val="33"/>
        </w:numPr>
        <w:ind w:left="1440" w:hanging="36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KBS order we wish the court to quash.</w:t>
      </w:r>
      <w:r w:rsidDel="00000000" w:rsidR="00000000" w:rsidRPr="00000000">
        <w:rPr>
          <w:rtl w:val="0"/>
        </w:rPr>
      </w:r>
    </w:p>
    <w:p w:rsidR="00000000" w:rsidDel="00000000" w:rsidP="00000000" w:rsidRDefault="00000000" w:rsidRPr="00000000" w14:paraId="0000066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2">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day before we file the application, we must lodge a notice to the Registrar of the High Court notifying him of our application. This notice must be accompanied by a statement and a copy of the affidavit. The affidavit must be in the file on the day of the hearing.</w:t>
      </w:r>
      <w:r w:rsidDel="00000000" w:rsidR="00000000" w:rsidRPr="00000000">
        <w:rPr>
          <w:rtl w:val="0"/>
        </w:rPr>
      </w:r>
    </w:p>
    <w:p w:rsidR="00000000" w:rsidDel="00000000" w:rsidP="00000000" w:rsidRDefault="00000000" w:rsidRPr="00000000" w14:paraId="00000663">
      <w:pPr>
        <w:pageBreakBefore w:val="0"/>
        <w:ind w:left="360" w:firstLine="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4">
      <w:pPr>
        <w:pageBreakBefore w:val="0"/>
        <w:ind w:left="360" w:firstLine="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We shall then proceed to serve the other parties within 8 days of the hearing date. After service, we shall then file an affidavit of service. On the date of the hearing, the applicant has the right to begin, the other party then replies. Thereafter, the applicant has a right to cross-examine if there is need to. After hearing the case, the judge may then give a judgment granting an order of certiorari and prohibition.</w:t>
      </w:r>
      <w:r w:rsidDel="00000000" w:rsidR="00000000" w:rsidRPr="00000000">
        <w:rPr>
          <w:rtl w:val="0"/>
        </w:rPr>
      </w:r>
    </w:p>
    <w:p w:rsidR="00000000" w:rsidDel="00000000" w:rsidP="00000000" w:rsidRDefault="00000000" w:rsidRPr="00000000" w14:paraId="00000665">
      <w:pPr>
        <w:pageBreakBefore w:val="0"/>
        <w:ind w:left="360" w:firstLine="360"/>
        <w:rPr>
          <w:rFonts w:ascii="Georgia" w:cs="Georgia" w:eastAsia="Georgia" w:hAnsi="Georgia"/>
          <w:b w:val="0"/>
          <w:u w:val="single"/>
          <w:vertAlign w:val="baseline"/>
        </w:rPr>
      </w:pPr>
      <w:r w:rsidDel="00000000" w:rsidR="00000000" w:rsidRPr="00000000">
        <w:rPr>
          <w:rtl w:val="0"/>
        </w:rPr>
      </w:r>
    </w:p>
    <w:p w:rsidR="00000000" w:rsidDel="00000000" w:rsidP="00000000" w:rsidRDefault="00000000" w:rsidRPr="00000000" w14:paraId="0000066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 Timothy Okello sued Anastasia Mwongeli claiming general and exemplary damages at the Milimani Commercial Court, Nairobi through Tamaa &amp; Associates. Timotheo has since collected the file from Tamaa &amp; Associates and has instructed your firm of Kitambi &amp; </w:t>
      </w:r>
      <w:hyperlink r:id="rId10">
        <w:r w:rsidDel="00000000" w:rsidR="00000000" w:rsidRPr="00000000">
          <w:rPr>
            <w:rFonts w:ascii="Georgia" w:cs="Georgia" w:eastAsia="Georgia" w:hAnsi="Georgia"/>
            <w:b w:val="1"/>
            <w:strike w:val="0"/>
            <w:color w:val="0000ff"/>
            <w:u w:val="single"/>
            <w:vertAlign w:val="baseline"/>
            <w:rtl w:val="0"/>
          </w:rPr>
          <w:t xml:space="preserve">Co. to</w:t>
        </w:r>
      </w:hyperlink>
      <w:r w:rsidDel="00000000" w:rsidR="00000000" w:rsidRPr="00000000">
        <w:rPr>
          <w:rFonts w:ascii="Georgia" w:cs="Georgia" w:eastAsia="Georgia" w:hAnsi="Georgia"/>
          <w:b w:val="1"/>
          <w:strike w:val="0"/>
          <w:vertAlign w:val="baseline"/>
          <w:rtl w:val="0"/>
        </w:rPr>
        <w:t xml:space="preserve"> act for him.</w:t>
        <w:tab/>
        <w:t xml:space="preserve">On perusing the file you note that the decree in favour of Okello was issued on 6th July 2002 and it is for Kshs.852,000/- plus interest and costs. A report in the file prepared by Sharp Eye Investigators states that Anastacia has since sold all her assets and the rest are in the husband's name. The only known asset is in a sum of Kshs.350,000/- owed to her by New Kenya Co-operative Cremeries (New KCC) for supply of milk. Mwongeli expects to be paid the said sum in the next 30 days.</w:t>
      </w:r>
      <w:r w:rsidDel="00000000" w:rsidR="00000000" w:rsidRPr="00000000">
        <w:rPr>
          <w:rtl w:val="0"/>
        </w:rPr>
      </w:r>
    </w:p>
    <w:p w:rsidR="00000000" w:rsidDel="00000000" w:rsidP="00000000" w:rsidRDefault="00000000" w:rsidRPr="00000000" w14:paraId="00000668">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9">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If Timotheo Okello wished to satisfy part of the decree from the sum of Kshs.350,000 owed by New KCC, what procedural steps under the civil procedure rules would you invoke.</w:t>
      </w:r>
      <w:r w:rsidDel="00000000" w:rsidR="00000000" w:rsidRPr="00000000">
        <w:rPr>
          <w:rtl w:val="0"/>
        </w:rPr>
      </w:r>
    </w:p>
    <w:p w:rsidR="00000000" w:rsidDel="00000000" w:rsidP="00000000" w:rsidRDefault="00000000" w:rsidRPr="00000000" w14:paraId="0000066A">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B">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Garnishee proceedings.</w:t>
      </w:r>
      <w:r w:rsidDel="00000000" w:rsidR="00000000" w:rsidRPr="00000000">
        <w:rPr>
          <w:rtl w:val="0"/>
        </w:rPr>
      </w:r>
    </w:p>
    <w:p w:rsidR="00000000" w:rsidDel="00000000" w:rsidP="00000000" w:rsidRDefault="00000000" w:rsidRPr="00000000" w14:paraId="0000066C">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6D">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Assuming that Anastacia's husband (Mr. Tom Mutiso) objected to your client's claim for the sum of Kshs.350,000/= due from New KCC on the ground that the milk supplied was produced by his animal farm, what specific steps under the civil procedure rules must Mutiso take to avoid the attachment of the said sum of Kshs.350,000/-?</w:t>
      </w:r>
      <w:r w:rsidDel="00000000" w:rsidR="00000000" w:rsidRPr="00000000">
        <w:rPr>
          <w:rtl w:val="0"/>
        </w:rPr>
      </w:r>
    </w:p>
    <w:p w:rsidR="00000000" w:rsidDel="00000000" w:rsidP="00000000" w:rsidRDefault="00000000" w:rsidRPr="00000000" w14:paraId="0000066E">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6F">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objection proceedings.</w:t>
      </w:r>
      <w:r w:rsidDel="00000000" w:rsidR="00000000" w:rsidRPr="00000000">
        <w:rPr>
          <w:rtl w:val="0"/>
        </w:rPr>
      </w:r>
    </w:p>
    <w:p w:rsidR="00000000" w:rsidDel="00000000" w:rsidP="00000000" w:rsidRDefault="00000000" w:rsidRPr="00000000" w14:paraId="00000670">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1">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5.</w:t>
        <w:tab/>
        <w:t xml:space="preserve">"Although there is no specific provision for the Kenyan Courts to exercise jurisdiction to grant a mareva injunction, such omission is not fatal as the provisions of order XXXVIII of the civil procedure rules are sufficient to cater for the needs of a litigant who wishes to secure the assets of a mischievous nonresident defendant within the jurisdiction of the court pending determination of the suit" Anonymous</w:t>
      </w:r>
      <w:r w:rsidDel="00000000" w:rsidR="00000000" w:rsidRPr="00000000">
        <w:rPr>
          <w:rtl w:val="0"/>
        </w:rPr>
      </w:r>
    </w:p>
    <w:p w:rsidR="00000000" w:rsidDel="00000000" w:rsidP="00000000" w:rsidRDefault="00000000" w:rsidRPr="00000000" w14:paraId="00000672">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7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Discuss.</w:t>
      </w:r>
      <w:r w:rsidDel="00000000" w:rsidR="00000000" w:rsidRPr="00000000">
        <w:rPr>
          <w:rtl w:val="0"/>
        </w:rPr>
      </w:r>
    </w:p>
    <w:p w:rsidR="00000000" w:rsidDel="00000000" w:rsidP="00000000" w:rsidRDefault="00000000" w:rsidRPr="00000000" w14:paraId="00000674">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7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What in your view are the major handicaps of an application to preserve the status quo pending the application under Order XXXVIII?</w:t>
      </w:r>
      <w:r w:rsidDel="00000000" w:rsidR="00000000" w:rsidRPr="00000000">
        <w:rPr>
          <w:rtl w:val="0"/>
        </w:rPr>
      </w:r>
    </w:p>
    <w:p w:rsidR="00000000" w:rsidDel="00000000" w:rsidP="00000000" w:rsidRDefault="00000000" w:rsidRPr="00000000" w14:paraId="0000067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7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mareva injunctions.</w:t>
      </w:r>
      <w:r w:rsidDel="00000000" w:rsidR="00000000" w:rsidRPr="00000000">
        <w:rPr>
          <w:rtl w:val="0"/>
        </w:rPr>
      </w:r>
    </w:p>
    <w:p w:rsidR="00000000" w:rsidDel="00000000" w:rsidP="00000000" w:rsidRDefault="00000000" w:rsidRPr="00000000" w14:paraId="0000067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party may apply for a </w:t>
      </w:r>
      <w:r w:rsidDel="00000000" w:rsidR="00000000" w:rsidRPr="00000000">
        <w:rPr>
          <w:rFonts w:ascii="Georgia" w:cs="Georgia" w:eastAsia="Georgia" w:hAnsi="Georgia"/>
          <w:i w:val="1"/>
          <w:strike w:val="0"/>
          <w:vertAlign w:val="baseline"/>
          <w:rtl w:val="0"/>
        </w:rPr>
        <w:t xml:space="preserve">mareva</w:t>
      </w:r>
      <w:r w:rsidDel="00000000" w:rsidR="00000000" w:rsidRPr="00000000">
        <w:rPr>
          <w:rFonts w:ascii="Georgia" w:cs="Georgia" w:eastAsia="Georgia" w:hAnsi="Georgia"/>
          <w:strike w:val="0"/>
          <w:vertAlign w:val="baseline"/>
          <w:rtl w:val="0"/>
        </w:rPr>
        <w:t xml:space="preserve"> injunction which restrains a defendant from disposing, dissipating or removing assets from the jurisdiction of the court so as to frustrate any judgment which the plaintiff may obtain against the defendant. Order XXXVIII of the Rules provides for this relief but it requires that the defendant be served and attend court to show cause why he should not furnish security. This defeats the secrecy requirement that is fundamental to a </w:t>
      </w:r>
      <w:r w:rsidDel="00000000" w:rsidR="00000000" w:rsidRPr="00000000">
        <w:rPr>
          <w:rFonts w:ascii="Georgia" w:cs="Georgia" w:eastAsia="Georgia" w:hAnsi="Georgia"/>
          <w:i w:val="1"/>
          <w:strike w:val="0"/>
          <w:vertAlign w:val="baseline"/>
          <w:rtl w:val="0"/>
        </w:rPr>
        <w:t xml:space="preserve">mareva</w:t>
      </w:r>
      <w:r w:rsidDel="00000000" w:rsidR="00000000" w:rsidRPr="00000000">
        <w:rPr>
          <w:rFonts w:ascii="Georgia" w:cs="Georgia" w:eastAsia="Georgia" w:hAnsi="Georgia"/>
          <w:strike w:val="0"/>
          <w:vertAlign w:val="baseline"/>
          <w:rtl w:val="0"/>
        </w:rPr>
        <w:t xml:space="preserve"> injunction application. An express provision should be introduced under the Rules to allow parties to apply for </w:t>
      </w:r>
      <w:r w:rsidDel="00000000" w:rsidR="00000000" w:rsidRPr="00000000">
        <w:rPr>
          <w:rFonts w:ascii="Georgia" w:cs="Georgia" w:eastAsia="Georgia" w:hAnsi="Georgia"/>
          <w:i w:val="1"/>
          <w:strike w:val="0"/>
          <w:vertAlign w:val="baseline"/>
          <w:rtl w:val="0"/>
        </w:rPr>
        <w:t xml:space="preserve">mareva</w:t>
      </w:r>
      <w:r w:rsidDel="00000000" w:rsidR="00000000" w:rsidRPr="00000000">
        <w:rPr>
          <w:rFonts w:ascii="Georgia" w:cs="Georgia" w:eastAsia="Georgia" w:hAnsi="Georgia"/>
          <w:strike w:val="0"/>
          <w:vertAlign w:val="baseline"/>
          <w:rtl w:val="0"/>
        </w:rPr>
        <w:t xml:space="preserve"> injunctions and the circumstances under which this may be done.</w:t>
      </w:r>
      <w:r w:rsidDel="00000000" w:rsidR="00000000" w:rsidRPr="00000000">
        <w:rPr>
          <w:rtl w:val="0"/>
        </w:rPr>
      </w:r>
    </w:p>
    <w:p w:rsidR="00000000" w:rsidDel="00000000" w:rsidP="00000000" w:rsidRDefault="00000000" w:rsidRPr="00000000" w14:paraId="0000067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Write short notes on any of the following:</w:t>
      </w:r>
      <w:r w:rsidDel="00000000" w:rsidR="00000000" w:rsidRPr="00000000">
        <w:rPr>
          <w:rtl w:val="0"/>
        </w:rPr>
      </w:r>
    </w:p>
    <w:p w:rsidR="00000000" w:rsidDel="00000000" w:rsidP="00000000" w:rsidRDefault="00000000" w:rsidRPr="00000000" w14:paraId="0000067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7D">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(a)</w:t>
        <w:tab/>
        <w:t xml:space="preserve">The object(s) of pleadings in a civil suit.  </w:t>
      </w:r>
      <w:r w:rsidDel="00000000" w:rsidR="00000000" w:rsidRPr="00000000">
        <w:rPr>
          <w:rFonts w:ascii="Georgia" w:cs="Georgia" w:eastAsia="Georgia" w:hAnsi="Georgia"/>
          <w:strike w:val="0"/>
          <w:vertAlign w:val="baseline"/>
          <w:rtl w:val="0"/>
        </w:rPr>
        <w:t xml:space="preserve">Refer to previous papers.</w:t>
      </w:r>
      <w:r w:rsidDel="00000000" w:rsidR="00000000" w:rsidRPr="00000000">
        <w:rPr>
          <w:rtl w:val="0"/>
        </w:rPr>
      </w:r>
    </w:p>
    <w:p w:rsidR="00000000" w:rsidDel="00000000" w:rsidP="00000000" w:rsidRDefault="00000000" w:rsidRPr="00000000" w14:paraId="0000067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7F">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Res judicata </w:t>
      </w:r>
      <w:r w:rsidDel="00000000" w:rsidR="00000000" w:rsidRPr="00000000">
        <w:rPr>
          <w:rFonts w:ascii="Georgia" w:cs="Georgia" w:eastAsia="Georgia" w:hAnsi="Georgia"/>
          <w:strike w:val="0"/>
          <w:vertAlign w:val="baseline"/>
          <w:rtl w:val="0"/>
        </w:rPr>
        <w:t xml:space="preserve">Refer to previous papers.</w:t>
      </w:r>
      <w:r w:rsidDel="00000000" w:rsidR="00000000" w:rsidRPr="00000000">
        <w:rPr>
          <w:rtl w:val="0"/>
        </w:rPr>
      </w:r>
    </w:p>
    <w:p w:rsidR="00000000" w:rsidDel="00000000" w:rsidP="00000000" w:rsidRDefault="00000000" w:rsidRPr="00000000" w14:paraId="0000068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8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Civil jurisdiction of the court.</w:t>
      </w:r>
      <w:r w:rsidDel="00000000" w:rsidR="00000000" w:rsidRPr="00000000">
        <w:rPr>
          <w:rtl w:val="0"/>
        </w:rPr>
      </w:r>
    </w:p>
    <w:p w:rsidR="00000000" w:rsidDel="00000000" w:rsidP="00000000" w:rsidRDefault="00000000" w:rsidRPr="00000000" w14:paraId="0000068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8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Joinder of parties and causes of action.</w:t>
      </w:r>
      <w:r w:rsidDel="00000000" w:rsidR="00000000" w:rsidRPr="00000000">
        <w:rPr>
          <w:rtl w:val="0"/>
        </w:rPr>
      </w:r>
    </w:p>
    <w:p w:rsidR="00000000" w:rsidDel="00000000" w:rsidP="00000000" w:rsidRDefault="00000000" w:rsidRPr="00000000" w14:paraId="0000068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8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Joinder of parties refers to the situation where two or more persons sue or are sued together. Under Order 1, persons may e enjoined if:</w:t>
      </w:r>
      <w:r w:rsidDel="00000000" w:rsidR="00000000" w:rsidRPr="00000000">
        <w:rPr>
          <w:rtl w:val="0"/>
        </w:rPr>
      </w:r>
    </w:p>
    <w:p w:rsidR="00000000" w:rsidDel="00000000" w:rsidP="00000000" w:rsidRDefault="00000000" w:rsidRPr="00000000" w14:paraId="0000068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8">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the right to relief arises out of the same transaction;</w:t>
      </w:r>
      <w:r w:rsidDel="00000000" w:rsidR="00000000" w:rsidRPr="00000000">
        <w:rPr>
          <w:rtl w:val="0"/>
        </w:rPr>
      </w:r>
    </w:p>
    <w:p w:rsidR="00000000" w:rsidDel="00000000" w:rsidP="00000000" w:rsidRDefault="00000000" w:rsidRPr="00000000" w14:paraId="0000068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where liability arises out of the same transaction.; and</w:t>
      </w:r>
      <w:r w:rsidDel="00000000" w:rsidR="00000000" w:rsidRPr="00000000">
        <w:rPr>
          <w:rtl w:val="0"/>
        </w:rPr>
      </w:r>
    </w:p>
    <w:p w:rsidR="00000000" w:rsidDel="00000000" w:rsidP="00000000" w:rsidRDefault="00000000" w:rsidRPr="00000000" w14:paraId="0000068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iii.</w:t>
        <w:tab/>
        <w:t xml:space="preserve">where the issues in dispute are based on common questions of law and fact.</w:t>
      </w:r>
      <w:r w:rsidDel="00000000" w:rsidR="00000000" w:rsidRPr="00000000">
        <w:rPr>
          <w:rtl w:val="0"/>
        </w:rPr>
      </w:r>
    </w:p>
    <w:p w:rsidR="00000000" w:rsidDel="00000000" w:rsidP="00000000" w:rsidRDefault="00000000" w:rsidRPr="00000000" w14:paraId="0000068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C">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General guidelines on when parties should be joined:</w:t>
      </w:r>
      <w:r w:rsidDel="00000000" w:rsidR="00000000" w:rsidRPr="00000000">
        <w:rPr>
          <w:rtl w:val="0"/>
        </w:rPr>
      </w:r>
    </w:p>
    <w:p w:rsidR="00000000" w:rsidDel="00000000" w:rsidP="00000000" w:rsidRDefault="00000000" w:rsidRPr="00000000" w14:paraId="0000068D">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8E">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w:t>
        <w:tab/>
        <w:t xml:space="preserve">If the joinder will cause embarrassment and delay then the court will not accept joinder but order separate trials;</w:t>
      </w:r>
      <w:r w:rsidDel="00000000" w:rsidR="00000000" w:rsidRPr="00000000">
        <w:rPr>
          <w:rtl w:val="0"/>
        </w:rPr>
      </w:r>
    </w:p>
    <w:p w:rsidR="00000000" w:rsidDel="00000000" w:rsidP="00000000" w:rsidRDefault="00000000" w:rsidRPr="00000000" w14:paraId="0000068F">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ii.</w:t>
        <w:tab/>
        <w:t xml:space="preserve">If different and separate suits were to be instituted, the same witnesses, similar admissions and common questions of law and fact would arise;</w:t>
      </w:r>
      <w:r w:rsidDel="00000000" w:rsidR="00000000" w:rsidRPr="00000000">
        <w:rPr>
          <w:rtl w:val="0"/>
        </w:rPr>
      </w:r>
    </w:p>
    <w:p w:rsidR="00000000" w:rsidDel="00000000" w:rsidP="00000000" w:rsidRDefault="00000000" w:rsidRPr="00000000" w14:paraId="00000690">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1">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misjoinder of parties occurs where parties who should not have been enjoined are in fact enjoined.</w:t>
      </w:r>
      <w:r w:rsidDel="00000000" w:rsidR="00000000" w:rsidRPr="00000000">
        <w:rPr>
          <w:rtl w:val="0"/>
        </w:rPr>
      </w:r>
    </w:p>
    <w:p w:rsidR="00000000" w:rsidDel="00000000" w:rsidP="00000000" w:rsidRDefault="00000000" w:rsidRPr="00000000" w14:paraId="00000692">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3">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non-joinder occurs where parties who should have been enjoined are not enjoined.</w:t>
      </w:r>
      <w:r w:rsidDel="00000000" w:rsidR="00000000" w:rsidRPr="00000000">
        <w:rPr>
          <w:rtl w:val="0"/>
        </w:rPr>
      </w:r>
    </w:p>
    <w:p w:rsidR="00000000" w:rsidDel="00000000" w:rsidP="00000000" w:rsidRDefault="00000000" w:rsidRPr="00000000" w14:paraId="00000694">
      <w:pPr>
        <w:pageBreakBefore w:val="0"/>
        <w:ind w:left="720" w:hanging="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5">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court may order that a misjoinder be struck out. The party who has been misjoined may apply to be struck out. If there has been a non-joinder, the party ommited may apply to be a joined.</w:t>
      </w:r>
      <w:r w:rsidDel="00000000" w:rsidR="00000000" w:rsidRPr="00000000">
        <w:rPr>
          <w:rtl w:val="0"/>
        </w:rPr>
      </w:r>
    </w:p>
    <w:p w:rsidR="00000000" w:rsidDel="00000000" w:rsidP="00000000" w:rsidRDefault="00000000" w:rsidRPr="00000000" w14:paraId="00000696">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7">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 plaintiff admits that he has omitted one of the defendants there can be an order to enjoin. The presence of a misjoinder or a non-joinder must be raised at the earliest convenience eitherby way of objection or pleadings. If the objection is not made at the earliest opportunity, it would be deemed to have been waived.</w:t>
      </w:r>
      <w:r w:rsidDel="00000000" w:rsidR="00000000" w:rsidRPr="00000000">
        <w:rPr>
          <w:rtl w:val="0"/>
        </w:rPr>
      </w:r>
    </w:p>
    <w:p w:rsidR="00000000" w:rsidDel="00000000" w:rsidP="00000000" w:rsidRDefault="00000000" w:rsidRPr="00000000" w14:paraId="00000698">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1 rule 10- application to strike out a party.</w:t>
      </w:r>
      <w:r w:rsidDel="00000000" w:rsidR="00000000" w:rsidRPr="00000000">
        <w:rPr>
          <w:rtl w:val="0"/>
        </w:rPr>
      </w:r>
    </w:p>
    <w:p w:rsidR="00000000" w:rsidDel="00000000" w:rsidP="00000000" w:rsidRDefault="00000000" w:rsidRPr="00000000" w14:paraId="0000069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1 Rule 10 (2) – applications for addition of a party.</w:t>
      </w:r>
      <w:r w:rsidDel="00000000" w:rsidR="00000000" w:rsidRPr="00000000">
        <w:rPr>
          <w:rtl w:val="0"/>
        </w:rPr>
      </w:r>
    </w:p>
    <w:p w:rsidR="00000000" w:rsidDel="00000000" w:rsidP="00000000" w:rsidRDefault="00000000" w:rsidRPr="00000000" w14:paraId="0000069B">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Order 1 Rule 10 (2)?? Application for substitution of a party.</w:t>
      </w:r>
      <w:r w:rsidDel="00000000" w:rsidR="00000000" w:rsidRPr="00000000">
        <w:rPr>
          <w:rtl w:val="0"/>
        </w:rPr>
      </w:r>
    </w:p>
    <w:p w:rsidR="00000000" w:rsidDel="00000000" w:rsidP="00000000" w:rsidRDefault="00000000" w:rsidRPr="00000000" w14:paraId="0000069C">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D">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cause of action is a legal right giving the plaintiff the right to sue the defendant. This right normally arises when the plaintiff is wronged by the defendant in normal practice. The plaintiff sends a demand letter to the defendant asking them to make good the wrong within a specified period in a specified manner. If the defendant does not respond or make good the wrong, then the cause of action arises.</w:t>
      </w:r>
      <w:r w:rsidDel="00000000" w:rsidR="00000000" w:rsidRPr="00000000">
        <w:rPr>
          <w:rtl w:val="0"/>
        </w:rPr>
      </w:r>
    </w:p>
    <w:p w:rsidR="00000000" w:rsidDel="00000000" w:rsidP="00000000" w:rsidRDefault="00000000" w:rsidRPr="00000000" w14:paraId="0000069E">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9F">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If there is no cause of action because there was no demand letter in the first place, then the defendant can apply to have the claim struck out. In the plaint, you have to indicate that there </w:t>
      </w:r>
      <w:r w:rsidDel="00000000" w:rsidR="00000000" w:rsidRPr="00000000">
        <w:rPr>
          <w:rtl w:val="0"/>
        </w:rPr>
      </w:r>
    </w:p>
    <w:p w:rsidR="00000000" w:rsidDel="00000000" w:rsidP="00000000" w:rsidRDefault="00000000" w:rsidRPr="00000000" w14:paraId="000006A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Was a cause of action. One must have a cause of action within the law. Under the Limitation of actions Act (cap 22), there is a time limit for certain actions. However, it is possible to apply for the extension of time under Cap 22.</w:t>
      </w:r>
      <w:r w:rsidDel="00000000" w:rsidR="00000000" w:rsidRPr="00000000">
        <w:rPr>
          <w:rtl w:val="0"/>
        </w:rPr>
      </w:r>
    </w:p>
    <w:p w:rsidR="00000000" w:rsidDel="00000000" w:rsidP="00000000" w:rsidRDefault="00000000" w:rsidRPr="00000000" w14:paraId="000006A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(a)</w:t>
        <w:tab/>
        <w:t xml:space="preserve">List and discuss the different ways of executing a decree issued by a court </w:t>
      </w:r>
      <w:r w:rsidDel="00000000" w:rsidR="00000000" w:rsidRPr="00000000">
        <w:rPr>
          <w:rtl w:val="0"/>
        </w:rPr>
      </w:r>
    </w:p>
    <w:p w:rsidR="00000000" w:rsidDel="00000000" w:rsidP="00000000" w:rsidRDefault="00000000" w:rsidRPr="00000000" w14:paraId="000006A3">
      <w:pPr>
        <w:pageBreakBefore w:val="0"/>
        <w:ind w:left="720" w:firstLine="72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from a civil suit. </w:t>
      </w:r>
      <w:r w:rsidDel="00000000" w:rsidR="00000000" w:rsidRPr="00000000">
        <w:rPr>
          <w:rFonts w:ascii="Georgia" w:cs="Georgia" w:eastAsia="Georgia" w:hAnsi="Georgia"/>
          <w:strike w:val="0"/>
          <w:vertAlign w:val="baseline"/>
          <w:rtl w:val="0"/>
        </w:rPr>
        <w:t xml:space="preserve">Refer to previous answers.</w:t>
      </w:r>
      <w:r w:rsidDel="00000000" w:rsidR="00000000" w:rsidRPr="00000000">
        <w:rPr>
          <w:rtl w:val="0"/>
        </w:rPr>
      </w:r>
    </w:p>
    <w:p w:rsidR="00000000" w:rsidDel="00000000" w:rsidP="00000000" w:rsidRDefault="00000000" w:rsidRPr="00000000" w14:paraId="000006A4">
      <w:pPr>
        <w:pageBreakBefore w:val="0"/>
        <w:ind w:firstLine="72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A5">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The civil procedure rules require that in certain circumstances a decree holder must issue a notice to show cause (NTSC) before executing a decree. What are the circumstances when a litigant must issue a NTSC and what is the rationale for the requirement?</w:t>
      </w:r>
      <w:r w:rsidDel="00000000" w:rsidR="00000000" w:rsidRPr="00000000">
        <w:rPr>
          <w:rtl w:val="0"/>
        </w:rPr>
      </w:r>
    </w:p>
    <w:p w:rsidR="00000000" w:rsidDel="00000000" w:rsidP="00000000" w:rsidRDefault="00000000" w:rsidRPr="00000000" w14:paraId="000006A6">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7">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Mrs. Amina Juma and Ms. Agatha Kiverenge have called in at your chambers with regard to an unfortunate incident involving their children, Hassan and John , respectively, both aged 16 The two boys were involved in a fight after a party organized for form four leavers at the School (Kiroki High School, Meru) last December turned chaotic due to excessive drinking by the youngsters. In the scuffle Hassan lost his left ear lobe after a severe bite by one Kamau Karogi (18) son of Karogi Kamau while John managed to knock off four of the front teeth of Athanas Ochieng (17). Athanas' father Ochieng Obes has sued Agatha Kiverenge. She has in her possession summons to enter appearance served on her by Mr. Ochieng.</w:t>
      </w:r>
      <w:r w:rsidDel="00000000" w:rsidR="00000000" w:rsidRPr="00000000">
        <w:rPr>
          <w:rtl w:val="0"/>
        </w:rPr>
      </w:r>
    </w:p>
    <w:p w:rsidR="00000000" w:rsidDel="00000000" w:rsidP="00000000" w:rsidRDefault="00000000" w:rsidRPr="00000000" w14:paraId="000006A8">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9">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Amina claims that her son must be compensated for the loss of the ear lobe and Agatha wishes to defend the suit filed against her and her son.</w:t>
      </w:r>
      <w:r w:rsidDel="00000000" w:rsidR="00000000" w:rsidRPr="00000000">
        <w:rPr>
          <w:rtl w:val="0"/>
        </w:rPr>
      </w:r>
    </w:p>
    <w:p w:rsidR="00000000" w:rsidDel="00000000" w:rsidP="00000000" w:rsidRDefault="00000000" w:rsidRPr="00000000" w14:paraId="000006AA">
      <w:pPr>
        <w:pageBreakBefore w:val="0"/>
        <w:ind w:firstLine="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B">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You are a legal assistant in the litigation department of Kagoro Nyingi &amp; Co. Advocates and the partner in charge of litigation has requested you to write a detailed opinion setting out the procedural steps under the civil procedure rules which need to be taken to defend the suit against Agatha Kiverenge and to prosecute the suit to be filed by Amina Juma.</w:t>
      </w:r>
      <w:r w:rsidDel="00000000" w:rsidR="00000000" w:rsidRPr="00000000">
        <w:rPr>
          <w:rtl w:val="0"/>
        </w:rPr>
      </w:r>
    </w:p>
    <w:p w:rsidR="00000000" w:rsidDel="00000000" w:rsidP="00000000" w:rsidRDefault="00000000" w:rsidRPr="00000000" w14:paraId="000006A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AD">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COUNCIL OF LEGAL EDUCATION</w:t>
      </w:r>
      <w:r w:rsidDel="00000000" w:rsidR="00000000" w:rsidRPr="00000000">
        <w:rPr>
          <w:rtl w:val="0"/>
        </w:rPr>
      </w:r>
    </w:p>
    <w:p w:rsidR="00000000" w:rsidDel="00000000" w:rsidP="00000000" w:rsidRDefault="00000000" w:rsidRPr="00000000" w14:paraId="000006AE">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EXAMINATION FOR ADMISSION</w:t>
      </w:r>
      <w:r w:rsidDel="00000000" w:rsidR="00000000" w:rsidRPr="00000000">
        <w:rPr>
          <w:rtl w:val="0"/>
        </w:rPr>
      </w:r>
    </w:p>
    <w:p w:rsidR="00000000" w:rsidDel="00000000" w:rsidP="00000000" w:rsidRDefault="00000000" w:rsidRPr="00000000" w14:paraId="000006AF">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TO THE ROLL OF ADVOCATES</w:t>
      </w:r>
      <w:r w:rsidDel="00000000" w:rsidR="00000000" w:rsidRPr="00000000">
        <w:rPr>
          <w:rtl w:val="0"/>
        </w:rPr>
      </w:r>
    </w:p>
    <w:p w:rsidR="00000000" w:rsidDel="00000000" w:rsidP="00000000" w:rsidRDefault="00000000" w:rsidRPr="00000000" w14:paraId="000006B0">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FEBRUARY 2004</w:t>
      </w:r>
      <w:r w:rsidDel="00000000" w:rsidR="00000000" w:rsidRPr="00000000">
        <w:rPr>
          <w:rtl w:val="0"/>
        </w:rPr>
      </w:r>
    </w:p>
    <w:p w:rsidR="00000000" w:rsidDel="00000000" w:rsidP="00000000" w:rsidRDefault="00000000" w:rsidRPr="00000000" w14:paraId="000006B1">
      <w:pPr>
        <w:pageBreakBefore w:val="0"/>
        <w:jc w:val="center"/>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CIVIL PROCEDURE</w:t>
      </w:r>
      <w:r w:rsidDel="00000000" w:rsidR="00000000" w:rsidRPr="00000000">
        <w:rPr>
          <w:rtl w:val="0"/>
        </w:rPr>
      </w:r>
    </w:p>
    <w:p w:rsidR="00000000" w:rsidDel="00000000" w:rsidP="00000000" w:rsidRDefault="00000000" w:rsidRPr="00000000" w14:paraId="000006B2">
      <w:pPr>
        <w:pageBreakBefore w:val="0"/>
        <w:jc w:val="center"/>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B3">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Instructions</w:t>
      </w:r>
      <w:r w:rsidDel="00000000" w:rsidR="00000000" w:rsidRPr="00000000">
        <w:rPr>
          <w:rtl w:val="0"/>
        </w:rPr>
      </w:r>
    </w:p>
    <w:p w:rsidR="00000000" w:rsidDel="00000000" w:rsidP="00000000" w:rsidRDefault="00000000" w:rsidRPr="00000000" w14:paraId="000006B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Answer Question 1 and any other four (4) questions</w:t>
      </w:r>
      <w:r w:rsidDel="00000000" w:rsidR="00000000" w:rsidRPr="00000000">
        <w:rPr>
          <w:rtl w:val="0"/>
        </w:rPr>
      </w:r>
    </w:p>
    <w:p w:rsidR="00000000" w:rsidDel="00000000" w:rsidP="00000000" w:rsidRDefault="00000000" w:rsidRPr="00000000" w14:paraId="000006B5">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Marks may be lost for illegibility</w:t>
      </w:r>
      <w:r w:rsidDel="00000000" w:rsidR="00000000" w:rsidRPr="00000000">
        <w:rPr>
          <w:rtl w:val="0"/>
        </w:rPr>
      </w:r>
    </w:p>
    <w:p w:rsidR="00000000" w:rsidDel="00000000" w:rsidP="00000000" w:rsidRDefault="00000000" w:rsidRPr="00000000" w14:paraId="000006B6">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Three Hours are allowed</w:t>
      </w:r>
      <w:r w:rsidDel="00000000" w:rsidR="00000000" w:rsidRPr="00000000">
        <w:rPr>
          <w:rtl w:val="0"/>
        </w:rPr>
      </w:r>
    </w:p>
    <w:p w:rsidR="00000000" w:rsidDel="00000000" w:rsidP="00000000" w:rsidRDefault="00000000" w:rsidRPr="00000000" w14:paraId="000006B7">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B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1.</w:t>
        <w:tab/>
        <w:t xml:space="preserve">Mr. Ali Juma is the Chief Executive Officer of a blue chip company (Skyvious Holdings Ltd) which is engaged in the importation of petroleum products. As the CEO Mr. Juma enjoys an attractive salary (Kshs.350,000/- net of taxes) and other perks among them the use of the Company's official car and driver. Mr, Juma's driver is one Mohamed Kadege who on two previous occasions has been convicted of serious traffic offences. He secured employment in the company by forging the driving licence of his younger brother. He has a habit of driving while drunk as he argues that he can `only see the road properly after drinking alcohol'.</w:t>
      </w:r>
      <w:r w:rsidDel="00000000" w:rsidR="00000000" w:rsidRPr="00000000">
        <w:rPr>
          <w:rtl w:val="0"/>
        </w:rPr>
      </w:r>
    </w:p>
    <w:p w:rsidR="00000000" w:rsidDel="00000000" w:rsidP="00000000" w:rsidRDefault="00000000" w:rsidRPr="00000000" w14:paraId="000006B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BA">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In the morning of 3rd October 2002 Mr. Ali Juma was picked in his official car (a Volvo S80 registration number KAL 2777Z) from his residence at Loresho at 6.15 a.m. by Mr. Kadege. He was to be dropped at JKIA to take the 7.30 a.m. flight to Mombasa. He had instructed the driver to drop his daughter (Khadija Ali, 17) at her School (Kianda) as she intended to arrive early and revise for her KCSE due in two days time. As they left the compound Mr. Juma noticed that Mr. Kadege was not in full control of the vehicle as he appeared drunk. On the highway Mr. Kadege had accelerated the motor vehicle and within a short space of time he was driving at 180 KPH. Mr. Juma had pleaded with Mr. Kadege to slow down as the road was slippery which plea was ignored by Kadege. As he approached the entrance to CCK offices he saw a matatu (registration KAM 4205Y) which was being driven on the wrong side of the dual carriageway.</w:t>
        <w:tab/>
        <w:t xml:space="preserve">The driver (Mr. Rasta Mwingi) was driving on the wrong side to avoid a jam on his side of the road caused by an overturned</w:t>
        <w:tab/>
        <w:t xml:space="preserve">trailer. There was no time to avoid a head on collision as both cars were speeding. On impact both motor vehicles were extensively damaged and among the six passengers pronounced dead on the spot was Mr. Juma's daughter and one Mr. Geoffrey Chotara the owner of motor vehicle KAM 4205Y. Mr. Juma received serious injuries to the head and chest.</w:t>
      </w:r>
      <w:r w:rsidDel="00000000" w:rsidR="00000000" w:rsidRPr="00000000">
        <w:rPr>
          <w:rtl w:val="0"/>
        </w:rPr>
      </w:r>
    </w:p>
    <w:p w:rsidR="00000000" w:rsidDel="00000000" w:rsidP="00000000" w:rsidRDefault="00000000" w:rsidRPr="00000000" w14:paraId="000006B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Mr. Juma has now approached you as the litigation partner of the law firm of Wakinyonga 8v Associates with instructions to sue to recover his total loss. He claims that he was hospitalized for three months at Nairobi Hospital and that he paid the hospital Kshs.950,000/= to cover hospital and doctor's fees. He also wishes to claim a sum of Kshs.305,000/= being funeral expenses for this daughter comprising coffin (Kshs.50,000/=), transport (Kshs.100,000/=), mortuary fees (Kshs.50,000/=), clothing (Kshs.50,000) and miscellaneous expenses (Kshs.55,000/=).</w:t>
      </w:r>
      <w:r w:rsidDel="00000000" w:rsidR="00000000" w:rsidRPr="00000000">
        <w:rPr>
          <w:rtl w:val="0"/>
        </w:rPr>
      </w:r>
    </w:p>
    <w:p w:rsidR="00000000" w:rsidDel="00000000" w:rsidP="00000000" w:rsidRDefault="00000000" w:rsidRPr="00000000" w14:paraId="000006BC">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B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Draft an appropriate Plaint (and verifying affidavit) fully stating all claims by Mr. Ali against the proposed defendants.</w:t>
      </w:r>
      <w:r w:rsidDel="00000000" w:rsidR="00000000" w:rsidRPr="00000000">
        <w:rPr>
          <w:rtl w:val="0"/>
        </w:rPr>
      </w:r>
    </w:p>
    <w:p w:rsidR="00000000" w:rsidDel="00000000" w:rsidP="00000000" w:rsidRDefault="00000000" w:rsidRPr="00000000" w14:paraId="000006BE">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B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Obtain plaint from Carol.[Bullen and Leake]</w:t>
      </w:r>
      <w:r w:rsidDel="00000000" w:rsidR="00000000" w:rsidRPr="00000000">
        <w:rPr>
          <w:rtl w:val="0"/>
        </w:rPr>
      </w:r>
    </w:p>
    <w:p w:rsidR="00000000" w:rsidDel="00000000" w:rsidP="00000000" w:rsidRDefault="00000000" w:rsidRPr="00000000" w14:paraId="000006C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2.</w:t>
        <w:tab/>
        <w:t xml:space="preserve">Michael Kamau was involved in a motor accident along Valley Road. His motor vehicle (C200 kompressor) crashed into the rear of Mr. Martin Oloo's old VW beetle. Mr. Kamau was very infuriated and the explanation by Mr. Oloo that the accident was occasioned by Mr. Ole Kamaina and Mr. White whose motor cycle and Suzuki respectively had collided and both were left in the middle of the road was not accepted. Mr. Kamau punched Mr. Oloo twice on the mouth `to put some driving sense into his silly head'. The two punches knocked off two of Mr. Oloo's front teeth. Mr. Kamau has sued Mr. Oloo and Mr. Ole Kamaina as joint defendants in the High Court central registry in respect of the damages to his motor vehicle. Mr. Oloo has consulted you and wishes:</w:t>
      </w:r>
      <w:r w:rsidDel="00000000" w:rsidR="00000000" w:rsidRPr="00000000">
        <w:rPr>
          <w:rtl w:val="0"/>
        </w:rPr>
      </w:r>
    </w:p>
    <w:p w:rsidR="00000000" w:rsidDel="00000000" w:rsidP="00000000" w:rsidRDefault="00000000" w:rsidRPr="00000000" w14:paraId="000006C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To claim damages from Mr. Kamau for assault</w:t>
      </w:r>
      <w:r w:rsidDel="00000000" w:rsidR="00000000" w:rsidRPr="00000000">
        <w:rPr>
          <w:rtl w:val="0"/>
        </w:rPr>
      </w:r>
    </w:p>
    <w:p w:rsidR="00000000" w:rsidDel="00000000" w:rsidP="00000000" w:rsidRDefault="00000000" w:rsidRPr="00000000" w14:paraId="000006C5">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6">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counterclaim.</w:t>
      </w:r>
      <w:r w:rsidDel="00000000" w:rsidR="00000000" w:rsidRPr="00000000">
        <w:rPr>
          <w:rtl w:val="0"/>
        </w:rPr>
      </w:r>
    </w:p>
    <w:p w:rsidR="00000000" w:rsidDel="00000000" w:rsidP="00000000" w:rsidRDefault="00000000" w:rsidRPr="00000000" w14:paraId="000006C7">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8">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To claim a contribution or indemnity from Ole Kamaina</w:t>
      </w:r>
      <w:r w:rsidDel="00000000" w:rsidR="00000000" w:rsidRPr="00000000">
        <w:rPr>
          <w:rtl w:val="0"/>
        </w:rPr>
      </w:r>
    </w:p>
    <w:p w:rsidR="00000000" w:rsidDel="00000000" w:rsidP="00000000" w:rsidRDefault="00000000" w:rsidRPr="00000000" w14:paraId="000006C9">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A">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third party Notice.</w:t>
      </w:r>
      <w:r w:rsidDel="00000000" w:rsidR="00000000" w:rsidRPr="00000000">
        <w:rPr>
          <w:rtl w:val="0"/>
        </w:rPr>
      </w:r>
    </w:p>
    <w:p w:rsidR="00000000" w:rsidDel="00000000" w:rsidP="00000000" w:rsidRDefault="00000000" w:rsidRPr="00000000" w14:paraId="000006CB">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C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To claim a contribution or indemnity from Mr. White.</w:t>
      </w:r>
      <w:r w:rsidDel="00000000" w:rsidR="00000000" w:rsidRPr="00000000">
        <w:rPr>
          <w:rtl w:val="0"/>
        </w:rPr>
      </w:r>
    </w:p>
    <w:p w:rsidR="00000000" w:rsidDel="00000000" w:rsidP="00000000" w:rsidRDefault="00000000" w:rsidRPr="00000000" w14:paraId="000006C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CE">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third party Notice.</w:t>
      </w:r>
      <w:r w:rsidDel="00000000" w:rsidR="00000000" w:rsidRPr="00000000">
        <w:rPr>
          <w:rtl w:val="0"/>
        </w:rPr>
      </w:r>
    </w:p>
    <w:p w:rsidR="00000000" w:rsidDel="00000000" w:rsidP="00000000" w:rsidRDefault="00000000" w:rsidRPr="00000000" w14:paraId="000006C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D0">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Mr. Oloo on what application he can file and procedural steps he need to take in each case.</w:t>
      </w:r>
      <w:r w:rsidDel="00000000" w:rsidR="00000000" w:rsidRPr="00000000">
        <w:rPr>
          <w:rtl w:val="0"/>
        </w:rPr>
      </w:r>
    </w:p>
    <w:p w:rsidR="00000000" w:rsidDel="00000000" w:rsidP="00000000" w:rsidRDefault="00000000" w:rsidRPr="00000000" w14:paraId="000006D1">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D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THIRD PARTY PROCEDURES</w:t>
      </w:r>
      <w:r w:rsidDel="00000000" w:rsidR="00000000" w:rsidRPr="00000000">
        <w:rPr>
          <w:rtl w:val="0"/>
        </w:rPr>
      </w:r>
    </w:p>
    <w:p w:rsidR="00000000" w:rsidDel="00000000" w:rsidP="00000000" w:rsidRDefault="00000000" w:rsidRPr="00000000" w14:paraId="000006D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rationale for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procedure is to prevent a multiplicity of actions.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brought to avoid multiplicity and to avoid the same facts being tried with different results.</w:t>
      </w:r>
      <w:r w:rsidDel="00000000" w:rsidR="00000000" w:rsidRPr="00000000">
        <w:rPr>
          <w:rtl w:val="0"/>
        </w:rPr>
      </w:r>
    </w:p>
    <w:p w:rsidR="00000000" w:rsidDel="00000000" w:rsidP="00000000" w:rsidRDefault="00000000" w:rsidRPr="00000000" w14:paraId="000006D5">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6">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In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proceedings one can claim indemnity or contribution.  Indemnity is where a party is alleging that they are entitled to reimbursement.  This could arise from court or contract.  For example under the Law of Insurance the insurance is bound to indemnify the insured if liability is proved.  Indemnity can also arise from a tort.  Contribution is partial indemnity, simple one is saying that they are supposed to pay but somebody else is also responsible and should pay a portion of the liability.</w:t>
      </w:r>
      <w:r w:rsidDel="00000000" w:rsidR="00000000" w:rsidRPr="00000000">
        <w:rPr>
          <w:rtl w:val="0"/>
        </w:rPr>
      </w:r>
    </w:p>
    <w:p w:rsidR="00000000" w:rsidDel="00000000" w:rsidP="00000000" w:rsidRDefault="00000000" w:rsidRPr="00000000" w14:paraId="000006D7">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8">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claim for relief that is substantially the same as that claim of the plaintiff and which arises out of the same facts.  Note that the language has been given a restricted meaning because it could bring in almost everything.  Also it has been held that similarity of facts is necessary when determining whether the claim is the same and whether it arises out of the same facts.</w:t>
      </w:r>
      <w:r w:rsidDel="00000000" w:rsidR="00000000" w:rsidRPr="00000000">
        <w:rPr>
          <w:rtl w:val="0"/>
        </w:rPr>
      </w:r>
    </w:p>
    <w:p w:rsidR="00000000" w:rsidDel="00000000" w:rsidP="00000000" w:rsidRDefault="00000000" w:rsidRPr="00000000" w14:paraId="000006D9">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A">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A claim for resolution is a question that arises out of the plaintiff’s claim and which has to be decided not only between the plaintiff and the defendant but also between the defendant and/or the Plaintiff and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w:t>
      </w:r>
      <w:r w:rsidDel="00000000" w:rsidR="00000000" w:rsidRPr="00000000">
        <w:rPr>
          <w:rtl w:val="0"/>
        </w:rPr>
      </w:r>
    </w:p>
    <w:p w:rsidR="00000000" w:rsidDel="00000000" w:rsidP="00000000" w:rsidRDefault="00000000" w:rsidRPr="00000000" w14:paraId="000006DB">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C">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It is therefore a requirement that the Defendants rights against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must be dependent on the Defendant’s liability on the plaintiff to the action.  Unless the defendant is held liable to the plaintiff he has no cause of action to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Procedure does not apply in situations where the defendant has another cause of action against another person.  When drafting the defence, blaming a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not a defence, one must first have a defence.  An allegation must be specifically denied and traversed i.e. the defendant denies causing the accident but simply stating that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caused the accident is not a defence.  One can also deny and join issues with the Plaintiff but one must deny and traverse.</w:t>
      </w:r>
      <w:r w:rsidDel="00000000" w:rsidR="00000000" w:rsidRPr="00000000">
        <w:rPr>
          <w:rtl w:val="0"/>
        </w:rPr>
      </w:r>
    </w:p>
    <w:p w:rsidR="00000000" w:rsidDel="00000000" w:rsidP="00000000" w:rsidRDefault="00000000" w:rsidRPr="00000000" w14:paraId="000006DD">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DE">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procedure to follow is laid down under Order I Rule 14, apply leave of court once granted, its by way of Chamber Summons, ex parte supported by an affidavit.. It is easy.  If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being joined after the limitation period, …… (to find out)</w:t>
      </w:r>
      <w:r w:rsidDel="00000000" w:rsidR="00000000" w:rsidRPr="00000000">
        <w:rPr>
          <w:rtl w:val="0"/>
        </w:rPr>
      </w:r>
    </w:p>
    <w:p w:rsidR="00000000" w:rsidDel="00000000" w:rsidP="00000000" w:rsidRDefault="00000000" w:rsidRPr="00000000" w14:paraId="000006DF">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0">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Once granted leave serve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and procedurally all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has to do is to enter appearance but in actual fact the lawyers will serve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notice and plaint, the defence and serve the order which granted the leave to join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Once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enters appearance he is ready to be joined.  The trial of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should take part at the same time that the main suit is proceeding.  The court has agreed that it should be concurrent.  If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turns up with appearance and defence, there will be a trial and the court will apportion liability in the usual way.</w:t>
      </w:r>
      <w:r w:rsidDel="00000000" w:rsidR="00000000" w:rsidRPr="00000000">
        <w:rPr>
          <w:rtl w:val="0"/>
        </w:rPr>
      </w:r>
    </w:p>
    <w:p w:rsidR="00000000" w:rsidDel="00000000" w:rsidP="00000000" w:rsidRDefault="00000000" w:rsidRPr="00000000" w14:paraId="000006E1">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2">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The Notice is a recital of the claim against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and must contain a summary of the Plaintiff’s claim on top of attaching the claim.  It must state clearly if there are several claims the claim by the defendant to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whether it is a claim of damages and the grounds of the claim must be stated also but in the notice to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they should be in summary since one is going to serve the plaint anyway.</w:t>
      </w:r>
      <w:r w:rsidDel="00000000" w:rsidR="00000000" w:rsidRPr="00000000">
        <w:rPr>
          <w:rtl w:val="0"/>
        </w:rPr>
      </w:r>
    </w:p>
    <w:p w:rsidR="00000000" w:rsidDel="00000000" w:rsidP="00000000" w:rsidRDefault="00000000" w:rsidRPr="00000000" w14:paraId="000006E3">
      <w:pPr>
        <w:pageBreakBefore w:val="0"/>
        <w:jc w:val="both"/>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4">
      <w:pPr>
        <w:pageBreakBefore w:val="0"/>
        <w:jc w:val="both"/>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When crafting the notice it is always elegant to use the word ‘you’ instead of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is required.  Once must also show the nexus between the plaintiff’s claim and the claim between the Defendant and the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with a view to showing the common question which must be concurrently tried by court in a 3</w:t>
      </w:r>
      <w:r w:rsidDel="00000000" w:rsidR="00000000" w:rsidRPr="00000000">
        <w:rPr>
          <w:rFonts w:ascii="Georgia" w:cs="Georgia" w:eastAsia="Georgia" w:hAnsi="Georgia"/>
          <w:strike w:val="0"/>
          <w:vertAlign w:val="superscript"/>
          <w:rtl w:val="0"/>
        </w:rPr>
        <w:t xml:space="preserve">rd</w:t>
      </w:r>
      <w:r w:rsidDel="00000000" w:rsidR="00000000" w:rsidRPr="00000000">
        <w:rPr>
          <w:rFonts w:ascii="Georgia" w:cs="Georgia" w:eastAsia="Georgia" w:hAnsi="Georgia"/>
          <w:strike w:val="0"/>
          <w:vertAlign w:val="baseline"/>
          <w:rtl w:val="0"/>
        </w:rPr>
        <w:t xml:space="preserve"> party proceedings.</w:t>
      </w:r>
      <w:r w:rsidDel="00000000" w:rsidR="00000000" w:rsidRPr="00000000">
        <w:rPr>
          <w:rtl w:val="0"/>
        </w:rPr>
      </w:r>
    </w:p>
    <w:p w:rsidR="00000000" w:rsidDel="00000000" w:rsidP="00000000" w:rsidRDefault="00000000" w:rsidRPr="00000000" w14:paraId="000006E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E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E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3.</w:t>
        <w:tab/>
        <w:t xml:space="preserve">Kensington Films Ltd (a subsidiary of a British film distributors duly registered in Kenya under the Companies Act Cap.486) believe that unauthorized copies of their films are being produced at the studio premises of Karunandiro Video Ltd. In downtown Nairobi. They have obtained this information from demotivated member of Karunandiros staff. They were anxious to ascertain the identity of the persons who are delivering the films to Karunandiro's studio and also the identity of the retailers/ vendors to whom unauthorized copies have been sold.</w:t>
      </w:r>
      <w:r w:rsidDel="00000000" w:rsidR="00000000" w:rsidRPr="00000000">
        <w:rPr>
          <w:rtl w:val="0"/>
        </w:rPr>
      </w:r>
    </w:p>
    <w:p w:rsidR="00000000" w:rsidDel="00000000" w:rsidP="00000000" w:rsidRDefault="00000000" w:rsidRPr="00000000" w14:paraId="000006E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E9">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Advise Kesington Films Ltd:</w:t>
      </w:r>
      <w:r w:rsidDel="00000000" w:rsidR="00000000" w:rsidRPr="00000000">
        <w:rPr>
          <w:rtl w:val="0"/>
        </w:rPr>
      </w:r>
    </w:p>
    <w:p w:rsidR="00000000" w:rsidDel="00000000" w:rsidP="00000000" w:rsidRDefault="00000000" w:rsidRPr="00000000" w14:paraId="000006EA">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EB">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on the nature of application that may be made to the court</w:t>
      </w:r>
      <w:r w:rsidDel="00000000" w:rsidR="00000000" w:rsidRPr="00000000">
        <w:rPr>
          <w:rtl w:val="0"/>
        </w:rPr>
      </w:r>
    </w:p>
    <w:p w:rsidR="00000000" w:rsidDel="00000000" w:rsidP="00000000" w:rsidRDefault="00000000" w:rsidRPr="00000000" w14:paraId="000006E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on how the Order/ s may be executed</w:t>
      </w:r>
      <w:r w:rsidDel="00000000" w:rsidR="00000000" w:rsidRPr="00000000">
        <w:rPr>
          <w:rtl w:val="0"/>
        </w:rPr>
      </w:r>
    </w:p>
    <w:p w:rsidR="00000000" w:rsidDel="00000000" w:rsidP="00000000" w:rsidRDefault="00000000" w:rsidRPr="00000000" w14:paraId="000006ED">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on whether the defendants may rely on the defence of privilege</w:t>
      </w:r>
      <w:r w:rsidDel="00000000" w:rsidR="00000000" w:rsidRPr="00000000">
        <w:rPr>
          <w:rtl w:val="0"/>
        </w:rPr>
      </w:r>
    </w:p>
    <w:p w:rsidR="00000000" w:rsidDel="00000000" w:rsidP="00000000" w:rsidRDefault="00000000" w:rsidRPr="00000000" w14:paraId="000006EE">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w:t>
        <w:tab/>
        <w:t xml:space="preserve">on what should be done after the order has been executed</w:t>
      </w:r>
      <w:r w:rsidDel="00000000" w:rsidR="00000000" w:rsidRPr="00000000">
        <w:rPr>
          <w:rtl w:val="0"/>
        </w:rPr>
      </w:r>
    </w:p>
    <w:p w:rsidR="00000000" w:rsidDel="00000000" w:rsidP="00000000" w:rsidRDefault="00000000" w:rsidRPr="00000000" w14:paraId="000006EF">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F0">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Notes on Anton Pillers Orders in Feb 2006 paper.</w:t>
      </w:r>
      <w:r w:rsidDel="00000000" w:rsidR="00000000" w:rsidRPr="00000000">
        <w:rPr>
          <w:rtl w:val="0"/>
        </w:rPr>
      </w:r>
    </w:p>
    <w:p w:rsidR="00000000" w:rsidDel="00000000" w:rsidP="00000000" w:rsidRDefault="00000000" w:rsidRPr="00000000" w14:paraId="000006F1">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2">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4.</w:t>
        <w:tab/>
        <w:t xml:space="preserve">Malava Properties Ltd are the registered proprietors of a property known as LR 2627/4621 ( a front row beach plot in South Coast). They had acquired the property from James Mali Mingi who was allocated the property in a development comprising a fully furnished guest house which Malava properties lets out to tourists (local and foreign), at a monthly rent of US$1,000. Local residents allege that as the property belonged to their ancestors and infact the land comprises a holy shrine (Kaya), Juma Lala Salama and his brothers (Ali Lala Salama and Said Lala Salama) have moved into the property and have been occupying the same for the last twelve months claiming to be `beneficial squatters'</w:t>
      </w:r>
      <w:r w:rsidDel="00000000" w:rsidR="00000000" w:rsidRPr="00000000">
        <w:rPr>
          <w:rtl w:val="0"/>
        </w:rPr>
      </w:r>
    </w:p>
    <w:p w:rsidR="00000000" w:rsidDel="00000000" w:rsidP="00000000" w:rsidRDefault="00000000" w:rsidRPr="00000000" w14:paraId="000006F3">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F4">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(a)</w:t>
        <w:tab/>
        <w:t xml:space="preserve">Advise Malava properties Ltd who would like to recover possession immediately.</w:t>
      </w:r>
      <w:r w:rsidDel="00000000" w:rsidR="00000000" w:rsidRPr="00000000">
        <w:rPr>
          <w:rtl w:val="0"/>
        </w:rPr>
      </w:r>
    </w:p>
    <w:p w:rsidR="00000000" w:rsidDel="00000000" w:rsidP="00000000" w:rsidRDefault="00000000" w:rsidRPr="00000000" w14:paraId="000006F5">
      <w:pPr>
        <w:pageBreakBefore w:val="0"/>
        <w:ind w:left="720" w:firstLine="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(Describe the specific procedural steps you would adopt to recover possession without full trial)</w:t>
      </w:r>
      <w:r w:rsidDel="00000000" w:rsidR="00000000" w:rsidRPr="00000000">
        <w:rPr>
          <w:rtl w:val="0"/>
        </w:rPr>
      </w:r>
    </w:p>
    <w:p w:rsidR="00000000" w:rsidDel="00000000" w:rsidP="00000000" w:rsidRDefault="00000000" w:rsidRPr="00000000" w14:paraId="000006F6">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F7">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Upon hearing your application what possible Orders may the courts make?</w:t>
      </w:r>
      <w:r w:rsidDel="00000000" w:rsidR="00000000" w:rsidRPr="00000000">
        <w:rPr>
          <w:rtl w:val="0"/>
        </w:rPr>
      </w:r>
    </w:p>
    <w:p w:rsidR="00000000" w:rsidDel="00000000" w:rsidP="00000000" w:rsidRDefault="00000000" w:rsidRPr="00000000" w14:paraId="000006F8">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F9">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Order 35 Answer.</w:t>
      </w:r>
      <w:r w:rsidDel="00000000" w:rsidR="00000000" w:rsidRPr="00000000">
        <w:rPr>
          <w:rtl w:val="0"/>
        </w:rPr>
      </w:r>
    </w:p>
    <w:p w:rsidR="00000000" w:rsidDel="00000000" w:rsidP="00000000" w:rsidRDefault="00000000" w:rsidRPr="00000000" w14:paraId="000006FA">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6FB">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5.</w:t>
        <w:tab/>
        <w:t xml:space="preserve">How do the civil procedure Rules seek to protect the interests of a minor plaintiff and a minor defendant? </w:t>
      </w:r>
      <w:r w:rsidDel="00000000" w:rsidR="00000000" w:rsidRPr="00000000">
        <w:rPr>
          <w:rFonts w:ascii="Georgia" w:cs="Georgia" w:eastAsia="Georgia" w:hAnsi="Georgia"/>
          <w:strike w:val="0"/>
          <w:vertAlign w:val="baseline"/>
          <w:rtl w:val="0"/>
        </w:rPr>
        <w:t xml:space="preserve">Refer to previous answers.</w:t>
      </w:r>
      <w:r w:rsidDel="00000000" w:rsidR="00000000" w:rsidRPr="00000000">
        <w:rPr>
          <w:rtl w:val="0"/>
        </w:rPr>
      </w:r>
    </w:p>
    <w:p w:rsidR="00000000" w:rsidDel="00000000" w:rsidP="00000000" w:rsidRDefault="00000000" w:rsidRPr="00000000" w14:paraId="000006FC">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FD">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6.</w:t>
        <w:tab/>
        <w:t xml:space="preserve">You are instructed by Mazingira Environmental society (a society of members committed to total preservation of the environment) whose members are concerned at a proposed series of experiments, at the University of Kasukuland using highly radioactive and toxic substances. They obtained a scientific report which says that there is a slight rise of local contamination. The University scientists staff that this is totally incorrect, and that there is no risk; that the experiment have been commissioned by the Minster of State in charge of Provincial Administration and National Security and are of urgent public importance; and that they plan to make the first test in two weeks.</w:t>
      </w:r>
      <w:r w:rsidDel="00000000" w:rsidR="00000000" w:rsidRPr="00000000">
        <w:rPr>
          <w:rtl w:val="0"/>
        </w:rPr>
      </w:r>
    </w:p>
    <w:p w:rsidR="00000000" w:rsidDel="00000000" w:rsidP="00000000" w:rsidRDefault="00000000" w:rsidRPr="00000000" w14:paraId="000006FE">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6FF">
      <w:pPr>
        <w:pageBreakBefore w:val="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What steps would you take to protect your client's interests pending the trial of the suit you have filed, and what principles will be applied by the court in dealing with an application before trial? </w:t>
      </w:r>
      <w:r w:rsidDel="00000000" w:rsidR="00000000" w:rsidRPr="00000000">
        <w:rPr>
          <w:rFonts w:ascii="Georgia" w:cs="Georgia" w:eastAsia="Georgia" w:hAnsi="Georgia"/>
          <w:strike w:val="0"/>
          <w:vertAlign w:val="baseline"/>
          <w:rtl w:val="0"/>
        </w:rPr>
        <w:t xml:space="preserve">Refer to previous answers.</w:t>
      </w:r>
      <w:r w:rsidDel="00000000" w:rsidR="00000000" w:rsidRPr="00000000">
        <w:rPr>
          <w:rtl w:val="0"/>
        </w:rPr>
      </w:r>
    </w:p>
    <w:p w:rsidR="00000000" w:rsidDel="00000000" w:rsidP="00000000" w:rsidRDefault="00000000" w:rsidRPr="00000000" w14:paraId="00000700">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1">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7.</w:t>
        <w:tab/>
        <w:t xml:space="preserve">(a)</w:t>
        <w:tab/>
        <w:t xml:space="preserve">When must a successful litigant issue a notice to show cause (NTSC) before proceeding to execute a court decree?</w:t>
      </w:r>
      <w:r w:rsidDel="00000000" w:rsidR="00000000" w:rsidRPr="00000000">
        <w:rPr>
          <w:rtl w:val="0"/>
        </w:rPr>
      </w:r>
    </w:p>
    <w:p w:rsidR="00000000" w:rsidDel="00000000" w:rsidP="00000000" w:rsidRDefault="00000000" w:rsidRPr="00000000" w14:paraId="00000702">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3">
      <w:pPr>
        <w:pageBreakBefore w:val="0"/>
        <w:ind w:firstLine="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(c)</w:t>
        <w:tab/>
        <w:t xml:space="preserve">Briefly state and discuss the different methods of executing a court decree.</w:t>
      </w:r>
      <w:r w:rsidDel="00000000" w:rsidR="00000000" w:rsidRPr="00000000">
        <w:rPr>
          <w:rtl w:val="0"/>
        </w:rPr>
      </w:r>
    </w:p>
    <w:p w:rsidR="00000000" w:rsidDel="00000000" w:rsidP="00000000" w:rsidRDefault="00000000" w:rsidRPr="00000000" w14:paraId="00000704">
      <w:pPr>
        <w:pageBreakBefore w:val="0"/>
        <w:ind w:firstLine="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previous answers.</w:t>
      </w:r>
      <w:r w:rsidDel="00000000" w:rsidR="00000000" w:rsidRPr="00000000">
        <w:rPr>
          <w:rtl w:val="0"/>
        </w:rPr>
      </w:r>
    </w:p>
    <w:p w:rsidR="00000000" w:rsidDel="00000000" w:rsidP="00000000" w:rsidRDefault="00000000" w:rsidRPr="00000000" w14:paraId="00000705">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06">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8.</w:t>
        <w:tab/>
        <w:t xml:space="preserve">(a)</w:t>
        <w:tab/>
        <w:t xml:space="preserve">The civil procedure rules allow a party who has obtained a court decree to apply for a `garnishee order nisi'.</w:t>
      </w:r>
      <w:r w:rsidDel="00000000" w:rsidR="00000000" w:rsidRPr="00000000">
        <w:rPr>
          <w:rtl w:val="0"/>
        </w:rPr>
      </w:r>
    </w:p>
    <w:p w:rsidR="00000000" w:rsidDel="00000000" w:rsidP="00000000" w:rsidRDefault="00000000" w:rsidRPr="00000000" w14:paraId="00000707">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8">
      <w:pPr>
        <w:pageBreakBefore w:val="0"/>
        <w:ind w:left="720" w:firstLine="0"/>
        <w:rPr>
          <w:rFonts w:ascii="Georgia" w:cs="Georgia" w:eastAsia="Georgia" w:hAnsi="Georgia"/>
          <w:vertAlign w:val="baseline"/>
        </w:rPr>
      </w:pPr>
      <w:r w:rsidDel="00000000" w:rsidR="00000000" w:rsidRPr="00000000">
        <w:rPr>
          <w:rFonts w:ascii="Georgia" w:cs="Georgia" w:eastAsia="Georgia" w:hAnsi="Georgia"/>
          <w:b w:val="1"/>
          <w:strike w:val="0"/>
          <w:vertAlign w:val="baseline"/>
          <w:rtl w:val="0"/>
        </w:rPr>
        <w:t xml:space="preserve">What do you understand by the terms garnishee proceedings in relation to execution of the decree of the court? </w:t>
      </w:r>
      <w:r w:rsidDel="00000000" w:rsidR="00000000" w:rsidRPr="00000000">
        <w:rPr>
          <w:rFonts w:ascii="Georgia" w:cs="Georgia" w:eastAsia="Georgia" w:hAnsi="Georgia"/>
          <w:strike w:val="0"/>
          <w:vertAlign w:val="baseline"/>
          <w:rtl w:val="0"/>
        </w:rPr>
        <w:t xml:space="preserve">Refer to previous answers.</w:t>
      </w:r>
      <w:r w:rsidDel="00000000" w:rsidR="00000000" w:rsidRPr="00000000">
        <w:rPr>
          <w:rtl w:val="0"/>
        </w:rPr>
      </w:r>
    </w:p>
    <w:p w:rsidR="00000000" w:rsidDel="00000000" w:rsidP="00000000" w:rsidRDefault="00000000" w:rsidRPr="00000000" w14:paraId="00000709">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A">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(b)</w:t>
        <w:tab/>
        <w:t xml:space="preserve">Michael Otieno sued Mr. Nathan Ole Senato over a friendly loan advanced to the latter in 1997 to conduct elections for Kaitotoni Ward. Mr. Otieno was awarded judgement by the Chief Magistrate for the sum of Kshs.500,000 plus interest and costs all totaling Kshs.602,300/- Having lost the case Mr. Ole Senato has sold off all his moveable assets and transferred another piece of land registered in his name to his eldest son as a `gift'. Mr. Ole Senato has frantically been chasing for payment of his Kshs.350,000/- as payment for the supply of livestock for slaughter to Nyama Choma ranch Ltd in Kitengela which he intends to bank in the name of his wife.</w:t>
      </w:r>
      <w:r w:rsidDel="00000000" w:rsidR="00000000" w:rsidRPr="00000000">
        <w:rPr>
          <w:rtl w:val="0"/>
        </w:rPr>
      </w:r>
    </w:p>
    <w:p w:rsidR="00000000" w:rsidDel="00000000" w:rsidP="00000000" w:rsidRDefault="00000000" w:rsidRPr="00000000" w14:paraId="0000070B">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C">
      <w:pPr>
        <w:pageBreakBefore w:val="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Mr. Otieno has disagreed with Karumaindo &amp; Co. Advocates who have acted for him in the last ten years. He wishes to engage your firm for quick enforcement of the decree issued by the court.</w:t>
      </w:r>
      <w:r w:rsidDel="00000000" w:rsidR="00000000" w:rsidRPr="00000000">
        <w:rPr>
          <w:rtl w:val="0"/>
        </w:rPr>
      </w:r>
    </w:p>
    <w:p w:rsidR="00000000" w:rsidDel="00000000" w:rsidP="00000000" w:rsidRDefault="00000000" w:rsidRPr="00000000" w14:paraId="0000070D">
      <w:pPr>
        <w:pageBreakBefore w:val="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0E">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w:t>
        <w:tab/>
        <w:t xml:space="preserve">What application under the civil procedure rules would you file to recover the sum owed by Nyama Choma Ranch to Mr. Ole Senato?</w:t>
      </w:r>
      <w:r w:rsidDel="00000000" w:rsidR="00000000" w:rsidRPr="00000000">
        <w:rPr>
          <w:rtl w:val="0"/>
        </w:rPr>
      </w:r>
    </w:p>
    <w:p w:rsidR="00000000" w:rsidDel="00000000" w:rsidP="00000000" w:rsidRDefault="00000000" w:rsidRPr="00000000" w14:paraId="0000070F">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0">
      <w:pPr>
        <w:pageBreakBefore w:val="0"/>
        <w:ind w:left="720" w:hanging="72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Garnishee proceedings.</w:t>
      </w:r>
      <w:r w:rsidDel="00000000" w:rsidR="00000000" w:rsidRPr="00000000">
        <w:rPr>
          <w:rtl w:val="0"/>
        </w:rPr>
      </w:r>
    </w:p>
    <w:p w:rsidR="00000000" w:rsidDel="00000000" w:rsidP="00000000" w:rsidRDefault="00000000" w:rsidRPr="00000000" w14:paraId="00000711">
      <w:pPr>
        <w:pageBreakBefore w:val="0"/>
        <w:ind w:left="720" w:hanging="720"/>
        <w:rPr>
          <w:rFonts w:ascii="Georgia" w:cs="Georgia" w:eastAsia="Georgia" w:hAnsi="Georgia"/>
          <w:b w:val="0"/>
          <w:vertAlign w:val="baseline"/>
        </w:rPr>
      </w:pPr>
      <w:r w:rsidDel="00000000" w:rsidR="00000000" w:rsidRPr="00000000">
        <w:rPr>
          <w:rtl w:val="0"/>
        </w:rPr>
      </w:r>
    </w:p>
    <w:p w:rsidR="00000000" w:rsidDel="00000000" w:rsidP="00000000" w:rsidRDefault="00000000" w:rsidRPr="00000000" w14:paraId="00000712">
      <w:pPr>
        <w:pageBreakBefore w:val="0"/>
        <w:ind w:left="720" w:hanging="720"/>
        <w:rPr>
          <w:rFonts w:ascii="Georgia" w:cs="Georgia" w:eastAsia="Georgia" w:hAnsi="Georgia"/>
          <w:b w:val="0"/>
          <w:vertAlign w:val="baseline"/>
        </w:rPr>
      </w:pPr>
      <w:r w:rsidDel="00000000" w:rsidR="00000000" w:rsidRPr="00000000">
        <w:rPr>
          <w:rFonts w:ascii="Georgia" w:cs="Georgia" w:eastAsia="Georgia" w:hAnsi="Georgia"/>
          <w:b w:val="1"/>
          <w:strike w:val="0"/>
          <w:vertAlign w:val="baseline"/>
          <w:rtl w:val="0"/>
        </w:rPr>
        <w:t xml:space="preserve">(ii)</w:t>
        <w:tab/>
        <w:t xml:space="preserve">What other methods would you adopt to recover any unsatisfied portion of the decree issued against Mr. Ole Senato?</w:t>
      </w:r>
      <w:r w:rsidDel="00000000" w:rsidR="00000000" w:rsidRPr="00000000">
        <w:rPr>
          <w:rtl w:val="0"/>
        </w:rPr>
      </w:r>
    </w:p>
    <w:p w:rsidR="00000000" w:rsidDel="00000000" w:rsidP="00000000" w:rsidRDefault="00000000" w:rsidRPr="00000000" w14:paraId="00000713">
      <w:pPr>
        <w:pageBreakBefore w:val="0"/>
        <w:rPr>
          <w:rFonts w:ascii="Georgia" w:cs="Georgia" w:eastAsia="Georgia" w:hAnsi="Georgia"/>
          <w:vertAlign w:val="baseline"/>
        </w:rPr>
      </w:pPr>
      <w:r w:rsidDel="00000000" w:rsidR="00000000" w:rsidRPr="00000000">
        <w:rPr>
          <w:rtl w:val="0"/>
        </w:rPr>
      </w:r>
    </w:p>
    <w:p w:rsidR="00000000" w:rsidDel="00000000" w:rsidP="00000000" w:rsidRDefault="00000000" w:rsidRPr="00000000" w14:paraId="00000714">
      <w:pPr>
        <w:pageBreakBefore w:val="0"/>
        <w:rPr>
          <w:rFonts w:ascii="Georgia" w:cs="Georgia" w:eastAsia="Georgia" w:hAnsi="Georgia"/>
          <w:vertAlign w:val="baseline"/>
        </w:rPr>
      </w:pPr>
      <w:r w:rsidDel="00000000" w:rsidR="00000000" w:rsidRPr="00000000">
        <w:rPr>
          <w:rFonts w:ascii="Georgia" w:cs="Georgia" w:eastAsia="Georgia" w:hAnsi="Georgia"/>
          <w:strike w:val="0"/>
          <w:vertAlign w:val="baseline"/>
          <w:rtl w:val="0"/>
        </w:rPr>
        <w:t xml:space="preserve">Refer to answer on modes of execution.</w:t>
      </w:r>
      <w:r w:rsidDel="00000000" w:rsidR="00000000" w:rsidRPr="00000000">
        <w:rPr>
          <w:rtl w:val="0"/>
        </w:rPr>
      </w:r>
    </w:p>
    <w:p w:rsidR="00000000" w:rsidDel="00000000" w:rsidP="00000000" w:rsidRDefault="00000000" w:rsidRPr="00000000" w14:paraId="00000715">
      <w:pPr>
        <w:pageBreakBefore w:val="0"/>
        <w:rPr>
          <w:rFonts w:ascii="Georgia" w:cs="Georgia" w:eastAsia="Georgia" w:hAnsi="Georgia"/>
          <w:b w:val="0"/>
          <w:vertAlign w:val="baseline"/>
        </w:rPr>
      </w:pPr>
      <w:r w:rsidDel="00000000" w:rsidR="00000000" w:rsidRPr="00000000">
        <w:rPr>
          <w:rtl w:val="0"/>
        </w:rPr>
      </w:r>
    </w:p>
    <w:sectPr>
      <w:headerReference r:id="rId11" w:type="default"/>
      <w:headerReference r:id="rId12" w:type="even"/>
      <w:type w:val="nextPage"/>
      <w:pgSz w:h="15840" w:w="12240" w:orient="portrait"/>
      <w:pgMar w:bottom="1440" w:top="1440" w:left="1440" w:right="1440" w:header="360" w:footer="36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Courier New"/>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3 (1) Environmental Management and Co-ordination Act, 1999</w:t>
      </w:r>
    </w:p>
  </w:footnote>
  <w:footnote w:id="2">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Unreported, Misc. Civil Application No. 118 of 2004</w:t>
      </w:r>
    </w:p>
  </w:footnote>
  <w:footnote w:id="3">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3 (3) Environmental Management and Co-ordination Act, 1999</w:t>
      </w:r>
    </w:p>
  </w:footnote>
  <w:footnote w:id="4">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(2006) eKLR</w:t>
      </w:r>
    </w:p>
  </w:footnote>
  <w:footnote w:id="5">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(1973) E. A. 358</w:t>
      </w:r>
    </w:p>
  </w:footnote>
  <w:footnote w:id="6">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Richard Kuloba Principles of Injunctions on page 35 </w:t>
      </w:r>
    </w:p>
  </w:footnote>
  <w:footnote w:id="7">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(1975) All E.R 504 at P.509</w:t>
      </w:r>
    </w:p>
  </w:footnote>
  <w:footnote w:id="8">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(1973) E.A. 358</w:t>
      </w:r>
    </w:p>
  </w:footnote>
  <w:footnote w:id="9">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(1976) KLR 42</w:t>
      </w:r>
    </w:p>
  </w:footnote>
  <w:footnote w:id="10">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H.C.C.C No. 62 of 2002</w:t>
      </w:r>
    </w:p>
  </w:footnote>
  <w:footnote w:id="11">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(1965) E A 91</w:t>
      </w:r>
    </w:p>
  </w:footnote>
  <w:footnote w:id="12">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H.C.C.C No. 92 of 2002</w:t>
      </w:r>
    </w:p>
  </w:footnote>
  <w:footnote w:id="13">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Order XXXIX. r. 3(3)Civil Procedure Rules provides that in any case where the court grants an ex parte injunction, the applicant shall within three days from the date of the order , serve the order, the application and the pleading on the party sought to be restrained.</w:t>
      </w:r>
    </w:p>
  </w:footnote>
  <w:footnote w:id="14">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58 (2) EMCA, 1999</w:t>
      </w:r>
    </w:p>
  </w:footnote>
  <w:footnote w:id="15">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Order XXII r1A (4)</w:t>
      </w:r>
    </w:p>
  </w:footnote>
  <w:footnote w:id="16">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Order XXII r1A (1)</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1200" w:hanging="360"/>
      </w:pPr>
      <w:rPr>
        <w:vertAlign w:val="baseline"/>
      </w:rPr>
    </w:lvl>
    <w:lvl w:ilvl="1">
      <w:start w:val="1"/>
      <w:numFmt w:val="decimal"/>
      <w:lvlText w:val="%2."/>
      <w:lvlJc w:val="left"/>
      <w:pPr>
        <w:ind w:left="1920" w:hanging="360"/>
      </w:pPr>
      <w:rPr>
        <w:vertAlign w:val="baseline"/>
      </w:rPr>
    </w:lvl>
    <w:lvl w:ilvl="2">
      <w:start w:val="1"/>
      <w:numFmt w:val="lowerRoman"/>
      <w:lvlText w:val="%3."/>
      <w:lvlJc w:val="right"/>
      <w:pPr>
        <w:ind w:left="2640" w:hanging="180"/>
      </w:pPr>
      <w:rPr>
        <w:vertAlign w:val="baseline"/>
      </w:rPr>
    </w:lvl>
    <w:lvl w:ilvl="3">
      <w:start w:val="1"/>
      <w:numFmt w:val="decimal"/>
      <w:lvlText w:val="%4."/>
      <w:lvlJc w:val="left"/>
      <w:pPr>
        <w:ind w:left="3360" w:hanging="360"/>
      </w:pPr>
      <w:rPr>
        <w:vertAlign w:val="baseline"/>
      </w:rPr>
    </w:lvl>
    <w:lvl w:ilvl="4">
      <w:start w:val="1"/>
      <w:numFmt w:val="lowerLetter"/>
      <w:lvlText w:val="%5."/>
      <w:lvlJc w:val="left"/>
      <w:pPr>
        <w:ind w:left="4080" w:hanging="360"/>
      </w:pPr>
      <w:rPr>
        <w:vertAlign w:val="baseline"/>
      </w:rPr>
    </w:lvl>
    <w:lvl w:ilvl="5">
      <w:start w:val="1"/>
      <w:numFmt w:val="lowerRoman"/>
      <w:lvlText w:val="%6."/>
      <w:lvlJc w:val="right"/>
      <w:pPr>
        <w:ind w:left="4800" w:hanging="180"/>
      </w:pPr>
      <w:rPr>
        <w:vertAlign w:val="baseline"/>
      </w:rPr>
    </w:lvl>
    <w:lvl w:ilvl="6">
      <w:start w:val="1"/>
      <w:numFmt w:val="decimal"/>
      <w:lvlText w:val="%7."/>
      <w:lvlJc w:val="left"/>
      <w:pPr>
        <w:ind w:left="5520" w:hanging="360"/>
      </w:pPr>
      <w:rPr>
        <w:vertAlign w:val="baseline"/>
      </w:rPr>
    </w:lvl>
    <w:lvl w:ilvl="7">
      <w:start w:val="1"/>
      <w:numFmt w:val="lowerLetter"/>
      <w:lvlText w:val="%8."/>
      <w:lvlJc w:val="left"/>
      <w:pPr>
        <w:ind w:left="6240" w:hanging="360"/>
      </w:pPr>
      <w:rPr>
        <w:vertAlign w:val="baseline"/>
      </w:rPr>
    </w:lvl>
    <w:lvl w:ilvl="8">
      <w:start w:val="1"/>
      <w:numFmt w:val="lowerRoman"/>
      <w:lvlText w:val="%9."/>
      <w:lvlJc w:val="right"/>
      <w:pPr>
        <w:ind w:left="696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30551548"/>
      <w:numFmt w:val="decimal"/>
      <w:lvlText w:val="%1."/>
      <w:lvlJc w:val="left"/>
      <w:pPr>
        <w:ind w:left="0" w:firstLine="0"/>
      </w:pPr>
      <w:rPr>
        <w:vertAlign w:val="baseline"/>
      </w:rPr>
    </w:lvl>
    <w:lvl w:ilvl="1">
      <w:start w:val="30581176"/>
      <w:numFmt w:val="lowerLetter"/>
      <w:lvlText w:val="(%2)"/>
      <w:lvlJc w:val="left"/>
      <w:pPr>
        <w:ind w:left="0" w:firstLine="0"/>
      </w:pPr>
      <w:rPr>
        <w:vertAlign w:val="baseline"/>
      </w:rPr>
    </w:lvl>
    <w:lvl w:ilvl="2">
      <w:start w:val="30581220"/>
      <w:numFmt w:val="decimal"/>
      <w:lvlText w:val="%3."/>
      <w:lvlJc w:val="left"/>
      <w:pPr>
        <w:ind w:left="0" w:firstLine="0"/>
      </w:pPr>
      <w:rPr>
        <w:vertAlign w:val="baseline"/>
      </w:rPr>
    </w:lvl>
    <w:lvl w:ilvl="3">
      <w:start w:val="30581276"/>
      <w:numFmt w:val="decimal"/>
      <w:lvlText w:val="%4."/>
      <w:lvlJc w:val="left"/>
      <w:pPr>
        <w:ind w:left="0" w:firstLine="0"/>
      </w:pPr>
      <w:rPr>
        <w:vertAlign w:val="baseline"/>
      </w:rPr>
    </w:lvl>
    <w:lvl w:ilvl="4">
      <w:start w:val="30595208"/>
      <w:numFmt w:val="decimal"/>
      <w:lvlText w:val="%5."/>
      <w:lvlJc w:val="left"/>
      <w:pPr>
        <w:ind w:left="0" w:firstLine="0"/>
      </w:pPr>
      <w:rPr>
        <w:vertAlign w:val="baseline"/>
      </w:rPr>
    </w:lvl>
    <w:lvl w:ilvl="5">
      <w:start w:val="30552404"/>
      <w:numFmt w:val="decimal"/>
      <w:lvlText w:val="%6."/>
      <w:lvlJc w:val="left"/>
      <w:pPr>
        <w:ind w:left="0" w:firstLine="0"/>
      </w:pPr>
      <w:rPr>
        <w:vertAlign w:val="baseline"/>
      </w:rPr>
    </w:lvl>
    <w:lvl w:ilvl="6">
      <w:start w:val="30546680"/>
      <w:numFmt w:val="decimal"/>
      <w:lvlText w:val="%7."/>
      <w:lvlJc w:val="left"/>
      <w:pPr>
        <w:ind w:left="0" w:firstLine="0"/>
      </w:pPr>
      <w:rPr>
        <w:vertAlign w:val="baseline"/>
      </w:rPr>
    </w:lvl>
    <w:lvl w:ilvl="7">
      <w:start w:val="30546724"/>
      <w:numFmt w:val="decimal"/>
      <w:lvlText w:val="%8."/>
      <w:lvlJc w:val="left"/>
      <w:pPr>
        <w:ind w:left="0" w:firstLine="0"/>
      </w:pPr>
      <w:rPr>
        <w:vertAlign w:val="baseline"/>
      </w:rPr>
    </w:lvl>
    <w:lvl w:ilvl="8">
      <w:start w:val="0"/>
      <w:numFmt w:val="decimal"/>
      <w:lvlText w:val=""/>
      <w:lvlJc w:val="left"/>
      <w:pPr>
        <w:ind w:left="0" w:firstLine="0"/>
      </w:pPr>
      <w:rPr>
        <w:vertAlign w:val="baseline"/>
      </w:rPr>
    </w:lvl>
  </w:abstractNum>
  <w:abstractNum w:abstractNumId="6">
    <w:lvl w:ilvl="0">
      <w:start w:val="1"/>
      <w:numFmt w:val="lowerRoman"/>
      <w:lvlText w:val="(%1)"/>
      <w:lvlJc w:val="left"/>
      <w:pPr>
        <w:ind w:left="1080" w:hanging="72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Letter"/>
      <w:lvlText w:val="(%3)"/>
      <w:lvlJc w:val="left"/>
      <w:pPr>
        <w:ind w:left="2340" w:hanging="360"/>
      </w:pPr>
      <w:rPr>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30547244"/>
      <w:numFmt w:val="lowerLetter"/>
      <w:lvlText w:val="(%1)"/>
      <w:lvlJc w:val="left"/>
      <w:pPr>
        <w:ind w:left="0" w:firstLine="0"/>
      </w:pPr>
      <w:rPr>
        <w:vertAlign w:val="baseline"/>
      </w:rPr>
    </w:lvl>
    <w:lvl w:ilvl="1">
      <w:start w:val="30547300"/>
      <w:numFmt w:val="lowerLetter"/>
      <w:lvlText w:val="(%2)"/>
      <w:lvlJc w:val="left"/>
      <w:pPr>
        <w:ind w:left="0" w:firstLine="0"/>
      </w:pPr>
      <w:rPr>
        <w:vertAlign w:val="baseline"/>
      </w:rPr>
    </w:lvl>
    <w:lvl w:ilvl="2">
      <w:start w:val="30547356"/>
      <w:numFmt w:val="lowerLetter"/>
      <w:lvlText w:val="(%3)"/>
      <w:lvlJc w:val="left"/>
      <w:pPr>
        <w:ind w:left="0" w:firstLine="0"/>
      </w:pPr>
      <w:rPr>
        <w:vertAlign w:val="baseline"/>
      </w:rPr>
    </w:lvl>
    <w:lvl w:ilvl="3">
      <w:start w:val="30547412"/>
      <w:numFmt w:val="lowerLetter"/>
      <w:lvlText w:val="(%4)"/>
      <w:lvlJc w:val="left"/>
      <w:pPr>
        <w:ind w:left="0" w:firstLine="0"/>
      </w:pPr>
      <w:rPr>
        <w:vertAlign w:val="baseline"/>
      </w:rPr>
    </w:lvl>
    <w:lvl w:ilvl="4">
      <w:start w:val="30547468"/>
      <w:numFmt w:val="lowerLetter"/>
      <w:lvlText w:val="(%5)"/>
      <w:lvlJc w:val="left"/>
      <w:pPr>
        <w:ind w:left="0" w:firstLine="0"/>
      </w:pPr>
      <w:rPr>
        <w:vertAlign w:val="baseline"/>
      </w:rPr>
    </w:lvl>
    <w:lvl w:ilvl="5">
      <w:start w:val="30547524"/>
      <w:numFmt w:val="lowerLetter"/>
      <w:lvlText w:val="(%6)"/>
      <w:lvlJc w:val="left"/>
      <w:pPr>
        <w:ind w:left="0" w:firstLine="0"/>
      </w:pPr>
      <w:rPr>
        <w:vertAlign w:val="baseline"/>
      </w:rPr>
    </w:lvl>
    <w:lvl w:ilvl="6">
      <w:start w:val="30547580"/>
      <w:numFmt w:val="lowerLetter"/>
      <w:lvlText w:val="(%7)"/>
      <w:lvlJc w:val="left"/>
      <w:pPr>
        <w:ind w:left="0" w:firstLine="0"/>
      </w:pPr>
      <w:rPr>
        <w:vertAlign w:val="baseline"/>
      </w:rPr>
    </w:lvl>
    <w:lvl w:ilvl="7">
      <w:start w:val="30547636"/>
      <w:numFmt w:val="lowerLetter"/>
      <w:lvlText w:val="(%8)"/>
      <w:lvlJc w:val="left"/>
      <w:pPr>
        <w:ind w:left="0" w:firstLine="0"/>
      </w:pPr>
      <w:rPr>
        <w:vertAlign w:val="baseline"/>
      </w:rPr>
    </w:lvl>
    <w:lvl w:ilvl="8">
      <w:start w:val="0"/>
      <w:numFmt w:val="decimal"/>
      <w:lvlText w:val=""/>
      <w:lvlJc w:val="left"/>
      <w:pPr>
        <w:ind w:left="0" w:firstLine="0"/>
      </w:pPr>
      <w:rPr>
        <w:vertAlign w:val="baseline"/>
      </w:rPr>
    </w:lvl>
  </w:abstractNum>
  <w:abstractNum w:abstractNumId="9">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800" w:hanging="720"/>
      </w:pPr>
      <w:rPr>
        <w:vertAlign w:val="baseline"/>
      </w:rPr>
    </w:lvl>
    <w:lvl w:ilvl="2">
      <w:start w:val="1"/>
      <w:numFmt w:val="lowerRoman"/>
      <w:lvlText w:val="(%3)"/>
      <w:lvlJc w:val="left"/>
      <w:pPr>
        <w:ind w:left="2700" w:hanging="720"/>
      </w:pPr>
      <w:rPr>
        <w:vertAlign w:val="baseline"/>
      </w:rPr>
    </w:lvl>
    <w:lvl w:ilvl="3">
      <w:start w:val="1"/>
      <w:numFmt w:val="lowerLetter"/>
      <w:lvlText w:val="(%4)"/>
      <w:lvlJc w:val="left"/>
      <w:pPr>
        <w:ind w:left="2880" w:hanging="360"/>
      </w:pPr>
      <w:rPr>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30548260"/>
      <w:numFmt w:val="decimal"/>
      <w:lvlText w:val="%1."/>
      <w:lvlJc w:val="left"/>
      <w:pPr>
        <w:ind w:left="0" w:firstLine="0"/>
      </w:pPr>
      <w:rPr>
        <w:vertAlign w:val="baseline"/>
      </w:rPr>
    </w:lvl>
    <w:lvl w:ilvl="1">
      <w:start w:val="30548316"/>
      <w:numFmt w:val="decimal"/>
      <w:lvlText w:val="%2."/>
      <w:lvlJc w:val="left"/>
      <w:pPr>
        <w:ind w:left="0" w:firstLine="0"/>
      </w:pPr>
      <w:rPr>
        <w:vertAlign w:val="baseline"/>
      </w:rPr>
    </w:lvl>
    <w:lvl w:ilvl="2">
      <w:start w:val="30548372"/>
      <w:numFmt w:val="decimal"/>
      <w:lvlText w:val="%3."/>
      <w:lvlJc w:val="left"/>
      <w:pPr>
        <w:ind w:left="0" w:firstLine="0"/>
      </w:pPr>
      <w:rPr>
        <w:vertAlign w:val="baseline"/>
      </w:rPr>
    </w:lvl>
    <w:lvl w:ilvl="3">
      <w:start w:val="28781468"/>
      <w:numFmt w:val="decimal"/>
      <w:lvlText w:val="%4."/>
      <w:lvlJc w:val="left"/>
      <w:pPr>
        <w:ind w:left="0" w:firstLine="0"/>
      </w:pPr>
      <w:rPr>
        <w:vertAlign w:val="baseline"/>
      </w:rPr>
    </w:lvl>
    <w:lvl w:ilvl="4">
      <w:start w:val="28781524"/>
      <w:numFmt w:val="decimal"/>
      <w:lvlText w:val="%5."/>
      <w:lvlJc w:val="left"/>
      <w:pPr>
        <w:ind w:left="0" w:firstLine="0"/>
      </w:pPr>
      <w:rPr>
        <w:vertAlign w:val="baseline"/>
      </w:rPr>
    </w:lvl>
    <w:lvl w:ilvl="5">
      <w:start w:val="28781580"/>
      <w:numFmt w:val="decimal"/>
      <w:lvlText w:val="%6."/>
      <w:lvlJc w:val="left"/>
      <w:pPr>
        <w:ind w:left="0" w:firstLine="0"/>
      </w:pPr>
      <w:rPr>
        <w:vertAlign w:val="baseline"/>
      </w:rPr>
    </w:lvl>
    <w:lvl w:ilvl="6">
      <w:start w:val="28781636"/>
      <w:numFmt w:val="decimal"/>
      <w:lvlText w:val="%7."/>
      <w:lvlJc w:val="left"/>
      <w:pPr>
        <w:ind w:left="0" w:firstLine="0"/>
      </w:pPr>
      <w:rPr>
        <w:vertAlign w:val="baseline"/>
      </w:rPr>
    </w:lvl>
    <w:lvl w:ilvl="7">
      <w:start w:val="28781692"/>
      <w:numFmt w:val="decimal"/>
      <w:lvlText w:val="%8."/>
      <w:lvlJc w:val="left"/>
      <w:pPr>
        <w:ind w:left="0" w:firstLine="0"/>
      </w:pPr>
      <w:rPr>
        <w:vertAlign w:val="baseline"/>
      </w:rPr>
    </w:lvl>
    <w:lvl w:ilvl="8">
      <w:start w:val="0"/>
      <w:numFmt w:val="decimal"/>
      <w:lvlText w:val=""/>
      <w:lvlJc w:val="left"/>
      <w:pPr>
        <w:ind w:left="0" w:firstLine="0"/>
      </w:pPr>
      <w:rPr>
        <w:vertAlign w:val="baseline"/>
      </w:rPr>
    </w:lvl>
  </w:abstractNum>
  <w:abstractNum w:abstractNumId="1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28782316"/>
      <w:numFmt w:val="decimal"/>
      <w:lvlText w:val="%1."/>
      <w:lvlJc w:val="left"/>
      <w:pPr>
        <w:ind w:left="0" w:firstLine="0"/>
      </w:pPr>
      <w:rPr>
        <w:vertAlign w:val="baseline"/>
      </w:rPr>
    </w:lvl>
    <w:lvl w:ilvl="1">
      <w:start w:val="28782372"/>
      <w:numFmt w:val="decimal"/>
      <w:lvlText w:val="%2."/>
      <w:lvlJc w:val="left"/>
      <w:pPr>
        <w:ind w:left="0" w:firstLine="0"/>
      </w:pPr>
      <w:rPr>
        <w:vertAlign w:val="baseline"/>
      </w:rPr>
    </w:lvl>
    <w:lvl w:ilvl="2">
      <w:start w:val="28782428"/>
      <w:numFmt w:val="decimal"/>
      <w:lvlText w:val="%3."/>
      <w:lvlJc w:val="left"/>
      <w:pPr>
        <w:ind w:left="0" w:firstLine="0"/>
      </w:pPr>
      <w:rPr>
        <w:vertAlign w:val="baseline"/>
      </w:rPr>
    </w:lvl>
    <w:lvl w:ilvl="3">
      <w:start w:val="28782484"/>
      <w:numFmt w:val="decimal"/>
      <w:lvlText w:val="%4."/>
      <w:lvlJc w:val="left"/>
      <w:pPr>
        <w:ind w:left="0" w:firstLine="0"/>
      </w:pPr>
      <w:rPr>
        <w:vertAlign w:val="baseline"/>
      </w:rPr>
    </w:lvl>
    <w:lvl w:ilvl="4">
      <w:start w:val="28782540"/>
      <w:numFmt w:val="decimal"/>
      <w:lvlText w:val="%5."/>
      <w:lvlJc w:val="left"/>
      <w:pPr>
        <w:ind w:left="0" w:firstLine="0"/>
      </w:pPr>
      <w:rPr>
        <w:vertAlign w:val="baseline"/>
      </w:rPr>
    </w:lvl>
    <w:lvl w:ilvl="5">
      <w:start w:val="28782596"/>
      <w:numFmt w:val="decimal"/>
      <w:lvlText w:val="%6."/>
      <w:lvlJc w:val="left"/>
      <w:pPr>
        <w:ind w:left="0" w:firstLine="0"/>
      </w:pPr>
      <w:rPr>
        <w:vertAlign w:val="baseline"/>
      </w:rPr>
    </w:lvl>
    <w:lvl w:ilvl="6">
      <w:start w:val="28783976"/>
      <w:numFmt w:val="decimal"/>
      <w:lvlText w:val="%7."/>
      <w:lvlJc w:val="left"/>
      <w:pPr>
        <w:ind w:left="0" w:firstLine="0"/>
      </w:pPr>
      <w:rPr>
        <w:vertAlign w:val="baseline"/>
      </w:rPr>
    </w:lvl>
    <w:lvl w:ilvl="7">
      <w:start w:val="28784020"/>
      <w:numFmt w:val="decimal"/>
      <w:lvlText w:val="%8."/>
      <w:lvlJc w:val="left"/>
      <w:pPr>
        <w:ind w:left="0" w:firstLine="0"/>
      </w:pPr>
      <w:rPr>
        <w:vertAlign w:val="baseline"/>
      </w:rPr>
    </w:lvl>
    <w:lvl w:ilvl="8">
      <w:start w:val="0"/>
      <w:numFmt w:val="decimal"/>
      <w:lvlText w:val=""/>
      <w:lvlJc w:val="left"/>
      <w:pPr>
        <w:ind w:left="0" w:firstLine="0"/>
      </w:pPr>
      <w:rPr>
        <w:vertAlign w:val="baseline"/>
      </w:rPr>
    </w:lvl>
  </w:abstractNum>
  <w:abstractNum w:abstractNumId="15">
    <w:lvl w:ilvl="0">
      <w:start w:val="1"/>
      <w:numFmt w:val="lowerLetter"/>
      <w:lvlText w:val="(%1)"/>
      <w:lvlJc w:val="left"/>
      <w:pPr>
        <w:ind w:left="1080" w:hanging="720"/>
      </w:pPr>
      <w:rPr>
        <w:rFonts w:ascii="Times New Roman" w:cs="Times New Roman" w:eastAsia="Times New Roman" w:hAnsi="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0">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lowerLetter"/>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3">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decimal"/>
      <w:lvlText w:val="%1."/>
      <w:lvlJc w:val="left"/>
      <w:pPr>
        <w:ind w:left="480" w:hanging="360"/>
      </w:pPr>
      <w:rPr>
        <w:rFonts w:ascii="Times New Roman" w:cs="Times New Roman" w:eastAsia="Times New Roman" w:hAnsi="Times New Roman"/>
        <w:vertAlign w:val="baseline"/>
      </w:rPr>
    </w:lvl>
    <w:lvl w:ilvl="1">
      <w:start w:val="1"/>
      <w:numFmt w:val="bullet"/>
      <w:lvlText w:val="o"/>
      <w:lvlJc w:val="left"/>
      <w:pPr>
        <w:ind w:left="1200" w:hanging="360"/>
      </w:pPr>
      <w:rPr>
        <w:rFonts w:ascii="Courier New" w:cs="Courier New" w:eastAsia="Courier New" w:hAnsi="Courier New"/>
        <w:vertAlign w:val="baseline"/>
      </w:rPr>
    </w:lvl>
    <w:lvl w:ilvl="2">
      <w:start w:val="1"/>
      <w:numFmt w:val="bullet"/>
      <w:lvlText w:val="▪"/>
      <w:lvlJc w:val="left"/>
      <w:pPr>
        <w:ind w:left="1920" w:hanging="360"/>
      </w:pPr>
      <w:rPr>
        <w:rFonts w:ascii="Noto Sans Symbols" w:cs="Noto Sans Symbols" w:eastAsia="Noto Sans Symbols" w:hAnsi="Noto Sans Symbols"/>
        <w:vertAlign w:val="baseline"/>
      </w:rPr>
    </w:lvl>
    <w:lvl w:ilvl="3">
      <w:start w:val="1"/>
      <w:numFmt w:val="bullet"/>
      <w:lvlText w:val="●"/>
      <w:lvlJc w:val="left"/>
      <w:pPr>
        <w:ind w:left="2640" w:hanging="360"/>
      </w:pPr>
      <w:rPr>
        <w:rFonts w:ascii="Noto Sans Symbols" w:cs="Noto Sans Symbols" w:eastAsia="Noto Sans Symbols" w:hAnsi="Noto Sans Symbols"/>
        <w:vertAlign w:val="baseline"/>
      </w:rPr>
    </w:lvl>
    <w:lvl w:ilvl="4">
      <w:start w:val="1"/>
      <w:numFmt w:val="bullet"/>
      <w:lvlText w:val="o"/>
      <w:lvlJc w:val="left"/>
      <w:pPr>
        <w:ind w:left="3360" w:hanging="360"/>
      </w:pPr>
      <w:rPr>
        <w:rFonts w:ascii="Courier New" w:cs="Courier New" w:eastAsia="Courier New" w:hAnsi="Courier New"/>
        <w:vertAlign w:val="baseline"/>
      </w:rPr>
    </w:lvl>
    <w:lvl w:ilvl="5">
      <w:start w:val="1"/>
      <w:numFmt w:val="bullet"/>
      <w:lvlText w:val="▪"/>
      <w:lvlJc w:val="left"/>
      <w:pPr>
        <w:ind w:left="4080" w:hanging="360"/>
      </w:pPr>
      <w:rPr>
        <w:rFonts w:ascii="Noto Sans Symbols" w:cs="Noto Sans Symbols" w:eastAsia="Noto Sans Symbols" w:hAnsi="Noto Sans Symbols"/>
        <w:vertAlign w:val="baseline"/>
      </w:rPr>
    </w:lvl>
    <w:lvl w:ilvl="6">
      <w:start w:val="1"/>
      <w:numFmt w:val="bullet"/>
      <w:lvlText w:val="●"/>
      <w:lvlJc w:val="left"/>
      <w:pPr>
        <w:ind w:left="4800" w:hanging="360"/>
      </w:pPr>
      <w:rPr>
        <w:rFonts w:ascii="Noto Sans Symbols" w:cs="Noto Sans Symbols" w:eastAsia="Noto Sans Symbols" w:hAnsi="Noto Sans Symbols"/>
        <w:vertAlign w:val="baseline"/>
      </w:rPr>
    </w:lvl>
    <w:lvl w:ilvl="7">
      <w:start w:val="1"/>
      <w:numFmt w:val="bullet"/>
      <w:lvlText w:val="o"/>
      <w:lvlJc w:val="left"/>
      <w:pPr>
        <w:ind w:left="5520" w:hanging="360"/>
      </w:pPr>
      <w:rPr>
        <w:rFonts w:ascii="Courier New" w:cs="Courier New" w:eastAsia="Courier New" w:hAnsi="Courier New"/>
        <w:vertAlign w:val="baseline"/>
      </w:rPr>
    </w:lvl>
    <w:lvl w:ilvl="8">
      <w:start w:val="1"/>
      <w:numFmt w:val="bullet"/>
      <w:lvlText w:val="▪"/>
      <w:lvlJc w:val="left"/>
      <w:pPr>
        <w:ind w:left="6240" w:hanging="360"/>
      </w:pPr>
      <w:rPr>
        <w:rFonts w:ascii="Noto Sans Symbols" w:cs="Noto Sans Symbols" w:eastAsia="Noto Sans Symbols" w:hAnsi="Noto Sans Symbols"/>
        <w:vertAlign w:val="baseline"/>
      </w:rPr>
    </w:lvl>
  </w:abstractNum>
  <w:abstractNum w:abstractNumId="25">
    <w:lvl w:ilvl="0">
      <w:start w:val="1"/>
      <w:numFmt w:val="decimal"/>
      <w:lvlText w:val="%1."/>
      <w:lvlJc w:val="left"/>
      <w:pPr>
        <w:ind w:left="480" w:hanging="360"/>
      </w:pPr>
      <w:rPr>
        <w:vertAlign w:val="baseline"/>
      </w:rPr>
    </w:lvl>
    <w:lvl w:ilvl="1">
      <w:start w:val="1"/>
      <w:numFmt w:val="lowerLetter"/>
      <w:lvlText w:val="%2."/>
      <w:lvlJc w:val="left"/>
      <w:pPr>
        <w:ind w:left="1200" w:hanging="360"/>
      </w:pPr>
      <w:rPr>
        <w:vertAlign w:val="baseline"/>
      </w:rPr>
    </w:lvl>
    <w:lvl w:ilvl="2">
      <w:start w:val="1"/>
      <w:numFmt w:val="lowerRoman"/>
      <w:lvlText w:val="%3."/>
      <w:lvlJc w:val="right"/>
      <w:pPr>
        <w:ind w:left="1920" w:hanging="180"/>
      </w:pPr>
      <w:rPr>
        <w:vertAlign w:val="baseline"/>
      </w:rPr>
    </w:lvl>
    <w:lvl w:ilvl="3">
      <w:start w:val="1"/>
      <w:numFmt w:val="decimal"/>
      <w:lvlText w:val="%4."/>
      <w:lvlJc w:val="left"/>
      <w:pPr>
        <w:ind w:left="2640" w:hanging="360"/>
      </w:pPr>
      <w:rPr>
        <w:vertAlign w:val="baseline"/>
      </w:rPr>
    </w:lvl>
    <w:lvl w:ilvl="4">
      <w:start w:val="1"/>
      <w:numFmt w:val="lowerLetter"/>
      <w:lvlText w:val="%5."/>
      <w:lvlJc w:val="left"/>
      <w:pPr>
        <w:ind w:left="3360" w:hanging="360"/>
      </w:pPr>
      <w:rPr>
        <w:vertAlign w:val="baseline"/>
      </w:rPr>
    </w:lvl>
    <w:lvl w:ilvl="5">
      <w:start w:val="1"/>
      <w:numFmt w:val="lowerRoman"/>
      <w:lvlText w:val="%6."/>
      <w:lvlJc w:val="right"/>
      <w:pPr>
        <w:ind w:left="4080" w:hanging="180"/>
      </w:pPr>
      <w:rPr>
        <w:vertAlign w:val="baseline"/>
      </w:rPr>
    </w:lvl>
    <w:lvl w:ilvl="6">
      <w:start w:val="1"/>
      <w:numFmt w:val="decimal"/>
      <w:lvlText w:val="%7."/>
      <w:lvlJc w:val="left"/>
      <w:pPr>
        <w:ind w:left="4800" w:hanging="360"/>
      </w:pPr>
      <w:rPr>
        <w:vertAlign w:val="baseline"/>
      </w:rPr>
    </w:lvl>
    <w:lvl w:ilvl="7">
      <w:start w:val="1"/>
      <w:numFmt w:val="lowerLetter"/>
      <w:lvlText w:val="%8."/>
      <w:lvlJc w:val="left"/>
      <w:pPr>
        <w:ind w:left="5520" w:hanging="360"/>
      </w:pPr>
      <w:rPr>
        <w:vertAlign w:val="baseline"/>
      </w:rPr>
    </w:lvl>
    <w:lvl w:ilvl="8">
      <w:start w:val="1"/>
      <w:numFmt w:val="lowerRoman"/>
      <w:lvlText w:val="%9."/>
      <w:lvlJc w:val="right"/>
      <w:pPr>
        <w:ind w:left="6240" w:hanging="180"/>
      </w:pPr>
      <w:rPr>
        <w:vertAlign w:val="baseline"/>
      </w:rPr>
    </w:lvl>
  </w:abstractNum>
  <w:abstractNum w:abstractNumId="26">
    <w:lvl w:ilvl="0">
      <w:start w:val="4"/>
      <w:numFmt w:val="decimal"/>
      <w:lvlText w:val="%1."/>
      <w:lvlJc w:val="lef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lowerRoman"/>
      <w:lvlText w:val="(%1)"/>
      <w:lvlJc w:val="left"/>
      <w:pPr>
        <w:ind w:left="1800" w:hanging="720"/>
      </w:pPr>
      <w:rPr>
        <w:b w:val="1"/>
        <w:vertAlign w:val="baseline"/>
      </w:rPr>
    </w:lvl>
    <w:lvl w:ilvl="1">
      <w:start w:val="1"/>
      <w:numFmt w:val="lowerLetter"/>
      <w:lvlText w:val="%2."/>
      <w:lvlJc w:val="left"/>
      <w:pPr>
        <w:ind w:left="2160" w:hanging="360"/>
      </w:pPr>
      <w:rPr>
        <w:vertAlign w:val="baseline"/>
      </w:rPr>
    </w:lvl>
    <w:lvl w:ilvl="2">
      <w:start w:val="1"/>
      <w:numFmt w:val="lowerLetter"/>
      <w:lvlText w:val="(%3)"/>
      <w:lvlJc w:val="left"/>
      <w:pPr>
        <w:ind w:left="3060" w:hanging="36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8">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2"/>
      <w:numFmt w:val="lowerRoman"/>
      <w:lvlText w:val="(%1)"/>
      <w:lvlJc w:val="left"/>
      <w:pPr>
        <w:ind w:left="2160" w:hanging="720"/>
      </w:pPr>
      <w:rPr>
        <w:i w:val="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0">
    <w:lvl w:ilvl="0">
      <w:start w:val="1"/>
      <w:numFmt w:val="decimal"/>
      <w:lvlText w:val="%1."/>
      <w:lvlJc w:val="left"/>
      <w:pPr>
        <w:ind w:left="480" w:hanging="360"/>
      </w:pPr>
      <w:rPr>
        <w:vertAlign w:val="baseline"/>
      </w:rPr>
    </w:lvl>
    <w:lvl w:ilvl="1">
      <w:start w:val="1"/>
      <w:numFmt w:val="bullet"/>
      <w:lvlText w:val="-"/>
      <w:lvlJc w:val="left"/>
      <w:pPr>
        <w:ind w:left="1200" w:hanging="360"/>
      </w:pPr>
      <w:rPr>
        <w:rFonts w:ascii="Times New Roman" w:cs="Times New Roman" w:eastAsia="Times New Roman" w:hAnsi="Times New Roman"/>
        <w:vertAlign w:val="baseline"/>
      </w:rPr>
    </w:lvl>
    <w:lvl w:ilvl="2">
      <w:start w:val="1"/>
      <w:numFmt w:val="lowerRoman"/>
      <w:lvlText w:val="%3."/>
      <w:lvlJc w:val="right"/>
      <w:pPr>
        <w:ind w:left="1920" w:hanging="180"/>
      </w:pPr>
      <w:rPr>
        <w:vertAlign w:val="baseline"/>
      </w:rPr>
    </w:lvl>
    <w:lvl w:ilvl="3">
      <w:start w:val="1"/>
      <w:numFmt w:val="decimal"/>
      <w:lvlText w:val="%4."/>
      <w:lvlJc w:val="left"/>
      <w:pPr>
        <w:ind w:left="2640" w:hanging="360"/>
      </w:pPr>
      <w:rPr>
        <w:vertAlign w:val="baseline"/>
      </w:rPr>
    </w:lvl>
    <w:lvl w:ilvl="4">
      <w:start w:val="1"/>
      <w:numFmt w:val="lowerLetter"/>
      <w:lvlText w:val="%5."/>
      <w:lvlJc w:val="left"/>
      <w:pPr>
        <w:ind w:left="3360" w:hanging="360"/>
      </w:pPr>
      <w:rPr>
        <w:vertAlign w:val="baseline"/>
      </w:rPr>
    </w:lvl>
    <w:lvl w:ilvl="5">
      <w:start w:val="1"/>
      <w:numFmt w:val="lowerRoman"/>
      <w:lvlText w:val="%6."/>
      <w:lvlJc w:val="right"/>
      <w:pPr>
        <w:ind w:left="4080" w:hanging="180"/>
      </w:pPr>
      <w:rPr>
        <w:vertAlign w:val="baseline"/>
      </w:rPr>
    </w:lvl>
    <w:lvl w:ilvl="6">
      <w:start w:val="1"/>
      <w:numFmt w:val="decimal"/>
      <w:lvlText w:val="%7."/>
      <w:lvlJc w:val="left"/>
      <w:pPr>
        <w:ind w:left="4800" w:hanging="360"/>
      </w:pPr>
      <w:rPr>
        <w:vertAlign w:val="baseline"/>
      </w:rPr>
    </w:lvl>
    <w:lvl w:ilvl="7">
      <w:start w:val="1"/>
      <w:numFmt w:val="lowerLetter"/>
      <w:lvlText w:val="%8."/>
      <w:lvlJc w:val="left"/>
      <w:pPr>
        <w:ind w:left="5520" w:hanging="360"/>
      </w:pPr>
      <w:rPr>
        <w:vertAlign w:val="baseline"/>
      </w:rPr>
    </w:lvl>
    <w:lvl w:ilvl="8">
      <w:start w:val="1"/>
      <w:numFmt w:val="lowerRoman"/>
      <w:lvlText w:val="%9."/>
      <w:lvlJc w:val="right"/>
      <w:pPr>
        <w:ind w:left="6240" w:hanging="180"/>
      </w:pPr>
      <w:rPr>
        <w:vertAlign w:val="baseline"/>
      </w:rPr>
    </w:lvl>
  </w:abstractNum>
  <w:abstractNum w:abstractNumId="31">
    <w:lvl w:ilvl="0">
      <w:start w:val="1"/>
      <w:numFmt w:val="bullet"/>
      <w:lvlText w:val="●"/>
      <w:lvlJc w:val="left"/>
      <w:pPr>
        <w:ind w:left="1800" w:hanging="360"/>
      </w:pPr>
      <w:rPr>
        <w:rFonts w:ascii="Noto Sans Symbols" w:cs="Noto Sans Symbols" w:eastAsia="Noto Sans Symbols" w:hAnsi="Noto Sans Symbols"/>
        <w:vertAlign w:val="baseline"/>
      </w:rPr>
    </w:lvl>
    <w:lvl w:ilvl="1">
      <w:start w:val="1"/>
      <w:numFmt w:val="bullet"/>
      <w:lvlText w:val="o"/>
      <w:lvlJc w:val="left"/>
      <w:pPr>
        <w:ind w:left="2520" w:hanging="360"/>
      </w:pPr>
      <w:rPr>
        <w:rFonts w:ascii="Courier New" w:cs="Courier New" w:eastAsia="Courier New" w:hAnsi="Courier New"/>
        <w:vertAlign w:val="baseline"/>
      </w:rPr>
    </w:lvl>
    <w:lvl w:ilvl="2">
      <w:start w:val="1"/>
      <w:numFmt w:val="bullet"/>
      <w:lvlText w:val="▪"/>
      <w:lvlJc w:val="left"/>
      <w:pPr>
        <w:ind w:left="3240" w:hanging="360"/>
      </w:pPr>
      <w:rPr>
        <w:rFonts w:ascii="Noto Sans Symbols" w:cs="Noto Sans Symbols" w:eastAsia="Noto Sans Symbols" w:hAnsi="Noto Sans Symbols"/>
        <w:vertAlign w:val="baseline"/>
      </w:rPr>
    </w:lvl>
    <w:lvl w:ilvl="3">
      <w:start w:val="1"/>
      <w:numFmt w:val="bullet"/>
      <w:lvlText w:val="●"/>
      <w:lvlJc w:val="left"/>
      <w:pPr>
        <w:ind w:left="3960" w:hanging="360"/>
      </w:pPr>
      <w:rPr>
        <w:rFonts w:ascii="Noto Sans Symbols" w:cs="Noto Sans Symbols" w:eastAsia="Noto Sans Symbols" w:hAnsi="Noto Sans Symbols"/>
        <w:vertAlign w:val="baseline"/>
      </w:rPr>
    </w:lvl>
    <w:lvl w:ilvl="4">
      <w:start w:val="1"/>
      <w:numFmt w:val="bullet"/>
      <w:lvlText w:val="o"/>
      <w:lvlJc w:val="left"/>
      <w:pPr>
        <w:ind w:left="4680" w:hanging="360"/>
      </w:pPr>
      <w:rPr>
        <w:rFonts w:ascii="Courier New" w:cs="Courier New" w:eastAsia="Courier New" w:hAnsi="Courier New"/>
        <w:vertAlign w:val="baseline"/>
      </w:rPr>
    </w:lvl>
    <w:lvl w:ilvl="5">
      <w:start w:val="1"/>
      <w:numFmt w:val="bullet"/>
      <w:lvlText w:val="▪"/>
      <w:lvlJc w:val="left"/>
      <w:pPr>
        <w:ind w:left="5400" w:hanging="360"/>
      </w:pPr>
      <w:rPr>
        <w:rFonts w:ascii="Noto Sans Symbols" w:cs="Noto Sans Symbols" w:eastAsia="Noto Sans Symbols" w:hAnsi="Noto Sans Symbols"/>
        <w:vertAlign w:val="baseline"/>
      </w:rPr>
    </w:lvl>
    <w:lvl w:ilvl="6">
      <w:start w:val="1"/>
      <w:numFmt w:val="bullet"/>
      <w:lvlText w:val="●"/>
      <w:lvlJc w:val="left"/>
      <w:pPr>
        <w:ind w:left="6120" w:hanging="360"/>
      </w:pPr>
      <w:rPr>
        <w:rFonts w:ascii="Noto Sans Symbols" w:cs="Noto Sans Symbols" w:eastAsia="Noto Sans Symbols" w:hAnsi="Noto Sans Symbols"/>
        <w:vertAlign w:val="baseline"/>
      </w:rPr>
    </w:lvl>
    <w:lvl w:ilvl="7">
      <w:start w:val="1"/>
      <w:numFmt w:val="bullet"/>
      <w:lvlText w:val="o"/>
      <w:lvlJc w:val="left"/>
      <w:pPr>
        <w:ind w:left="6840" w:hanging="360"/>
      </w:pPr>
      <w:rPr>
        <w:rFonts w:ascii="Courier New" w:cs="Courier New" w:eastAsia="Courier New" w:hAnsi="Courier New"/>
        <w:vertAlign w:val="baseline"/>
      </w:rPr>
    </w:lvl>
    <w:lvl w:ilvl="8">
      <w:start w:val="1"/>
      <w:numFmt w:val="bullet"/>
      <w:lvlText w:val="▪"/>
      <w:lvlJc w:val="left"/>
      <w:pPr>
        <w:ind w:left="7560" w:hanging="360"/>
      </w:pPr>
      <w:rPr>
        <w:rFonts w:ascii="Noto Sans Symbols" w:cs="Noto Sans Symbols" w:eastAsia="Noto Sans Symbols" w:hAnsi="Noto Sans Symbols"/>
        <w:vertAlign w:val="baseline"/>
      </w:rPr>
    </w:lvl>
  </w:abstractNum>
  <w:abstractNum w:abstractNumId="3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34">
    <w:lvl w:ilvl="0">
      <w:start w:val="1"/>
      <w:numFmt w:val="lowerLetter"/>
      <w:lvlText w:val="%1)"/>
      <w:lvlJc w:val="left"/>
      <w:pPr>
        <w:ind w:left="48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00"/>
      <w:numFmt w:val="lowerRoman"/>
      <w:lvlText w:val="(%1)"/>
      <w:lvlJc w:val="left"/>
      <w:pPr>
        <w:ind w:left="2160" w:hanging="72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6">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3">
    <w:lvl w:ilvl="0">
      <w:start w:val="1"/>
      <w:numFmt w:val="lowerRoman"/>
      <w:lvlText w:val="(%1)"/>
      <w:lvlJc w:val="left"/>
      <w:pPr>
        <w:ind w:left="1080" w:hanging="72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4">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0" w:before="0" w:line="240" w:lineRule="auto"/>
      <w:ind w:left="0" w:right="0" w:firstLine="0"/>
      <w:jc w:val="left"/>
    </w:pPr>
    <w:rPr>
      <w:rFonts w:ascii="Times New Roman" w:cs="Times New Roman" w:eastAsia="Times New Roman" w:hAnsi="Times New Roman"/>
      <w:b w:val="1"/>
      <w:strike w:val="0"/>
      <w:color w:val="000000"/>
      <w:sz w:val="24"/>
      <w:szCs w:val="24"/>
      <w:u w:val="single"/>
      <w:vertAlign w:val="baseline"/>
    </w:rPr>
  </w:style>
  <w:style w:type="paragraph" w:styleId="Heading2">
    <w:name w:val="heading 2"/>
    <w:basedOn w:val="Normal"/>
    <w:next w:val="Normal"/>
    <w:pPr>
      <w:keepNext w:val="1"/>
      <w:pageBreakBefore w:val="0"/>
      <w:spacing w:after="60" w:before="240" w:line="240" w:lineRule="auto"/>
      <w:ind w:left="0" w:right="0" w:firstLine="0"/>
      <w:jc w:val="left"/>
    </w:pPr>
    <w:rPr>
      <w:rFonts w:ascii="Arial" w:cs="Arial" w:eastAsia="Arial" w:hAnsi="Arial"/>
      <w:b w:val="1"/>
      <w:i w:val="1"/>
      <w:strike w:val="0"/>
      <w:color w:val="000000"/>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0" w:before="0" w:line="240" w:lineRule="auto"/>
      <w:ind w:left="0" w:right="0" w:leftChars="-1" w:rightChars="0" w:firstLine="0" w:firstLineChars="-1"/>
      <w:jc w:val="left"/>
      <w:textDirection w:val="btLr"/>
      <w:textAlignment w:val="top"/>
      <w:outlineLvl w:val="0"/>
    </w:pPr>
    <w:rPr>
      <w:rFonts w:ascii="Times New Roman" w:cs="Angsana New" w:hAnsi="Times New Roman" w:hint="default"/>
      <w:b w:val="1"/>
      <w:bCs w:val="1"/>
      <w:strike w:val="0"/>
      <w:color w:val="auto"/>
      <w:spacing w:val="0"/>
      <w:w w:val="100"/>
      <w:position w:val="-1"/>
      <w:sz w:val="24"/>
      <w:szCs w:val="24"/>
      <w:u w:val="single"/>
      <w:effect w:val="none"/>
      <w:vertAlign w:val="baseline"/>
      <w:cs w:val="0"/>
      <w:em w:val="none"/>
      <w:lang w:bidi="ar-SA" w:eastAsia="en-US" w:val="en-GB"/>
    </w:rPr>
  </w:style>
  <w:style w:type="paragraph" w:styleId="Heading2">
    <w:name w:val="Heading 2"/>
    <w:basedOn w:val="Normal"/>
    <w:next w:val="Normal"/>
    <w:autoRedefine w:val="0"/>
    <w:hidden w:val="0"/>
    <w:qFormat w:val="0"/>
    <w:pPr>
      <w:keepNext w:val="1"/>
      <w:suppressAutoHyphens w:val="1"/>
      <w:spacing w:after="60" w:before="240" w:line="240" w:lineRule="auto"/>
      <w:ind w:left="0" w:right="0" w:leftChars="-1" w:rightChars="0" w:firstLine="0" w:firstLineChars="-1"/>
      <w:jc w:val="left"/>
      <w:textDirection w:val="btLr"/>
      <w:textAlignment w:val="top"/>
      <w:outlineLvl w:val="1"/>
    </w:pPr>
    <w:rPr>
      <w:rFonts w:ascii="Arial" w:cs="Arial" w:hAnsi="Arial" w:hint="default"/>
      <w:b w:val="1"/>
      <w:bCs w:val="1"/>
      <w:i w:val="1"/>
      <w:iCs w:val="1"/>
      <w:strike w:val="0"/>
      <w:color w:val="000000"/>
      <w:spacing w:val="0"/>
      <w:w w:val="100"/>
      <w:position w:val="-1"/>
      <w:sz w:val="28"/>
      <w:szCs w:val="2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rFonts w:ascii="Times New Roman" w:hAnsi="Times New Roman" w:hint="default"/>
      <w:strike w:val="0"/>
      <w:noProof w:val="1"/>
      <w:color w:val="000000"/>
      <w:spacing w:val="0"/>
      <w:w w:val="100"/>
      <w:position w:val="-1"/>
      <w:sz w:val="20"/>
      <w:effect w:val="none"/>
      <w:vertAlign w:val="baseline"/>
      <w:cs w:val="0"/>
      <w:em w:val="none"/>
      <w:lang w:eastAsia="und" w:val="und"/>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0" w:before="0" w:line="24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rFonts w:ascii="Times New Roman" w:hAnsi="Times New Roman" w:hint="default"/>
      <w:strike w:val="0"/>
      <w:noProof w:val="1"/>
      <w:color w:val="000000"/>
      <w:spacing w:val="0"/>
      <w:w w:val="100"/>
      <w:position w:val="-1"/>
      <w:sz w:val="20"/>
      <w:effect w:val="none"/>
      <w:vertAlign w:val="baseline"/>
      <w:cs w:val="0"/>
      <w:em w:val="none"/>
      <w:lang w:eastAsia="und" w:val="und"/>
    </w:rPr>
  </w:style>
  <w:style w:type="paragraph" w:styleId="FootnoteText">
    <w:name w:val="Footnote Text"/>
    <w:basedOn w:val="Normal"/>
    <w:next w:val="FootnoteText"/>
    <w:autoRedefine w:val="0"/>
    <w:hidden w:val="0"/>
    <w:qFormat w:val="0"/>
    <w:pPr>
      <w:suppressAutoHyphens w:val="1"/>
      <w:spacing w:after="0" w:before="0" w:line="240" w:lineRule="auto"/>
      <w:ind w:left="0" w:right="0" w:leftChars="-1" w:rightChars="0" w:firstLine="0" w:firstLineChars="-1"/>
      <w:jc w:val="left"/>
      <w:textDirection w:val="btLr"/>
      <w:textAlignment w:val="top"/>
      <w:outlineLvl w:val="0"/>
    </w:pPr>
    <w:rPr>
      <w:rFonts w:ascii="Times New Roman" w:cs="Angsana New" w:hAnsi="Times New Roman" w:hint="default"/>
      <w:strike w:val="0"/>
      <w:color w:val="auto"/>
      <w:spacing w:val="0"/>
      <w:w w:val="100"/>
      <w:position w:val="-1"/>
      <w:sz w:val="20"/>
      <w:effect w:val="none"/>
      <w:vertAlign w:val="baseline"/>
      <w:cs w:val="0"/>
      <w:em w:val="none"/>
      <w:lang w:bidi="ar-SA" w:eastAsia="en-US" w:val="en-GB"/>
    </w:rPr>
  </w:style>
  <w:style w:type="character" w:styleId="FootnoteReference">
    <w:name w:val="Footnote Reference"/>
    <w:basedOn w:val="DefaultParagraphFont"/>
    <w:next w:val="FootnoteReference"/>
    <w:autoRedefine w:val="0"/>
    <w:hidden w:val="0"/>
    <w:qFormat w:val="0"/>
    <w:rPr>
      <w:rFonts w:ascii="Times New Roman" w:hAnsi="Times New Roman" w:hint="default"/>
      <w:strike w:val="0"/>
      <w:noProof w:val="1"/>
      <w:color w:val="000000"/>
      <w:spacing w:val="0"/>
      <w:w w:val="100"/>
      <w:position w:val="-1"/>
      <w:sz w:val="20"/>
      <w:effect w:val="none"/>
      <w:vertAlign w:val="superscript"/>
      <w:cs w:val="0"/>
      <w:em w:val="none"/>
      <w:lang w:eastAsia="und" w:val="und"/>
    </w:rPr>
  </w:style>
  <w:style w:type="paragraph" w:styleId="BodyText">
    <w:name w:val="Body Text"/>
    <w:basedOn w:val="Normal"/>
    <w:next w:val="BodyText"/>
    <w:autoRedefine w:val="0"/>
    <w:hidden w:val="0"/>
    <w:qFormat w:val="0"/>
    <w:pPr>
      <w:suppressAutoHyphens w:val="1"/>
      <w:spacing w:after="0" w:before="0" w:line="360" w:lineRule="auto"/>
      <w:ind w:left="0" w:right="0" w:leftChars="-1" w:rightChars="0" w:firstLine="0" w:firstLineChars="-1"/>
      <w:jc w:val="both"/>
      <w:textDirection w:val="btLr"/>
      <w:textAlignment w:val="top"/>
      <w:outlineLvl w:val="0"/>
    </w:pPr>
    <w:rPr>
      <w:rFonts w:ascii="Times New Roman" w:cs="Angsana New" w:hAnsi="Times New Roman" w:hint="default"/>
      <w:strike w:val="0"/>
      <w:color w:val="auto"/>
      <w:spacing w:val="0"/>
      <w:w w:val="100"/>
      <w:position w:val="-1"/>
      <w:sz w:val="24"/>
      <w:szCs w:val="24"/>
      <w:effect w:val="none"/>
      <w:vertAlign w:val="baseline"/>
      <w:cs w:val="0"/>
      <w:em w:val="none"/>
      <w:lang w:bidi="ar-SA" w:eastAsia="en-US" w:val="en-US"/>
    </w:rPr>
  </w:style>
  <w:style w:type="paragraph" w:styleId="Level1">
    <w:name w:val="Level 1"/>
    <w:basedOn w:val="Normal"/>
    <w:next w:val="Level1"/>
    <w:autoRedefine w:val="0"/>
    <w:hidden w:val="0"/>
    <w:qFormat w:val="0"/>
    <w:pPr>
      <w:widowControl w:val="0"/>
      <w:numPr>
        <w:ilvl w:val="0"/>
        <w:numId w:val="10"/>
      </w:numPr>
      <w:suppressAutoHyphens w:val="1"/>
      <w:autoSpaceDE w:val="0"/>
      <w:autoSpaceDN w:val="0"/>
      <w:adjustRightInd w:val="0"/>
      <w:spacing w:after="0" w:before="0" w:line="240" w:lineRule="auto"/>
      <w:ind w:left="0" w:right="0" w:leftChars="-1" w:rightChars="0" w:hanging="720" w:firstLineChars="-1"/>
      <w:jc w:val="left"/>
      <w:textDirection w:val="btLr"/>
      <w:textAlignment w:val="top"/>
      <w:outlineLvl w:val="0"/>
    </w:pPr>
    <w:rPr>
      <w:rFonts w:ascii="Times New Roman" w:hAnsi="Times New Roman" w:hint="default"/>
      <w:strike w:val="0"/>
      <w:color w:val="auto"/>
      <w:spacing w:val="0"/>
      <w:w w:val="100"/>
      <w:position w:val="-1"/>
      <w:sz w:val="24"/>
      <w:szCs w:val="24"/>
      <w:effect w:val="none"/>
      <w:vertAlign w:val="baseline"/>
      <w:cs w:val="0"/>
      <w:em w:val="none"/>
      <w:lang w:bidi="ar-SA" w:eastAsia="en-AU" w:val="en-US"/>
    </w:rPr>
  </w:style>
  <w:style w:type="paragraph" w:styleId="Level2">
    <w:name w:val="Level 2"/>
    <w:basedOn w:val="Normal"/>
    <w:next w:val="Level2"/>
    <w:autoRedefine w:val="0"/>
    <w:hidden w:val="0"/>
    <w:qFormat w:val="0"/>
    <w:pPr>
      <w:widowControl w:val="0"/>
      <w:numPr>
        <w:ilvl w:val="1"/>
        <w:numId w:val="5"/>
      </w:numPr>
      <w:suppressAutoHyphens w:val="1"/>
      <w:autoSpaceDE w:val="0"/>
      <w:autoSpaceDN w:val="0"/>
      <w:adjustRightInd w:val="0"/>
      <w:spacing w:after="0" w:before="0" w:line="240" w:lineRule="auto"/>
      <w:ind w:left="1440" w:right="0" w:leftChars="-1" w:rightChars="0" w:hanging="720" w:firstLineChars="-1"/>
      <w:jc w:val="left"/>
      <w:textDirection w:val="btLr"/>
      <w:textAlignment w:val="top"/>
      <w:outlineLvl w:val="1"/>
    </w:pPr>
    <w:rPr>
      <w:rFonts w:ascii="Times New Roman" w:hAnsi="Times New Roman" w:hint="default"/>
      <w:strike w:val="0"/>
      <w:color w:val="auto"/>
      <w:spacing w:val="0"/>
      <w:w w:val="100"/>
      <w:position w:val="-1"/>
      <w:sz w:val="24"/>
      <w:szCs w:val="24"/>
      <w:effect w:val="none"/>
      <w:vertAlign w:val="baseline"/>
      <w:cs w:val="0"/>
      <w:em w:val="none"/>
      <w:lang w:bidi="ar-SA" w:eastAsia="en-AU" w:val="en-US"/>
    </w:rPr>
  </w:style>
  <w:style w:type="paragraph" w:styleId="BodyText2">
    <w:name w:val="Body Text 2"/>
    <w:basedOn w:val="Normal"/>
    <w:next w:val="BodyText2"/>
    <w:autoRedefine w:val="0"/>
    <w:hidden w:val="0"/>
    <w:qFormat w:val="0"/>
    <w:pPr>
      <w:suppressAutoHyphens w:val="1"/>
      <w:spacing w:after="120" w:before="0" w:line="480" w:lineRule="auto"/>
      <w:ind w:left="0" w:right="0" w:leftChars="-1" w:rightChars="0" w:firstLine="0" w:firstLineChars="-1"/>
      <w:jc w:val="left"/>
      <w:textDirection w:val="btLr"/>
      <w:textAlignment w:val="top"/>
      <w:outlineLvl w:val="0"/>
    </w:pPr>
    <w:rPr>
      <w:rFonts w:ascii="Times New Roman" w:hAnsi="Times New Roman" w:hint="default"/>
      <w:strike w:val="0"/>
      <w:color w:val="000000"/>
      <w:spacing w:val="0"/>
      <w:w w:val="100"/>
      <w:position w:val="-1"/>
      <w:sz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3.xml"/><Relationship Id="rId10" Type="http://schemas.openxmlformats.org/officeDocument/2006/relationships/hyperlink" Target="http://co.to" TargetMode="External"/><Relationship Id="rId12" Type="http://schemas.openxmlformats.org/officeDocument/2006/relationships/header" Target="header4.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WIzLeohiF5UVPyO+UQYlAhl2nw==">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2006-10-21T07:47:00Z</dcterms:created>
  <dc:creator>Jo Eros</dc:creator>
</cp:coreProperties>
</file>

<file path=docProps/custom.xml><?xml version="1.0" encoding="utf-8"?>
<Properties xmlns="http://schemas.openxmlformats.org/officeDocument/2006/custom-properties" xmlns:vt="http://schemas.openxmlformats.org/officeDocument/2006/docPropsVTypes"/>
</file>