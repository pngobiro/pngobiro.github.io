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sdt>
        <w:sdtPr>
          <w:tag w:val="goog_rdk_1"/>
        </w:sdtPr>
        <w:sdtContent>
          <w:ins w:author="cynthia mbiti" w:id="0" w:date="2022-01-19T12:34:08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REPUBLIC OF KENYA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IN THE PRINCIPAL MAGISTRATE’S COURT AT CHUKA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CHUKA LAW COURTS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CIVIL SUIT NO          253      OF 2016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SAM ………………….…………………………………………….PLAINTIFF/RESPONDENT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-VERSUS-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MONICA……………………………………………….…...…….…DEFENDANT/APPLICANT</w:t>
      </w:r>
    </w:p>
    <w:p w:rsidR="00000000" w:rsidDel="00000000" w:rsidP="00000000" w:rsidRDefault="00000000" w:rsidRPr="00000000" w14:paraId="0000000B">
      <w:pPr>
        <w:pageBreakBefore w:val="0"/>
        <w:tabs>
          <w:tab w:val="right" w:pos="9000"/>
        </w:tabs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30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CERTIFICATE OF URGENCY</w:t>
      </w:r>
    </w:p>
    <w:p w:rsidR="00000000" w:rsidDel="00000000" w:rsidP="00000000" w:rsidRDefault="00000000" w:rsidRPr="00000000" w14:paraId="0000000D">
      <w:pPr>
        <w:pageBreakBefore w:val="0"/>
        <w:spacing w:after="0" w:line="30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64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I,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an Advocate of the High Court of Kenya practicing as such and as a partner in the firm of M/s Wakili Mwerevu &amp; Associates Advocates who have the conduct of this matter on behalf of the Applicant do hereby certify that this application is most urgent on the following grounds:</w:t>
      </w:r>
    </w:p>
    <w:p w:rsidR="00000000" w:rsidDel="00000000" w:rsidP="00000000" w:rsidRDefault="00000000" w:rsidRPr="00000000" w14:paraId="0000000F">
      <w:pPr>
        <w:pageBreakBefore w:val="0"/>
        <w:spacing w:after="0" w:line="264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exparte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Judgment in this matter was passed against the Defendant by this honourable court on 31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August, 2016 and the Defendant/Applicant is apprehensive that the Plaintiff/Respondent may at any time from now execute as against the Defendant/Applicant thereby prejudice the Defendant/Applicant’s chance of defending the matter.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72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matters beyond her control, the Defendant/Applicant has not filed her Defence but is ready and willing to file a Defence that is arguable and with overwhelming chances of success.</w:t>
      </w:r>
    </w:p>
    <w:p w:rsidR="00000000" w:rsidDel="00000000" w:rsidP="00000000" w:rsidRDefault="00000000" w:rsidRPr="00000000" w14:paraId="00000013">
      <w:pPr>
        <w:pageBreakBefore w:val="0"/>
        <w:spacing w:after="0" w:line="264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application and the intended Defence will be rendered nugatory if the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exparte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Judgment is not set aside as prayed for in the application herein.</w:t>
      </w:r>
    </w:p>
    <w:p w:rsidR="00000000" w:rsidDel="00000000" w:rsidP="00000000" w:rsidRDefault="00000000" w:rsidRPr="00000000" w14:paraId="00000015">
      <w:pPr>
        <w:pageBreakBefore w:val="0"/>
        <w:spacing w:after="0" w:line="30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30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DATED AT NAIROBI THIS                      DAY OF                          2016.</w:t>
        <w:br w:type="textWrapping"/>
      </w:r>
    </w:p>
    <w:p w:rsidR="00000000" w:rsidDel="00000000" w:rsidP="00000000" w:rsidRDefault="00000000" w:rsidRPr="00000000" w14:paraId="00000017">
      <w:pPr>
        <w:pageBreakBefore w:val="0"/>
        <w:spacing w:after="0" w:line="30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30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 &amp; ASSOCIATES 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ADVOCATES FOR THE DEFENDANT</w:t>
      </w:r>
    </w:p>
    <w:p w:rsidR="00000000" w:rsidDel="00000000" w:rsidP="00000000" w:rsidRDefault="00000000" w:rsidRPr="00000000" w14:paraId="0000001B">
      <w:pPr>
        <w:pageBreakBefore w:val="0"/>
        <w:spacing w:after="0" w:line="30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ageBreakBefore w:val="0"/>
        <w:spacing w:after="0" w:line="264" w:lineRule="auto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DRAWN &amp; FILED BY: -</w:t>
      </w:r>
    </w:p>
    <w:p w:rsidR="00000000" w:rsidDel="00000000" w:rsidP="00000000" w:rsidRDefault="00000000" w:rsidRPr="00000000" w14:paraId="0000001D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 &amp; ASSOCIATES</w:t>
      </w:r>
    </w:p>
    <w:p w:rsidR="00000000" w:rsidDel="00000000" w:rsidP="00000000" w:rsidRDefault="00000000" w:rsidRPr="00000000" w14:paraId="0000001E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ADVOCATES</w:t>
      </w:r>
    </w:p>
    <w:p w:rsidR="00000000" w:rsidDel="00000000" w:rsidP="00000000" w:rsidRDefault="00000000" w:rsidRPr="00000000" w14:paraId="0000001F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BARCLAYS PLAZA, 6</w:t>
      </w:r>
      <w:r w:rsidDel="00000000" w:rsidR="00000000" w:rsidRPr="00000000">
        <w:rPr>
          <w:rFonts w:ascii="Tahoma" w:cs="Tahoma" w:eastAsia="Tahoma" w:hAnsi="Tahoma"/>
          <w:b w:val="1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 FLOOR</w:t>
      </w:r>
    </w:p>
    <w:p w:rsidR="00000000" w:rsidDel="00000000" w:rsidP="00000000" w:rsidRDefault="00000000" w:rsidRPr="00000000" w14:paraId="00000020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LOITA STREET</w:t>
      </w:r>
    </w:p>
    <w:p w:rsidR="00000000" w:rsidDel="00000000" w:rsidP="00000000" w:rsidRDefault="00000000" w:rsidRPr="00000000" w14:paraId="00000021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P O BOX 24571-00800</w:t>
      </w:r>
    </w:p>
    <w:p w:rsidR="00000000" w:rsidDel="00000000" w:rsidP="00000000" w:rsidRDefault="00000000" w:rsidRPr="00000000" w14:paraId="00000022">
      <w:pPr>
        <w:keepNext w:val="1"/>
        <w:pageBreakBefore w:val="0"/>
        <w:tabs>
          <w:tab w:val="left" w:pos="5040"/>
        </w:tabs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REPUBLIC OF KENYA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IN THE PRINCIPAL MAGISTRATE’S COURT AT CHUKA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CHUKA LAW COURTS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CIVIL SUIT NO          253      OF 2016</w:t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SAM ………………….…………………………………………….PLAINTIFF/RESPONDENT</w:t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-VERSUS-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MONICA……………………………………………….…...…….…DEFENDANT/APPLICANT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ageBreakBefore w:val="0"/>
        <w:spacing w:after="0" w:line="264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NOTICE OF MOTION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ind w:left="720" w:right="749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i w:val="1"/>
          <w:rtl w:val="0"/>
        </w:rPr>
        <w:t xml:space="preserve">Under order 10  rule 11 and Order 51 rule 1 of the Civil Procedure Rules, 2010 and section 1A, 1B and 3A of the Civil Procedure Act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TAKE NOTICE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that this Honourable Court shall be moved on the            day of</w:t>
        <w:br w:type="textWrapping"/>
        <w:t xml:space="preserve">                   2016 at 9.00 o’clock in the forenoon or soon thereafter when Counsel for the Applicant may be heard for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ORDERS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: -</w:t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this application be certified as urgent and service be dispensed with in the first instance.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pending hearing and determination of this application this Honourable Court be pleased to stay the proceedings herein in particular the execution of the decretal sum awarded herein.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this Honourable Court be pleased to set aside the </w:t>
      </w:r>
      <w:r w:rsidDel="00000000" w:rsidR="00000000" w:rsidRPr="00000000">
        <w:rPr>
          <w:rFonts w:ascii="Tahoma" w:cs="Tahoma" w:eastAsia="Tahoma" w:hAnsi="Tahoma"/>
          <w:i w:val="1"/>
          <w:rtl w:val="0"/>
        </w:rPr>
        <w:t xml:space="preserve">exparte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Judgment entered on 31</w:t>
      </w:r>
      <w:r w:rsidDel="00000000" w:rsidR="00000000" w:rsidRPr="00000000">
        <w:rPr>
          <w:rFonts w:ascii="Tahoma" w:cs="Tahoma" w:eastAsia="Tahoma" w:hAnsi="Tahoma"/>
          <w:vertAlign w:val="superscript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August, 2014 against the Defendant herein.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the costs of this Application be provided for.</w:t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WHICH APPLICATION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is grounded on the following grounds that: -</w:t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exparte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Judgment in this matter was passed against the Defendant/Applicant by this honourable court on 31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August, 2016.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matter is now awaiting execution of the decretal sum.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Defendant/Applicant has previously been unrepresented in the cause and now intends to defend the suit to its logical conclusion.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Defendant/Applicant was never served with summons and was therefore not aware that there was a suit in court against her.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result, she was unable to enter appearance nor file a defence thus leading to the present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exparte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Judgment entered against her.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the Constitution and the rules of natural justice envisage that a party to a suit be given adequate opportunity to appear and defend their selves.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Defendant/Applicant has an arguable Defence with a high chance of success and is willing to abide by such terms as may be ordered by this Court in granting the orders sought herein.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prejudice will be suffered by the Plaintiff/Respondent which cannot be compensated by way of costs.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in the interest of justice that the Court exercises its unfettered discretion and come to the Defendant/Applicant’s aid. </w:t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AND FURTHER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supported by the annexed Affidavit of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MONICA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and other reasons to be adduced at the hearing thereof.</w:t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DATED AT NAIROBI THIS               DAY OF                              2016.</w:t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br w:type="textWrapping"/>
      </w:r>
    </w:p>
    <w:p w:rsidR="00000000" w:rsidDel="00000000" w:rsidP="00000000" w:rsidRDefault="00000000" w:rsidRPr="00000000" w14:paraId="00000056">
      <w:pPr>
        <w:pageBreakBefore w:val="0"/>
        <w:spacing w:after="0" w:line="30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30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 &amp; ASSOCIATES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ADVOCATES FOR THE DEFENDANT</w:t>
      </w:r>
    </w:p>
    <w:p w:rsidR="00000000" w:rsidDel="00000000" w:rsidP="00000000" w:rsidRDefault="00000000" w:rsidRPr="00000000" w14:paraId="0000005A">
      <w:pPr>
        <w:pageBreakBefore w:val="0"/>
        <w:spacing w:after="0" w:line="30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pageBreakBefore w:val="0"/>
        <w:spacing w:after="0" w:line="264" w:lineRule="auto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DRAWN &amp; FILED BY: -</w:t>
      </w:r>
    </w:p>
    <w:p w:rsidR="00000000" w:rsidDel="00000000" w:rsidP="00000000" w:rsidRDefault="00000000" w:rsidRPr="00000000" w14:paraId="0000005C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 &amp; Associates</w:t>
      </w:r>
    </w:p>
    <w:p w:rsidR="00000000" w:rsidDel="00000000" w:rsidP="00000000" w:rsidRDefault="00000000" w:rsidRPr="00000000" w14:paraId="0000005D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Advocates</w:t>
      </w:r>
    </w:p>
    <w:p w:rsidR="00000000" w:rsidDel="00000000" w:rsidP="00000000" w:rsidRDefault="00000000" w:rsidRPr="00000000" w14:paraId="0000005E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Barclays Plaza, 6</w:t>
      </w:r>
      <w:r w:rsidDel="00000000" w:rsidR="00000000" w:rsidRPr="00000000">
        <w:rPr>
          <w:rFonts w:ascii="Tahoma" w:cs="Tahoma" w:eastAsia="Tahoma" w:hAnsi="Tahoma"/>
          <w:b w:val="1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 Floor</w:t>
      </w:r>
    </w:p>
    <w:p w:rsidR="00000000" w:rsidDel="00000000" w:rsidP="00000000" w:rsidRDefault="00000000" w:rsidRPr="00000000" w14:paraId="0000005F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Loita Street</w:t>
      </w:r>
    </w:p>
    <w:p w:rsidR="00000000" w:rsidDel="00000000" w:rsidP="00000000" w:rsidRDefault="00000000" w:rsidRPr="00000000" w14:paraId="00000060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P O Box 24571-00800</w:t>
      </w:r>
    </w:p>
    <w:p w:rsidR="00000000" w:rsidDel="00000000" w:rsidP="00000000" w:rsidRDefault="00000000" w:rsidRPr="00000000" w14:paraId="00000061">
      <w:pPr>
        <w:keepNext w:val="1"/>
        <w:pageBreakBefore w:val="0"/>
        <w:tabs>
          <w:tab w:val="left" w:pos="5040"/>
        </w:tabs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TO BE SERVED UPON:</w:t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Delano Simiyu &amp; Company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Advocates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Imenti Building 7th Floor,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Mbachu Street, </w:t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P.O. Box 24659-00100, </w:t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CHUKA.</w:t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64" w:lineRule="auto"/>
        <w:ind w:left="1440" w:right="1109"/>
        <w:jc w:val="both"/>
        <w:rPr>
          <w:rFonts w:ascii="Tahoma" w:cs="Tahoma" w:eastAsia="Tahoma" w:hAnsi="Tahoma"/>
          <w:b w:val="1"/>
          <w:i w:val="1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rtl w:val="0"/>
        </w:rPr>
        <w:t xml:space="preserve">“TAKE NOTICE: If any party served does not appear at the time and place above-mentioned such orders will be made and proceedings taken as the court may think just and expedient.”</w:t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REPUBLIC OF KENYA</w:t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IN THE PRINCIPAL MAGISTRATE’S COURT AT CHUKA</w:t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CHUKA LAW COURTS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CIVIL SUIT NO          253      OF 2016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SAM ………………….…………………………………………….PLAINTIFF/RESPONDENT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-VERSUS-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MONICA……………………………………………….…...…….…DEFENDANT/APPLICANT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center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pageBreakBefore w:val="0"/>
        <w:spacing w:after="0" w:line="288" w:lineRule="auto"/>
        <w:jc w:val="center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AFFIDAVIT</w:t>
      </w:r>
    </w:p>
    <w:p w:rsidR="00000000" w:rsidDel="00000000" w:rsidP="00000000" w:rsidRDefault="00000000" w:rsidRPr="00000000" w14:paraId="00000079">
      <w:pPr>
        <w:pageBreakBefore w:val="0"/>
        <w:tabs>
          <w:tab w:val="right" w:pos="8550"/>
        </w:tabs>
        <w:spacing w:after="0" w:line="288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left" w:pos="3600"/>
        </w:tabs>
        <w:spacing w:after="0" w:line="288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I,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MONICA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a resident of Nairobi and of P.O. Box 10292-00100 Nairobi in the Republic of Kenya do make oath and swear as follows: -</w:t>
      </w:r>
    </w:p>
    <w:p w:rsidR="00000000" w:rsidDel="00000000" w:rsidP="00000000" w:rsidRDefault="00000000" w:rsidRPr="00000000" w14:paraId="0000007B">
      <w:pPr>
        <w:pageBreakBefore w:val="0"/>
        <w:tabs>
          <w:tab w:val="right" w:pos="8550"/>
        </w:tabs>
        <w:spacing w:after="0" w:line="288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 am the Defendant herein as such am well versed with the facts of this suit and therefore competent to depone this affidavit.</w:t>
      </w:r>
    </w:p>
    <w:p w:rsidR="00000000" w:rsidDel="00000000" w:rsidP="00000000" w:rsidRDefault="00000000" w:rsidRPr="00000000" w14:paraId="0000007D">
      <w:pPr>
        <w:pageBreakBefore w:val="0"/>
        <w:tabs>
          <w:tab w:val="left" w:pos="3600"/>
        </w:tabs>
        <w:spacing w:after="0" w:line="288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 have read the Plaintiff’s Plaint, his Witness Statement and document in support of his case and fully comprehend the same and that in support of my application I wish to state as follows.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on or about 15</w:t>
      </w:r>
      <w:r w:rsidDel="00000000" w:rsidR="00000000" w:rsidRPr="00000000">
        <w:rPr>
          <w:rFonts w:ascii="Tahoma" w:cs="Tahoma" w:eastAsia="Tahoma" w:hAnsi="Tahoma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July, 2016 the Plaintiff and I entered into a written agreement in which the Plaintiff would supply me with timber (hereinafter goods) at a price of Kenya Shillings Three Hundred Thousand (Kshs. 300,000/=).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we further agreed that payment for the said goods will be effected within two weeks of the execution of the agreement by myself.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in between the said two weeks within which the payment was to be done, I embarked on an urgent business trip out of the country, in Zambia and left my business in the control of my husband. It was my honest belief that I would be back in time to settle the Plaintiff’s claim before the two-week period elapsed.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due to reasons beyond my abilities I was forced to extend my stay in Zambia beyond the time within which I was to effect payment of the moneys owed to the Plaintiff. I however, emailed my husband and asked him to inform the Plaintiff that I would settle the moneys as soon as I arrive back in the country.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 was therefore surprised and quite taken a back when a few days after jetting in the country, to be served by the Plaintiff with a document which my advocate has advised me and which advice I verily believe to be true, referred to as ‘a 10 day Judgment Notice.’ </w:t>
      </w:r>
    </w:p>
    <w:p w:rsidR="00000000" w:rsidDel="00000000" w:rsidP="00000000" w:rsidRDefault="00000000" w:rsidRPr="00000000" w14:paraId="00000089">
      <w:pPr>
        <w:pageBreakBefore w:val="0"/>
        <w:tabs>
          <w:tab w:val="left" w:pos="3600"/>
        </w:tabs>
        <w:spacing w:after="0" w:line="288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besides the court document referred to in 7 above, I have never been served with any other document by the Plaintiff or his advocates.</w:t>
      </w:r>
    </w:p>
    <w:p w:rsidR="00000000" w:rsidDel="00000000" w:rsidP="00000000" w:rsidRDefault="00000000" w:rsidRPr="00000000" w14:paraId="0000008B">
      <w:pPr>
        <w:pageBreakBefore w:val="0"/>
        <w:tabs>
          <w:tab w:val="left" w:pos="3600"/>
        </w:tabs>
        <w:spacing w:after="0" w:line="288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have been advised by my advocate that the rules of procedure in such kind of matters require that I be served with summons to enter appearance so as to appear and defend myself. And only after I have been thus served and failed to appear and defend, should the Plaintiff be entitled to move the court for an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exparte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Judgment. Therefore as it can be seen on the face of it, it is not my fault that I failed to enter appearance and file Defence hence the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exparte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Judgment.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Plaintiff’s mistake and/or oversight should not be ascribed to the Defendant/Applicant.</w:t>
      </w:r>
    </w:p>
    <w:p w:rsidR="00000000" w:rsidDel="00000000" w:rsidP="00000000" w:rsidRDefault="00000000" w:rsidRPr="00000000" w14:paraId="0000008F">
      <w:pPr>
        <w:pageBreakBefore w:val="0"/>
        <w:tabs>
          <w:tab w:val="left" w:pos="3600"/>
        </w:tabs>
        <w:spacing w:after="0" w:line="288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4"/>
        </w:numPr>
        <w:tabs>
          <w:tab w:val="left" w:pos="3600"/>
        </w:tabs>
        <w:spacing w:after="0" w:line="300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I verily believe that it is in the interest of justice that the</w:t>
      </w:r>
      <w:r w:rsidDel="00000000" w:rsidR="00000000" w:rsidRPr="00000000">
        <w:rPr>
          <w:rFonts w:ascii="Tahoma" w:cs="Tahoma" w:eastAsia="Tahoma" w:hAnsi="Tahoma"/>
          <w:i w:val="1"/>
          <w:rtl w:val="0"/>
        </w:rPr>
        <w:t xml:space="preserve"> exparte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Judgment against the Defendant/Applicant be set aside and the Defendant/Applicant be granted leave to defend the suit.</w:t>
      </w:r>
    </w:p>
    <w:p w:rsidR="00000000" w:rsidDel="00000000" w:rsidP="00000000" w:rsidRDefault="00000000" w:rsidRPr="00000000" w14:paraId="00000091">
      <w:pPr>
        <w:pageBreakBefore w:val="0"/>
        <w:tabs>
          <w:tab w:val="left" w:pos="3600"/>
        </w:tabs>
        <w:spacing w:after="0" w:line="30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the Defendant/Applicant is willing to meet any condition with regard to costs for setting aside the judgment. </w:t>
      </w:r>
    </w:p>
    <w:p w:rsidR="00000000" w:rsidDel="00000000" w:rsidP="00000000" w:rsidRDefault="00000000" w:rsidRPr="00000000" w14:paraId="00000093">
      <w:pPr>
        <w:pageBreakBefore w:val="0"/>
        <w:tabs>
          <w:tab w:val="left" w:pos="3600"/>
        </w:tabs>
        <w:spacing w:after="0" w:line="288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"/>
        </w:numPr>
        <w:tabs>
          <w:tab w:val="left" w:pos="3600"/>
        </w:tabs>
        <w:spacing w:after="0" w:line="288" w:lineRule="auto"/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THAT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what I have deponed herein is true to the best of my knowledge, information and belief save where otherwise expressly disclosed.</w:t>
      </w:r>
    </w:p>
    <w:p w:rsidR="00000000" w:rsidDel="00000000" w:rsidP="00000000" w:rsidRDefault="00000000" w:rsidRPr="00000000" w14:paraId="00000095">
      <w:pPr>
        <w:pageBreakBefore w:val="0"/>
        <w:tabs>
          <w:tab w:val="right" w:pos="8550"/>
        </w:tabs>
        <w:spacing w:after="0" w:line="288" w:lineRule="auto"/>
        <w:rPr>
          <w:rFonts w:ascii="Tahoma" w:cs="Tahoma" w:eastAsia="Tahoma" w:hAnsi="Tahoma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Sworn at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NAIROBI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by the said</w:t>
        <w:tab/>
        <w:t xml:space="preserve">)</w:t>
      </w:r>
    </w:p>
    <w:p w:rsidR="00000000" w:rsidDel="00000000" w:rsidP="00000000" w:rsidRDefault="00000000" w:rsidRPr="00000000" w14:paraId="00000097">
      <w:pPr>
        <w:pageBreakBefore w:val="0"/>
        <w:tabs>
          <w:tab w:val="left" w:pos="3600"/>
          <w:tab w:val="center" w:pos="675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MONICA</w:t>
      </w:r>
      <w:r w:rsidDel="00000000" w:rsidR="00000000" w:rsidRPr="00000000">
        <w:rPr>
          <w:rFonts w:ascii="Tahoma" w:cs="Tahoma" w:eastAsia="Tahoma" w:hAnsi="Tahoma"/>
          <w:rtl w:val="0"/>
        </w:rPr>
        <w:tab/>
        <w:t xml:space="preserve">)</w:t>
        <w:tab/>
        <w:t xml:space="preserve">_______________________</w:t>
      </w:r>
    </w:p>
    <w:p w:rsidR="00000000" w:rsidDel="00000000" w:rsidP="00000000" w:rsidRDefault="00000000" w:rsidRPr="00000000" w14:paraId="00000098">
      <w:pPr>
        <w:pageBreakBefore w:val="0"/>
        <w:tabs>
          <w:tab w:val="left" w:pos="3600"/>
          <w:tab w:val="center" w:pos="675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this</w:t>
        <w:tab/>
        <w:t xml:space="preserve">)</w:t>
        <w:tab/>
        <w:t xml:space="preserve">DEPONENT</w:t>
      </w:r>
    </w:p>
    <w:p w:rsidR="00000000" w:rsidDel="00000000" w:rsidP="00000000" w:rsidRDefault="00000000" w:rsidRPr="00000000" w14:paraId="00000099">
      <w:pPr>
        <w:pageBreakBefore w:val="0"/>
        <w:tabs>
          <w:tab w:val="left" w:pos="3600"/>
          <w:tab w:val="center" w:pos="675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day of                              2016</w:t>
        <w:tab/>
        <w:t xml:space="preserve">)</w:t>
      </w:r>
    </w:p>
    <w:p w:rsidR="00000000" w:rsidDel="00000000" w:rsidP="00000000" w:rsidRDefault="00000000" w:rsidRPr="00000000" w14:paraId="0000009A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BEFORE ME</w:t>
      </w:r>
      <w:r w:rsidDel="00000000" w:rsidR="00000000" w:rsidRPr="00000000">
        <w:rPr>
          <w:rFonts w:ascii="Tahoma" w:cs="Tahoma" w:eastAsia="Tahoma" w:hAnsi="Tahoma"/>
          <w:rtl w:val="0"/>
        </w:rPr>
        <w:tab/>
        <w:t xml:space="preserve">)</w:t>
      </w:r>
    </w:p>
    <w:p w:rsidR="00000000" w:rsidDel="00000000" w:rsidP="00000000" w:rsidRDefault="00000000" w:rsidRPr="00000000" w14:paraId="0000009C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)</w:t>
      </w:r>
    </w:p>
    <w:p w:rsidR="00000000" w:rsidDel="00000000" w:rsidP="00000000" w:rsidRDefault="00000000" w:rsidRPr="00000000" w14:paraId="0000009D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)</w:t>
      </w:r>
    </w:p>
    <w:p w:rsidR="00000000" w:rsidDel="00000000" w:rsidP="00000000" w:rsidRDefault="00000000" w:rsidRPr="00000000" w14:paraId="0000009E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)</w:t>
      </w:r>
    </w:p>
    <w:p w:rsidR="00000000" w:rsidDel="00000000" w:rsidP="00000000" w:rsidRDefault="00000000" w:rsidRPr="00000000" w14:paraId="0000009F">
      <w:pPr>
        <w:pageBreakBefore w:val="0"/>
        <w:tabs>
          <w:tab w:val="left" w:pos="3600"/>
        </w:tabs>
        <w:spacing w:after="0" w:line="288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COMMISSIONER FOR OATHS</w:t>
      </w:r>
      <w:r w:rsidDel="00000000" w:rsidR="00000000" w:rsidRPr="00000000">
        <w:rPr>
          <w:rFonts w:ascii="Tahoma" w:cs="Tahoma" w:eastAsia="Tahoma" w:hAnsi="Tahoma"/>
          <w:rtl w:val="0"/>
        </w:rPr>
        <w:tab/>
        <w:t xml:space="preserve">)</w:t>
      </w:r>
    </w:p>
    <w:p w:rsidR="00000000" w:rsidDel="00000000" w:rsidP="00000000" w:rsidRDefault="00000000" w:rsidRPr="00000000" w14:paraId="000000A0">
      <w:pPr>
        <w:pageBreakBefore w:val="0"/>
        <w:tabs>
          <w:tab w:val="right" w:pos="8550"/>
        </w:tabs>
        <w:spacing w:after="0" w:line="288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right" w:pos="8550"/>
        </w:tabs>
        <w:spacing w:after="0" w:line="288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right" w:pos="8550"/>
        </w:tabs>
        <w:spacing w:after="0" w:line="288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right" w:pos="8550"/>
        </w:tabs>
        <w:spacing w:after="0" w:line="288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right" w:pos="8550"/>
        </w:tabs>
        <w:spacing w:after="0" w:line="288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DRAWN AND FILED BY:</w:t>
      </w:r>
    </w:p>
    <w:p w:rsidR="00000000" w:rsidDel="00000000" w:rsidP="00000000" w:rsidRDefault="00000000" w:rsidRPr="00000000" w14:paraId="000000A5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Wakili Mwerevu &amp; Associates</w:t>
      </w:r>
    </w:p>
    <w:p w:rsidR="00000000" w:rsidDel="00000000" w:rsidP="00000000" w:rsidRDefault="00000000" w:rsidRPr="00000000" w14:paraId="000000A6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Advocates</w:t>
      </w:r>
    </w:p>
    <w:p w:rsidR="00000000" w:rsidDel="00000000" w:rsidP="00000000" w:rsidRDefault="00000000" w:rsidRPr="00000000" w14:paraId="000000A7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Barclays Plaza, 6</w:t>
      </w:r>
      <w:r w:rsidDel="00000000" w:rsidR="00000000" w:rsidRPr="00000000">
        <w:rPr>
          <w:rFonts w:ascii="Tahoma" w:cs="Tahoma" w:eastAsia="Tahoma" w:hAnsi="Tahoma"/>
          <w:b w:val="1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 Floor</w:t>
      </w:r>
    </w:p>
    <w:p w:rsidR="00000000" w:rsidDel="00000000" w:rsidP="00000000" w:rsidRDefault="00000000" w:rsidRPr="00000000" w14:paraId="000000A8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Loita Street</w:t>
      </w:r>
    </w:p>
    <w:p w:rsidR="00000000" w:rsidDel="00000000" w:rsidP="00000000" w:rsidRDefault="00000000" w:rsidRPr="00000000" w14:paraId="000000A9">
      <w:pPr>
        <w:pageBreakBefore w:val="0"/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P O Box 24571-00800</w:t>
      </w:r>
    </w:p>
    <w:p w:rsidR="00000000" w:rsidDel="00000000" w:rsidP="00000000" w:rsidRDefault="00000000" w:rsidRPr="00000000" w14:paraId="000000AA">
      <w:pPr>
        <w:keepNext w:val="1"/>
        <w:pageBreakBefore w:val="0"/>
        <w:tabs>
          <w:tab w:val="left" w:pos="5040"/>
        </w:tabs>
        <w:spacing w:after="0" w:line="264" w:lineRule="auto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tabs>
          <w:tab w:val="right" w:pos="5760"/>
        </w:tabs>
        <w:spacing w:after="0" w:line="288" w:lineRule="auto"/>
        <w:jc w:val="both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tabs>
          <w:tab w:val="right" w:pos="5760"/>
        </w:tabs>
        <w:spacing w:after="0" w:line="288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Tahoma" w:cs="Tahoma" w:eastAsia="Tahoma" w:hAnsi="Tahoma"/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>
        <w:b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6565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txUHQaspwCdLEpy8ejYuMIaOBw==">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2016-09-01T08:36:00Z</dcterms:created>
  <dc:creator>Intern</dc:creator>
</cp:coreProperties>
</file>