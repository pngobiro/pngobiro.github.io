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4"/>
          <w:szCs w:val="24"/>
          <w:rtl w:val="0"/>
        </w:rPr>
        <w:t xml:space="preserve">Applications Under The Civil Procedure Rules And The Manner In Which They Made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8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0"/>
        <w:gridCol w:w="2655"/>
        <w:gridCol w:w="3150"/>
        <w:gridCol w:w="2340"/>
        <w:tblGridChange w:id="0">
          <w:tblGrid>
            <w:gridCol w:w="1840"/>
            <w:gridCol w:w="2655"/>
            <w:gridCol w:w="315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ORDER 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NATURE OF APPLICATION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MANNER OF APPLICATION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JUSTIFICATION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– Parties to Suits</w:t>
            </w:r>
          </w:p>
          <w:p w:rsidR="00000000" w:rsidDel="00000000" w:rsidP="00000000" w:rsidRDefault="00000000" w:rsidRPr="00000000" w14:paraId="0000000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add or strike out or substitute a plaintiff or defendant – Rules  10 and 14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 or Oral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issue third party notice – Rule 15</w:t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Ex-parte Chamber Summons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by third party to enter appearance out of time – Rule 17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order that Government as third party having failed to enter appearance in time be liable  to the extent claimed in the third party notice – Rule 18</w:t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Judgment against third party in default – Rule 19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 or Oral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 enter judgment in default of appearance against the Government as third party  - Rule 20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Execution of judgment by defendant against third party where judgment entered after trial against third party in default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Judgment against third party in default where suit decided in plaintiff’s favour otherwise than by trial - Rule 21(2)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Ex-parte Notice of Motion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Directions for the trial of the question of liability between defendant and third party – Rule 22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– Pleadings Generally</w:t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for further information on the pleadings – Rule 1(2)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in writing</w:t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order that no further information is reasonably required on the pleadings – Rule 1(3)</w:t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give particulars of evidence in mitigation at the trial in action for libel or slander where defence fails to assert the truth of statement complained of – Rule 8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Striking out pleadings – Rule 15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 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– Frame and institution of suit</w:t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order for separate trials where any  causes of action joined in one suit cannot be conveniently tried together – Rule 8</w:t>
            </w:r>
          </w:p>
        </w:tc>
        <w:tc>
          <w:tcPr/>
          <w:p w:rsidR="00000000" w:rsidDel="00000000" w:rsidP="00000000" w:rsidRDefault="00000000" w:rsidRPr="00000000" w14:paraId="0000003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file witness statements after suit has been filed – Rule 2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– Plaint</w:t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Striking out plaint or counterclaim not accompanied by a proper verifying affidavit - Rule 1(6)</w:t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– Issue and service of summons</w:t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Extension of validity of summons – Rules 2(2) and (5)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Affidavit</w:t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Substituted service - Rule 17</w:t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out of Kenya - Rule 21 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of other process out of the jurisdiction – Rule 22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of summons out of Kenya in probate and marriage suits – Rule 24</w:t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for substituted service of foreign legal process by the Attorney-General – Rule 33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– Defence and Counterclaim </w:t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file witness statements after defence or counterclaim has been filed – Rule 5</w:t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Exclusion of counterclaim - Rule 12 </w:t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deliver further defence or further reply where a new ground of defence arises – Rule 16</w:t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for costs where a new ground of defence has arisen which has been confessed by the plaintiff-Rule 16(3)</w:t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for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plead  pleadings subsequent to reply – Rule 17</w:t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– Amendment of pleadings</w:t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disallowance of amendment - Rule 2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or Notice of Motion</w:t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under rule 8 of the Order. Order 51 is also applicable since rule 8 above is not in mandatory terms.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amend pleadings – Rule 3</w:t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or Notice of Motion</w:t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under rule 8 of the Order. Order 51 is also applicable since rule 8 above is not in mandatory terms.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 to am</w:t>
            </w:r>
            <w:sdt>
              <w:sdtPr>
                <w:tag w:val="goog_rdk_0"/>
              </w:sdtPr>
              <w:sdtContent>
                <w:ins w:author="Irene Musundi" w:id="0" w:date="2022-03-09T09:35:51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endi</w:t>
                  </w:r>
                </w:ins>
              </w:sdtContent>
            </w:sdt>
            <w:sdt>
              <w:sdtPr>
                <w:tag w:val="goog_rdk_1"/>
              </w:sdtPr>
              <w:sdtContent>
                <w:del w:author="Irene Musundi" w:id="0" w:date="2022-03-09T09:35:51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delText xml:space="preserve">end</w:delText>
                  </w:r>
                </w:del>
              </w:sdtContent>
            </w:sdt>
            <w:sdt>
              <w:sdtPr>
                <w:tag w:val="goog_rdk_2"/>
              </w:sdtPr>
              <w:sdtContent>
                <w:ins w:author="Irene Musundi" w:id="0" w:date="2022-03-09T09:35:51Z">
                  <w:sdt>
                    <w:sdtPr>
                      <w:tag w:val="goog_rdk_3"/>
                    </w:sdtPr>
                    <w:sdtContent>
                      <w:del w:author="Irene Musundi" w:id="0" w:date="2022-03-09T09:35:51Z"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  <w:rtl w:val="0"/>
                          </w:rPr>
                          <w:delText xml:space="preserve">u</w:delText>
                        </w:r>
                      </w:del>
                    </w:sdtContent>
                  </w:sdt>
                </w:ins>
              </w:sdtContent>
            </w:sdt>
            <w:sdt>
              <w:sdtPr>
                <w:tag w:val="goog_rdk_4"/>
              </w:sdtPr>
              <w:sdtContent>
                <w:del w:author="Irene Musundi" w:id="0" w:date="2022-03-09T09:35:51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delText xml:space="preserve"> </w:delText>
                  </w:r>
                </w:del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originating process – Rule 4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or Notice of Motion</w:t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under rule 8 of the Order. Order 51 is also applicable since rule 8 above is not in mandatory terms.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to amend any document save for judgment or order – Rule 5</w:t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or Notice of Motion</w:t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under rule 8 of the Order. Order 51 is also applicable since rule 8 above is not in mandatory terms.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– Recognized agents</w:t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to effect change of advocate or intention to act in person after judgment – Rule 9</w:t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Removal of advocate from record at instance of another party - Rule 12 </w:t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Withdrawal of advocate who has ceased to act for a party - Rule 13(1)</w:t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 </w:t>
            </w:r>
          </w:p>
        </w:tc>
        <w:tc>
          <w:tcPr/>
          <w:p w:rsidR="00000000" w:rsidDel="00000000" w:rsidP="00000000" w:rsidRDefault="00000000" w:rsidRPr="00000000" w14:paraId="0000008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– Consequence of non-appearance, default of defence and failure to serve</w:t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 of guardian  in suits against infants and persons of unsound mind – Rule 1</w:t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Striking out memorandum of appearance or defence where defendant fails to serve – Rule 3</w:t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Judgment in default of appearance or defence – Rules 4, 5, 6, 7 and 10</w:t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Prescribed Form (Form No. 13 of Appendix A)</w:t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Judgment in default against the government – Rule 8</w:t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aside default  judgment – Rule 11</w:t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– Hearing and Consequence of non-attendance</w:t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aside judgment or dismissal – Rule 7</w:t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A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– Admissions </w:t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Judgment on admissions – Rule 2</w:t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A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14-Production, Impoundment and return of documents</w:t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production, impounding and return of documents-Rule 6(2)</w:t>
            </w:r>
          </w:p>
          <w:p w:rsidR="00000000" w:rsidDel="00000000" w:rsidP="00000000" w:rsidRDefault="00000000" w:rsidRPr="00000000" w14:paraId="000000A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 supported by affidavit</w:t>
            </w:r>
          </w:p>
        </w:tc>
        <w:tc>
          <w:tcPr/>
          <w:p w:rsidR="00000000" w:rsidDel="00000000" w:rsidP="00000000" w:rsidRDefault="00000000" w:rsidRPr="00000000" w14:paraId="000000B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  <w:p w:rsidR="00000000" w:rsidDel="00000000" w:rsidP="00000000" w:rsidRDefault="00000000" w:rsidRPr="00000000" w14:paraId="000000B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15-Issues</w:t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for security for attendance by a person summoned to give evidence-Rule 15(2)</w:t>
            </w:r>
          </w:p>
        </w:tc>
        <w:tc>
          <w:tcPr/>
          <w:p w:rsidR="00000000" w:rsidDel="00000000" w:rsidP="00000000" w:rsidRDefault="00000000" w:rsidRPr="00000000" w14:paraId="000000B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0B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16-Summoning and attendance of witnesses </w:t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summoning and attendance of witnesses-Rule 15(2)</w:t>
            </w:r>
          </w:p>
          <w:p w:rsidR="00000000" w:rsidDel="00000000" w:rsidP="00000000" w:rsidRDefault="00000000" w:rsidRPr="00000000" w14:paraId="000000B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 or Summons in Chambers</w:t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17-Prosecution of suits</w:t>
            </w:r>
          </w:p>
        </w:tc>
        <w:tc>
          <w:tcPr/>
          <w:p w:rsidR="00000000" w:rsidDel="00000000" w:rsidP="00000000" w:rsidRDefault="00000000" w:rsidRPr="00000000" w14:paraId="000000B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adjournment-Rule 1</w:t>
            </w:r>
          </w:p>
        </w:tc>
        <w:tc>
          <w:tcPr/>
          <w:p w:rsidR="00000000" w:rsidDel="00000000" w:rsidP="00000000" w:rsidRDefault="00000000" w:rsidRPr="00000000" w14:paraId="000000C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in court </w:t>
            </w:r>
          </w:p>
        </w:tc>
        <w:tc>
          <w:tcPr/>
          <w:p w:rsidR="00000000" w:rsidDel="00000000" w:rsidP="00000000" w:rsidRDefault="00000000" w:rsidRPr="00000000" w14:paraId="000000C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enables the court to listen to the reasons and make a determination on the issue promptly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18-Hearing of suits and examination of witnesses</w:t>
            </w:r>
          </w:p>
        </w:tc>
        <w:tc>
          <w:tcPr/>
          <w:p w:rsidR="00000000" w:rsidDel="00000000" w:rsidP="00000000" w:rsidRDefault="00000000" w:rsidRPr="00000000" w14:paraId="000000C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evidence before trial-Rule 9</w:t>
            </w:r>
          </w:p>
          <w:p w:rsidR="00000000" w:rsidDel="00000000" w:rsidP="00000000" w:rsidRDefault="00000000" w:rsidRPr="00000000" w14:paraId="000000C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Summons in chamber</w:t>
            </w:r>
          </w:p>
          <w:p w:rsidR="00000000" w:rsidDel="00000000" w:rsidP="00000000" w:rsidRDefault="00000000" w:rsidRPr="00000000" w14:paraId="000000C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19-Affidavits</w:t>
            </w:r>
          </w:p>
        </w:tc>
        <w:tc>
          <w:tcPr/>
          <w:p w:rsidR="00000000" w:rsidDel="00000000" w:rsidP="00000000" w:rsidRDefault="00000000" w:rsidRPr="00000000" w14:paraId="000000C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give affidavit evidence-Rule 2(1)</w:t>
            </w:r>
          </w:p>
          <w:p w:rsidR="00000000" w:rsidDel="00000000" w:rsidP="00000000" w:rsidRDefault="00000000" w:rsidRPr="00000000" w14:paraId="000000C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Summons in chambers or oral</w:t>
            </w:r>
          </w:p>
          <w:p w:rsidR="00000000" w:rsidDel="00000000" w:rsidP="00000000" w:rsidRDefault="00000000" w:rsidRPr="00000000" w14:paraId="000000C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Applications relating to affidavits-Rule 9</w:t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20-Application for an account</w:t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order for accounts-Rule 1</w:t>
            </w:r>
          </w:p>
          <w:p w:rsidR="00000000" w:rsidDel="00000000" w:rsidP="00000000" w:rsidRDefault="00000000" w:rsidRPr="00000000" w14:paraId="000000D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Summons in chambers</w:t>
            </w:r>
          </w:p>
          <w:p w:rsidR="00000000" w:rsidDel="00000000" w:rsidP="00000000" w:rsidRDefault="00000000" w:rsidRPr="00000000" w14:paraId="000000D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21-Judgment and decree</w:t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orders for judgment on admission-Rule 1</w:t>
            </w:r>
          </w:p>
          <w:p w:rsidR="00000000" w:rsidDel="00000000" w:rsidP="00000000" w:rsidRDefault="00000000" w:rsidRPr="00000000" w14:paraId="000000D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D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22-Execution of decrees and Orders</w:t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Execution-Rule 6</w:t>
            </w:r>
          </w:p>
          <w:p w:rsidR="00000000" w:rsidDel="00000000" w:rsidP="00000000" w:rsidRDefault="00000000" w:rsidRPr="00000000" w14:paraId="000000E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E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execution of decree for payment of money-Rule 7(1)</w:t>
            </w:r>
          </w:p>
          <w:p w:rsidR="00000000" w:rsidDel="00000000" w:rsidP="00000000" w:rsidRDefault="00000000" w:rsidRPr="00000000" w14:paraId="000000E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in court</w:t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execution by joint Decree Holder-Rule 11</w:t>
            </w:r>
          </w:p>
          <w:p w:rsidR="00000000" w:rsidDel="00000000" w:rsidP="00000000" w:rsidRDefault="00000000" w:rsidRPr="00000000" w14:paraId="000000E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E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execution by transferee of decree-Rule 12</w:t>
            </w:r>
          </w:p>
        </w:tc>
        <w:tc>
          <w:tcPr/>
          <w:p w:rsidR="00000000" w:rsidDel="00000000" w:rsidP="00000000" w:rsidRDefault="00000000" w:rsidRPr="00000000" w14:paraId="000000F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F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objection to attachment-Rule 51</w:t>
            </w:r>
          </w:p>
          <w:p w:rsidR="00000000" w:rsidDel="00000000" w:rsidP="00000000" w:rsidRDefault="00000000" w:rsidRPr="00000000" w14:paraId="000000F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F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23-Attachment of debt</w:t>
            </w:r>
          </w:p>
        </w:tc>
        <w:tc>
          <w:tcPr/>
          <w:p w:rsidR="00000000" w:rsidDel="00000000" w:rsidP="00000000" w:rsidRDefault="00000000" w:rsidRPr="00000000" w14:paraId="000000F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order for attachment of debts-Rule 1</w:t>
            </w:r>
          </w:p>
          <w:p w:rsidR="00000000" w:rsidDel="00000000" w:rsidP="00000000" w:rsidRDefault="00000000" w:rsidRPr="00000000" w14:paraId="000000F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0F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24-Death and Bankruptcy of Parties</w:t>
            </w:r>
          </w:p>
        </w:tc>
        <w:tc>
          <w:tcPr/>
          <w:p w:rsidR="00000000" w:rsidDel="00000000" w:rsidP="00000000" w:rsidRDefault="00000000" w:rsidRPr="00000000" w14:paraId="000000F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enjoin  legal representative of deceased plaintiff to suit-Rule 3</w:t>
            </w:r>
          </w:p>
        </w:tc>
        <w:tc>
          <w:tcPr/>
          <w:p w:rsidR="00000000" w:rsidDel="00000000" w:rsidP="00000000" w:rsidRDefault="00000000" w:rsidRPr="00000000" w14:paraId="0000010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0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enjoin the legal representative of deceased defendant-Rule 4 </w:t>
            </w:r>
          </w:p>
        </w:tc>
        <w:tc>
          <w:tcPr/>
          <w:p w:rsidR="00000000" w:rsidDel="00000000" w:rsidP="00000000" w:rsidRDefault="00000000" w:rsidRPr="00000000" w14:paraId="0000010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0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set aside an order of dismissal-Rule 7(2).</w:t>
            </w:r>
          </w:p>
          <w:p w:rsidR="00000000" w:rsidDel="00000000" w:rsidP="00000000" w:rsidRDefault="00000000" w:rsidRPr="00000000" w14:paraId="0000010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0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25-Withdrawal, Discontinuance and Adjustment of Suits</w:t>
            </w:r>
          </w:p>
        </w:tc>
        <w:tc>
          <w:tcPr/>
          <w:p w:rsidR="00000000" w:rsidDel="00000000" w:rsidP="00000000" w:rsidRDefault="00000000" w:rsidRPr="00000000" w14:paraId="0000010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withdrawal by plaintiff-Rule 1</w:t>
            </w:r>
          </w:p>
          <w:p w:rsidR="00000000" w:rsidDel="00000000" w:rsidP="00000000" w:rsidRDefault="00000000" w:rsidRPr="00000000" w14:paraId="0000010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0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discontinuance and Compromise-Rule 5</w:t>
            </w:r>
          </w:p>
          <w:p w:rsidR="00000000" w:rsidDel="00000000" w:rsidP="00000000" w:rsidRDefault="00000000" w:rsidRPr="00000000" w14:paraId="0000011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Written Consent</w:t>
            </w:r>
          </w:p>
          <w:p w:rsidR="00000000" w:rsidDel="00000000" w:rsidP="00000000" w:rsidRDefault="00000000" w:rsidRPr="00000000" w14:paraId="0000011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Agreement/Written consent</w:t>
            </w:r>
          </w:p>
          <w:p w:rsidR="00000000" w:rsidDel="00000000" w:rsidP="00000000" w:rsidRDefault="00000000" w:rsidRPr="00000000" w14:paraId="0000011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26-Security for Costs</w:t>
            </w:r>
          </w:p>
        </w:tc>
        <w:tc>
          <w:tcPr/>
          <w:p w:rsidR="00000000" w:rsidDel="00000000" w:rsidP="00000000" w:rsidRDefault="00000000" w:rsidRPr="00000000" w14:paraId="0000011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cost before defence  is filed- Rule 2</w:t>
            </w:r>
          </w:p>
        </w:tc>
        <w:tc>
          <w:tcPr/>
          <w:p w:rsidR="00000000" w:rsidDel="00000000" w:rsidP="00000000" w:rsidRDefault="00000000" w:rsidRPr="00000000" w14:paraId="0000011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1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dismiss suit for failure to give security-Rule 5</w:t>
            </w:r>
          </w:p>
        </w:tc>
        <w:tc>
          <w:tcPr/>
          <w:p w:rsidR="00000000" w:rsidDel="00000000" w:rsidP="00000000" w:rsidRDefault="00000000" w:rsidRPr="00000000" w14:paraId="0000011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1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27-Payment into court and Tender</w:t>
            </w:r>
          </w:p>
        </w:tc>
        <w:tc>
          <w:tcPr/>
          <w:p w:rsidR="00000000" w:rsidDel="00000000" w:rsidP="00000000" w:rsidRDefault="00000000" w:rsidRPr="00000000" w14:paraId="0000012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into court-Rule 1</w:t>
            </w:r>
          </w:p>
        </w:tc>
        <w:tc>
          <w:tcPr/>
          <w:p w:rsidR="00000000" w:rsidDel="00000000" w:rsidP="00000000" w:rsidRDefault="00000000" w:rsidRPr="00000000" w14:paraId="0000012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2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Acceptance of payment-Rule 2 (1)</w:t>
            </w:r>
          </w:p>
        </w:tc>
        <w:tc>
          <w:tcPr/>
          <w:p w:rsidR="00000000" w:rsidDel="00000000" w:rsidP="00000000" w:rsidRDefault="00000000" w:rsidRPr="00000000" w14:paraId="0000012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2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the registrar for costs assessment-Rule 2(3)</w:t>
            </w:r>
          </w:p>
        </w:tc>
        <w:tc>
          <w:tcPr/>
          <w:p w:rsidR="00000000" w:rsidDel="00000000" w:rsidP="00000000" w:rsidRDefault="00000000" w:rsidRPr="00000000" w14:paraId="0000012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way of letter</w:t>
            </w:r>
          </w:p>
        </w:tc>
        <w:tc>
          <w:tcPr/>
          <w:p w:rsidR="00000000" w:rsidDel="00000000" w:rsidP="00000000" w:rsidRDefault="00000000" w:rsidRPr="00000000" w14:paraId="0000012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rules provide that the registrar should be notified in writing and a letter is the most effective for such purpose.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an order for approval of terms of settlement in a defamation case-Rule 2(4)</w:t>
            </w:r>
          </w:p>
        </w:tc>
        <w:tc>
          <w:tcPr/>
          <w:p w:rsidR="00000000" w:rsidDel="00000000" w:rsidP="00000000" w:rsidRDefault="00000000" w:rsidRPr="00000000" w14:paraId="0000012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2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28- Commission and References</w:t>
            </w:r>
          </w:p>
        </w:tc>
        <w:tc>
          <w:tcPr/>
          <w:p w:rsidR="00000000" w:rsidDel="00000000" w:rsidP="00000000" w:rsidRDefault="00000000" w:rsidRPr="00000000" w14:paraId="0000013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commission-Rule 4</w:t>
            </w:r>
          </w:p>
        </w:tc>
        <w:tc>
          <w:tcPr/>
          <w:p w:rsidR="00000000" w:rsidDel="00000000" w:rsidP="00000000" w:rsidRDefault="00000000" w:rsidRPr="00000000" w14:paraId="0000013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3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by Commissioner for supply of court processes-Rule 15</w:t>
            </w:r>
          </w:p>
        </w:tc>
        <w:tc>
          <w:tcPr/>
          <w:p w:rsidR="00000000" w:rsidDel="00000000" w:rsidP="00000000" w:rsidRDefault="00000000" w:rsidRPr="00000000" w14:paraId="0000013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way of Letter</w:t>
            </w:r>
          </w:p>
        </w:tc>
        <w:tc>
          <w:tcPr/>
          <w:p w:rsidR="00000000" w:rsidDel="00000000" w:rsidP="00000000" w:rsidRDefault="00000000" w:rsidRPr="00000000" w14:paraId="0000013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propose this since the commissioner is appointed by court and only communicates to the by way of letter.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29-Proceedings by or against the Government</w:t>
            </w:r>
          </w:p>
        </w:tc>
        <w:tc>
          <w:tcPr/>
          <w:p w:rsidR="00000000" w:rsidDel="00000000" w:rsidP="00000000" w:rsidRDefault="00000000" w:rsidRPr="00000000" w14:paraId="0000013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certificate under Order 21- Rule 3</w:t>
            </w:r>
          </w:p>
        </w:tc>
        <w:tc>
          <w:tcPr/>
          <w:p w:rsidR="00000000" w:rsidDel="00000000" w:rsidP="00000000" w:rsidRDefault="00000000" w:rsidRPr="00000000" w14:paraId="0000013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way of letter to the Registrar</w:t>
            </w:r>
          </w:p>
          <w:p w:rsidR="00000000" w:rsidDel="00000000" w:rsidP="00000000" w:rsidRDefault="00000000" w:rsidRPr="00000000" w14:paraId="0000013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 to the Court</w:t>
            </w:r>
          </w:p>
        </w:tc>
        <w:tc>
          <w:tcPr/>
          <w:p w:rsidR="00000000" w:rsidDel="00000000" w:rsidP="00000000" w:rsidRDefault="00000000" w:rsidRPr="00000000" w14:paraId="0000013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attachment of debt or appointment of a receiver-Rule 4</w:t>
            </w:r>
          </w:p>
        </w:tc>
        <w:tc>
          <w:tcPr/>
          <w:p w:rsidR="00000000" w:rsidDel="00000000" w:rsidP="00000000" w:rsidRDefault="00000000" w:rsidRPr="00000000" w14:paraId="0000013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Summons to the Decree-holder</w:t>
            </w:r>
          </w:p>
        </w:tc>
        <w:tc>
          <w:tcPr/>
          <w:p w:rsidR="00000000" w:rsidDel="00000000" w:rsidP="00000000" w:rsidRDefault="00000000" w:rsidRPr="00000000" w14:paraId="0000014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 restraining a judgment debtor from receiving money  owed to him by Government and directing that payment be made to the decree holder or a receiver- Rule 4(2)</w:t>
            </w:r>
          </w:p>
        </w:tc>
        <w:tc>
          <w:tcPr/>
          <w:p w:rsidR="00000000" w:rsidDel="00000000" w:rsidP="00000000" w:rsidRDefault="00000000" w:rsidRPr="00000000" w14:paraId="0000014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4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30-Suits by or against Firms or other persons carrying out business in names other than their own</w:t>
            </w:r>
          </w:p>
        </w:tc>
        <w:tc>
          <w:tcPr/>
          <w:p w:rsidR="00000000" w:rsidDel="00000000" w:rsidP="00000000" w:rsidRDefault="00000000" w:rsidRPr="00000000" w14:paraId="0000014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disclosure of partners names-Rule 2</w:t>
            </w:r>
          </w:p>
        </w:tc>
        <w:tc>
          <w:tcPr/>
          <w:p w:rsidR="00000000" w:rsidDel="00000000" w:rsidP="00000000" w:rsidRDefault="00000000" w:rsidRPr="00000000" w14:paraId="0000014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made orally in court or by Notice of Motion</w:t>
            </w:r>
          </w:p>
        </w:tc>
        <w:tc>
          <w:tcPr/>
          <w:p w:rsidR="00000000" w:rsidDel="00000000" w:rsidP="00000000" w:rsidRDefault="00000000" w:rsidRPr="00000000" w14:paraId="0000014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demand is first made to the advocates of the firm and as such the resort to court is only upon their refusal.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31- Suits by or against Trustees, Executors and Administrators</w:t>
            </w:r>
          </w:p>
        </w:tc>
        <w:tc>
          <w:tcPr/>
          <w:p w:rsidR="00000000" w:rsidDel="00000000" w:rsidP="00000000" w:rsidRDefault="00000000" w:rsidRPr="00000000" w14:paraId="0000014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enjoin beneficiaries to suit –Rule 1</w:t>
            </w:r>
          </w:p>
        </w:tc>
        <w:tc>
          <w:tcPr/>
          <w:p w:rsidR="00000000" w:rsidDel="00000000" w:rsidP="00000000" w:rsidRDefault="00000000" w:rsidRPr="00000000" w14:paraId="0000014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4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32-Suits by or against minors and persons of unsound mind</w:t>
            </w:r>
          </w:p>
        </w:tc>
        <w:tc>
          <w:tcPr/>
          <w:p w:rsidR="00000000" w:rsidDel="00000000" w:rsidP="00000000" w:rsidRDefault="00000000" w:rsidRPr="00000000" w14:paraId="0000014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applications under the Order</w:t>
            </w:r>
          </w:p>
          <w:p w:rsidR="00000000" w:rsidDel="00000000" w:rsidP="00000000" w:rsidRDefault="00000000" w:rsidRPr="00000000" w14:paraId="0000014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5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a minor on attaining majority- Rule 12(5)</w:t>
            </w:r>
          </w:p>
        </w:tc>
        <w:tc>
          <w:tcPr/>
          <w:p w:rsidR="00000000" w:rsidDel="00000000" w:rsidP="00000000" w:rsidRDefault="00000000" w:rsidRPr="00000000" w14:paraId="0000015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 </w:t>
            </w:r>
          </w:p>
        </w:tc>
        <w:tc>
          <w:tcPr/>
          <w:p w:rsidR="00000000" w:rsidDel="00000000" w:rsidP="00000000" w:rsidRDefault="00000000" w:rsidRPr="00000000" w14:paraId="0000015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33-Suits by paupers </w:t>
            </w:r>
          </w:p>
        </w:tc>
        <w:tc>
          <w:tcPr/>
          <w:p w:rsidR="00000000" w:rsidDel="00000000" w:rsidP="00000000" w:rsidRDefault="00000000" w:rsidRPr="00000000" w14:paraId="0000015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applications under the order</w:t>
            </w:r>
          </w:p>
        </w:tc>
        <w:tc>
          <w:tcPr/>
          <w:p w:rsidR="00000000" w:rsidDel="00000000" w:rsidP="00000000" w:rsidRDefault="00000000" w:rsidRPr="00000000" w14:paraId="0000015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5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34- Interpleader</w:t>
            </w:r>
          </w:p>
        </w:tc>
        <w:tc>
          <w:tcPr/>
          <w:p w:rsidR="00000000" w:rsidDel="00000000" w:rsidP="00000000" w:rsidRDefault="00000000" w:rsidRPr="00000000" w14:paraId="0000015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Interpleader application-Rule 1</w:t>
            </w:r>
          </w:p>
        </w:tc>
        <w:tc>
          <w:tcPr/>
          <w:p w:rsidR="00000000" w:rsidDel="00000000" w:rsidP="00000000" w:rsidRDefault="00000000" w:rsidRPr="00000000" w14:paraId="0000015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way of Originating summons-In a fresh suit</w:t>
            </w:r>
          </w:p>
          <w:p w:rsidR="00000000" w:rsidDel="00000000" w:rsidP="00000000" w:rsidRDefault="00000000" w:rsidRPr="00000000" w14:paraId="0000015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way of Summons in the plaint-in a pending suit</w:t>
            </w:r>
          </w:p>
        </w:tc>
        <w:tc>
          <w:tcPr/>
          <w:p w:rsidR="00000000" w:rsidDel="00000000" w:rsidP="00000000" w:rsidRDefault="00000000" w:rsidRPr="00000000" w14:paraId="0000015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under the rules.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costs and other orders-Rule 6</w:t>
            </w:r>
          </w:p>
        </w:tc>
        <w:tc>
          <w:tcPr/>
          <w:p w:rsidR="00000000" w:rsidDel="00000000" w:rsidP="00000000" w:rsidRDefault="00000000" w:rsidRPr="00000000" w14:paraId="0000016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6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36- Summary Procedure</w:t>
            </w:r>
          </w:p>
        </w:tc>
        <w:tc>
          <w:tcPr/>
          <w:p w:rsidR="00000000" w:rsidDel="00000000" w:rsidP="00000000" w:rsidRDefault="00000000" w:rsidRPr="00000000" w14:paraId="0000016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default judgment –Rule 1</w:t>
            </w:r>
          </w:p>
        </w:tc>
        <w:tc>
          <w:tcPr/>
          <w:p w:rsidR="00000000" w:rsidDel="00000000" w:rsidP="00000000" w:rsidRDefault="00000000" w:rsidRPr="00000000" w14:paraId="0000016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6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37-Originating summons</w:t>
            </w:r>
          </w:p>
        </w:tc>
        <w:tc>
          <w:tcPr/>
          <w:p w:rsidR="00000000" w:rsidDel="00000000" w:rsidP="00000000" w:rsidRDefault="00000000" w:rsidRPr="00000000" w14:paraId="0000016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Applications relating to the removal of caveats in a pending suit-Rule 5</w:t>
            </w:r>
          </w:p>
        </w:tc>
        <w:tc>
          <w:tcPr/>
          <w:p w:rsidR="00000000" w:rsidDel="00000000" w:rsidP="00000000" w:rsidRDefault="00000000" w:rsidRPr="00000000" w14:paraId="0000016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6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38-Selection of Test suit</w:t>
            </w:r>
          </w:p>
        </w:tc>
        <w:tc>
          <w:tcPr/>
          <w:p w:rsidR="00000000" w:rsidDel="00000000" w:rsidP="00000000" w:rsidRDefault="00000000" w:rsidRPr="00000000" w14:paraId="0000016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stay-Rule 1 and 2</w:t>
            </w:r>
          </w:p>
        </w:tc>
        <w:tc>
          <w:tcPr/>
          <w:p w:rsidR="00000000" w:rsidDel="00000000" w:rsidP="00000000" w:rsidRDefault="00000000" w:rsidRPr="00000000" w14:paraId="0000016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6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39-Arrest and Attachment before Judgment</w:t>
            </w:r>
          </w:p>
        </w:tc>
        <w:tc>
          <w:tcPr/>
          <w:p w:rsidR="00000000" w:rsidDel="00000000" w:rsidP="00000000" w:rsidRDefault="00000000" w:rsidRPr="00000000" w14:paraId="0000017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defendant to furnish security for appearance- Rule 1</w:t>
            </w:r>
          </w:p>
        </w:tc>
        <w:tc>
          <w:tcPr/>
          <w:p w:rsidR="00000000" w:rsidDel="00000000" w:rsidP="00000000" w:rsidRDefault="00000000" w:rsidRPr="00000000" w14:paraId="0000017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7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discharge by surety –Rule 3 (1)</w:t>
            </w:r>
          </w:p>
        </w:tc>
        <w:tc>
          <w:tcPr/>
          <w:p w:rsidR="00000000" w:rsidDel="00000000" w:rsidP="00000000" w:rsidRDefault="00000000" w:rsidRPr="00000000" w14:paraId="0000017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7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defendant to furnish security for production of property-Rule 5</w:t>
            </w:r>
          </w:p>
        </w:tc>
        <w:tc>
          <w:tcPr/>
          <w:p w:rsidR="00000000" w:rsidDel="00000000" w:rsidP="00000000" w:rsidRDefault="00000000" w:rsidRPr="00000000" w14:paraId="0000017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7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sprescribed.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40-Temporary Injunctions and Interlocutory Applications</w:t>
            </w:r>
          </w:p>
        </w:tc>
        <w:tc>
          <w:tcPr/>
          <w:p w:rsidR="00000000" w:rsidDel="00000000" w:rsidP="00000000" w:rsidRDefault="00000000" w:rsidRPr="00000000" w14:paraId="0000017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injunctions –Rule 3 (3)</w:t>
            </w:r>
          </w:p>
        </w:tc>
        <w:tc>
          <w:tcPr/>
          <w:p w:rsidR="00000000" w:rsidDel="00000000" w:rsidP="00000000" w:rsidRDefault="00000000" w:rsidRPr="00000000" w14:paraId="0000017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7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41-Appointment of Receivers</w:t>
            </w:r>
          </w:p>
        </w:tc>
        <w:tc>
          <w:tcPr/>
          <w:p w:rsidR="00000000" w:rsidDel="00000000" w:rsidP="00000000" w:rsidRDefault="00000000" w:rsidRPr="00000000" w14:paraId="0000018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appointment and   Removal of a receiver appointed-Rule 1 and 5</w:t>
            </w:r>
          </w:p>
        </w:tc>
        <w:tc>
          <w:tcPr/>
          <w:p w:rsidR="00000000" w:rsidDel="00000000" w:rsidP="00000000" w:rsidRDefault="00000000" w:rsidRPr="00000000" w14:paraId="0000018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8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shall be placed on Order 51 as the manner of application is not prescribed.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42- Appeals</w:t>
            </w:r>
          </w:p>
        </w:tc>
        <w:tc>
          <w:tcPr/>
          <w:p w:rsidR="00000000" w:rsidDel="00000000" w:rsidP="00000000" w:rsidRDefault="00000000" w:rsidRPr="00000000" w14:paraId="0000018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stay of execution-Rule 5</w:t>
            </w:r>
          </w:p>
        </w:tc>
        <w:tc>
          <w:tcPr/>
          <w:p w:rsidR="00000000" w:rsidDel="00000000" w:rsidP="00000000" w:rsidRDefault="00000000" w:rsidRPr="00000000" w14:paraId="0000018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in court</w:t>
            </w:r>
          </w:p>
        </w:tc>
        <w:tc>
          <w:tcPr/>
          <w:p w:rsidR="00000000" w:rsidDel="00000000" w:rsidP="00000000" w:rsidRDefault="00000000" w:rsidRPr="00000000" w14:paraId="0000018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Application by the Respondent to either set down the appeal for hearing or dismiss for want of prosecution-Rule 31(5)</w:t>
            </w:r>
          </w:p>
        </w:tc>
        <w:tc>
          <w:tcPr/>
          <w:p w:rsidR="00000000" w:rsidDel="00000000" w:rsidP="00000000" w:rsidRDefault="00000000" w:rsidRPr="00000000" w14:paraId="0000018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8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done by the Registrar to either set down the appeal for hearing or dismiss it for want of prosecution-Rule 35(2)</w:t>
            </w:r>
          </w:p>
        </w:tc>
        <w:tc>
          <w:tcPr/>
          <w:p w:rsidR="00000000" w:rsidDel="00000000" w:rsidP="00000000" w:rsidRDefault="00000000" w:rsidRPr="00000000" w14:paraId="0000018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8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43- Appeals from Orders</w:t>
            </w:r>
          </w:p>
        </w:tc>
        <w:tc>
          <w:tcPr/>
          <w:p w:rsidR="00000000" w:rsidDel="00000000" w:rsidP="00000000" w:rsidRDefault="00000000" w:rsidRPr="00000000" w14:paraId="0000019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Applications subject to sec 75 of the Civil Procedure Act for leave of court to appeal within 14 days-Rule 1(2)</w:t>
            </w:r>
          </w:p>
        </w:tc>
        <w:tc>
          <w:tcPr/>
          <w:p w:rsidR="00000000" w:rsidDel="00000000" w:rsidP="00000000" w:rsidRDefault="00000000" w:rsidRPr="00000000" w14:paraId="0000019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Orally </w:t>
            </w:r>
          </w:p>
        </w:tc>
        <w:tc>
          <w:tcPr/>
          <w:p w:rsidR="00000000" w:rsidDel="00000000" w:rsidP="00000000" w:rsidRDefault="00000000" w:rsidRPr="00000000" w14:paraId="0000019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46-Arbitration under Order of the Court and Alternative Dispute Resolution</w:t>
            </w:r>
          </w:p>
        </w:tc>
        <w:tc>
          <w:tcPr/>
          <w:p w:rsidR="00000000" w:rsidDel="00000000" w:rsidP="00000000" w:rsidRDefault="00000000" w:rsidRPr="00000000" w14:paraId="0000019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to appoint an arbitrator-Rule 5(1) c</w:t>
            </w:r>
          </w:p>
        </w:tc>
        <w:tc>
          <w:tcPr/>
          <w:p w:rsidR="00000000" w:rsidDel="00000000" w:rsidP="00000000" w:rsidRDefault="00000000" w:rsidRPr="00000000" w14:paraId="0000019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Letter to the court</w:t>
            </w:r>
          </w:p>
        </w:tc>
        <w:tc>
          <w:tcPr/>
          <w:p w:rsidR="00000000" w:rsidDel="00000000" w:rsidP="00000000" w:rsidRDefault="00000000" w:rsidRPr="00000000" w14:paraId="0000019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49- Special Powers of the Registrars</w:t>
            </w:r>
          </w:p>
        </w:tc>
        <w:tc>
          <w:tcPr/>
          <w:p w:rsidR="00000000" w:rsidDel="00000000" w:rsidP="00000000" w:rsidRDefault="00000000" w:rsidRPr="00000000" w14:paraId="0000019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leave for entry of default judgment against the Government-Rule 4</w:t>
            </w:r>
          </w:p>
        </w:tc>
        <w:tc>
          <w:tcPr/>
          <w:p w:rsidR="00000000" w:rsidDel="00000000" w:rsidP="00000000" w:rsidRDefault="00000000" w:rsidRPr="00000000" w14:paraId="0000019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9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Executions that may be ordered by the Registrar- Rule 5</w:t>
            </w:r>
          </w:p>
        </w:tc>
        <w:tc>
          <w:tcPr/>
          <w:p w:rsidR="00000000" w:rsidDel="00000000" w:rsidP="00000000" w:rsidRDefault="00000000" w:rsidRPr="00000000" w14:paraId="0000019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Letter to Registrar</w:t>
            </w:r>
          </w:p>
        </w:tc>
        <w:tc>
          <w:tcPr/>
          <w:p w:rsidR="00000000" w:rsidDel="00000000" w:rsidP="00000000" w:rsidRDefault="00000000" w:rsidRPr="00000000" w14:paraId="0000019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Hearing of an appeal from a decision of the Registrar -Rule 7 (2)</w:t>
            </w:r>
          </w:p>
        </w:tc>
        <w:tc>
          <w:tcPr/>
          <w:p w:rsidR="00000000" w:rsidDel="00000000" w:rsidP="00000000" w:rsidRDefault="00000000" w:rsidRPr="00000000" w14:paraId="000001A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A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51: Applications</w:t>
            </w:r>
          </w:p>
        </w:tc>
        <w:tc>
          <w:tcPr/>
          <w:p w:rsidR="00000000" w:rsidDel="00000000" w:rsidP="00000000" w:rsidRDefault="00000000" w:rsidRPr="00000000" w14:paraId="000001A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applications to the court including in reference with the Government Proceeding Act- Rule 1 and 2:</w:t>
            </w:r>
          </w:p>
        </w:tc>
        <w:tc>
          <w:tcPr/>
          <w:p w:rsidR="00000000" w:rsidDel="00000000" w:rsidP="00000000" w:rsidRDefault="00000000" w:rsidRPr="00000000" w14:paraId="000001A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A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Rule 11: Costs awarded and other reliefs shall be taxed only at the conclusion of the suit</w:t>
            </w:r>
          </w:p>
        </w:tc>
        <w:tc>
          <w:tcPr/>
          <w:p w:rsidR="00000000" w:rsidDel="00000000" w:rsidP="00000000" w:rsidRDefault="00000000" w:rsidRPr="00000000" w14:paraId="000001A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Originating Summons</w:t>
            </w:r>
          </w:p>
        </w:tc>
        <w:tc>
          <w:tcPr/>
          <w:p w:rsidR="00000000" w:rsidDel="00000000" w:rsidP="00000000" w:rsidRDefault="00000000" w:rsidRPr="00000000" w14:paraId="000001A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52: Advocates Act</w:t>
            </w:r>
          </w:p>
        </w:tc>
        <w:tc>
          <w:tcPr/>
          <w:p w:rsidR="00000000" w:rsidDel="00000000" w:rsidP="00000000" w:rsidRDefault="00000000" w:rsidRPr="00000000" w14:paraId="000001A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 order  to advocate to deliver accounts and documents-Rule 4</w:t>
            </w:r>
          </w:p>
        </w:tc>
        <w:tc>
          <w:tcPr/>
          <w:p w:rsidR="00000000" w:rsidDel="00000000" w:rsidP="00000000" w:rsidRDefault="00000000" w:rsidRPr="00000000" w14:paraId="000001A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Originating Summons supported by an affidavit</w:t>
            </w:r>
          </w:p>
        </w:tc>
        <w:tc>
          <w:tcPr/>
          <w:p w:rsidR="00000000" w:rsidDel="00000000" w:rsidP="00000000" w:rsidRDefault="00000000" w:rsidRPr="00000000" w14:paraId="000001A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taxation by third parties under sec 50 (1) of the Advocates Act Rule 5</w:t>
            </w:r>
          </w:p>
        </w:tc>
        <w:tc>
          <w:tcPr/>
          <w:p w:rsidR="00000000" w:rsidDel="00000000" w:rsidP="00000000" w:rsidRDefault="00000000" w:rsidRPr="00000000" w14:paraId="000001B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Originating summons supported by an affidavit</w:t>
            </w:r>
          </w:p>
        </w:tc>
        <w:tc>
          <w:tcPr/>
          <w:p w:rsidR="00000000" w:rsidDel="00000000" w:rsidP="00000000" w:rsidRDefault="00000000" w:rsidRPr="00000000" w14:paraId="000001B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 charging order- Rule 6(1)</w:t>
            </w:r>
          </w:p>
        </w:tc>
        <w:tc>
          <w:tcPr/>
          <w:p w:rsidR="00000000" w:rsidDel="00000000" w:rsidP="00000000" w:rsidRDefault="00000000" w:rsidRPr="00000000" w14:paraId="000001B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B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an order for the enforcement of an undertaking given by an advocate in a suit in the High Court- Rule 7 (1)(a)</w:t>
            </w:r>
          </w:p>
        </w:tc>
        <w:tc>
          <w:tcPr/>
          <w:p w:rsidR="00000000" w:rsidDel="00000000" w:rsidP="00000000" w:rsidRDefault="00000000" w:rsidRPr="00000000" w14:paraId="000001B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B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an order for the enforcement of an undertaking in any other case- Rule 7(1) (b)</w:t>
            </w:r>
          </w:p>
        </w:tc>
        <w:tc>
          <w:tcPr/>
          <w:p w:rsidR="00000000" w:rsidDel="00000000" w:rsidP="00000000" w:rsidRDefault="00000000" w:rsidRPr="00000000" w14:paraId="000001B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Originating Summons</w:t>
            </w:r>
          </w:p>
        </w:tc>
        <w:tc>
          <w:tcPr/>
          <w:p w:rsidR="00000000" w:rsidDel="00000000" w:rsidP="00000000" w:rsidRDefault="00000000" w:rsidRPr="00000000" w14:paraId="000001B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53- Judicial Review</w:t>
            </w:r>
          </w:p>
        </w:tc>
        <w:tc>
          <w:tcPr/>
          <w:p w:rsidR="00000000" w:rsidDel="00000000" w:rsidP="00000000" w:rsidRDefault="00000000" w:rsidRPr="00000000" w14:paraId="000001C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leave of court shall be made ex parte- Rule 2</w:t>
            </w:r>
          </w:p>
        </w:tc>
        <w:tc>
          <w:tcPr/>
          <w:p w:rsidR="00000000" w:rsidDel="00000000" w:rsidP="00000000" w:rsidRDefault="00000000" w:rsidRPr="00000000" w14:paraId="000001C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Chamber summons</w:t>
            </w:r>
          </w:p>
        </w:tc>
        <w:tc>
          <w:tcPr/>
          <w:p w:rsidR="00000000" w:rsidDel="00000000" w:rsidP="00000000" w:rsidRDefault="00000000" w:rsidRPr="00000000" w14:paraId="000001C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for an order of mandamus, prohibition and certiorari- Rule 3</w:t>
            </w:r>
          </w:p>
        </w:tc>
        <w:tc>
          <w:tcPr/>
          <w:p w:rsidR="00000000" w:rsidDel="00000000" w:rsidP="00000000" w:rsidRDefault="00000000" w:rsidRPr="00000000" w14:paraId="000001C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Notice of Motion</w:t>
            </w:r>
          </w:p>
        </w:tc>
        <w:tc>
          <w:tcPr/>
          <w:p w:rsidR="00000000" w:rsidDel="00000000" w:rsidP="00000000" w:rsidRDefault="00000000" w:rsidRPr="00000000" w14:paraId="000001C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Provided in the Rule</w:t>
            </w:r>
          </w:p>
        </w:tc>
      </w:tr>
    </w:tbl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84805"/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D215E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455F7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37594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CD215E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d8s4UQ+rPHwzVjDIH/K6MagxLQ==">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