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entury" w:cs="Century" w:eastAsia="Century" w:hAnsi="Century"/>
          <w:vertAlign w:val="baseline"/>
        </w:rPr>
      </w:pPr>
      <w:r w:rsidDel="00000000" w:rsidR="00000000" w:rsidRPr="00000000">
        <w:rPr>
          <w:rFonts w:ascii="Century" w:cs="Century" w:eastAsia="Century" w:hAnsi="Century"/>
          <w:vertAlign w:val="baseline"/>
          <w:rtl w:val="0"/>
        </w:rPr>
        <w:t xml:space="preserve">TYPES OF PROCEEDINGS </w:t>
      </w:r>
      <w:sdt>
        <w:sdtPr>
          <w:tag w:val="goog_rdk_0"/>
        </w:sdtPr>
        <w:sdtContent>
          <w:ins w:author="Valerie Mboya" w:id="0" w:date="2021-06-19T07:52:23Z"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A</w:t>
            </w:r>
          </w:ins>
        </w:sdtContent>
      </w:sdt>
      <w:r w:rsidDel="00000000" w:rsidR="00000000" w:rsidRPr="00000000">
        <w:rPr>
          <w:rFonts w:ascii="Century" w:cs="Century" w:eastAsia="Century" w:hAnsi="Century"/>
          <w:vertAlign w:val="baseline"/>
          <w:rtl w:val="0"/>
        </w:rPr>
        <w:t xml:space="preserve">N</w:t>
      </w:r>
      <w:sdt>
        <w:sdtPr>
          <w:tag w:val="goog_rdk_1"/>
        </w:sdtPr>
        <w:sdtContent>
          <w:ins w:author="Joanna Kahumbu" w:id="1" w:date="2021-07-14T10:46:06Z"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D</w:t>
            </w:r>
          </w:ins>
        </w:sdtContent>
      </w:sdt>
      <w:r w:rsidDel="00000000" w:rsidR="00000000" w:rsidRPr="00000000">
        <w:rPr>
          <w:rFonts w:ascii="Century" w:cs="Century" w:eastAsia="Century" w:hAnsi="Century"/>
          <w:vertAlign w:val="baseline"/>
          <w:rtl w:val="0"/>
        </w:rPr>
        <w:t xml:space="preserve"> MODE FOR APPLICATION</w:t>
      </w:r>
    </w:p>
    <w:tbl>
      <w:tblPr>
        <w:tblStyle w:val="Table1"/>
        <w:tblW w:w="9889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2"/>
        <w:gridCol w:w="3192"/>
        <w:gridCol w:w="3505"/>
        <w:tblGridChange w:id="0">
          <w:tblGrid>
            <w:gridCol w:w="3192"/>
            <w:gridCol w:w="3192"/>
            <w:gridCol w:w="3505"/>
          </w:tblGrid>
        </w:tblGridChange>
      </w:tblGrid>
      <w:tr>
        <w:trPr>
          <w:cantSplit w:val="0"/>
          <w:trHeight w:val="948" w:hRule="atLeast"/>
          <w:tblHeader w:val="0"/>
        </w:trPr>
        <w:tc>
          <w:tcPr>
            <w:shd w:fill="c00000" w:val="clear"/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PROCEEDING</w:t>
              <w:tab/>
              <w:tab/>
              <w:tab/>
              <w:tab/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MODE OF APPLICATION</w:t>
            </w:r>
          </w:p>
        </w:tc>
        <w:tc>
          <w:tcPr>
            <w:shd w:fill="c00000" w:val="clear"/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REQUIREMENTS</w:t>
            </w:r>
          </w:p>
        </w:tc>
      </w:tr>
      <w:tr>
        <w:trPr>
          <w:cantSplit w:val="0"/>
          <w:trHeight w:val="1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JUDICIAL REVIEW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NOTICE OF MOTION(O53R3,1)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-SEEK LEAVE TO APPLY DONE BY CHAMBER SUMMONS(O53R1)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-COPIES OF STATEMENTS ACCPNG APPN 4LEAVE 2B SERVED WITH N.O.M</w:t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INTERPLEADER PROCEEDINGS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ORIGINATING SUMMONS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AFFIDAVIT(ORDER 34)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NORMAL SUIT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PLAINT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VERIFYING AFFIDAVIT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SUMMARY JUDGMENT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NOTICE OF MOTION(O35)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SUPPORTED BY AN AFFIDAVIT</w:t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LEAVE TO APPLY TO AMEND PLEADINGS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CHAMBER SUMMONS (O51)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LODGE A CAVEAT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CHAMBER SUMMONS (O37 R5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EXTENSION OF TIME UNDER THE RULES OF LIMITATIONS ACT 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ORIGINATING SUMMONS (O37 R6)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AFFIDAVIT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rFonts w:ascii="Century" w:cs="Century" w:eastAsia="Century" w:hAnsi="Century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sz w:val="24"/>
                <w:szCs w:val="24"/>
                <w:vertAlign w:val="baseline"/>
                <w:rtl w:val="0"/>
              </w:rPr>
              <w:t xml:space="preserve">ORDER FOR</w:t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rFonts w:ascii="Century" w:cs="Century" w:eastAsia="Century" w:hAnsi="Century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sz w:val="24"/>
                <w:szCs w:val="24"/>
                <w:vertAlign w:val="baseline"/>
                <w:rtl w:val="0"/>
              </w:rPr>
              <w:t xml:space="preserve">ADMINISTRATION OF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rFonts w:ascii="Century" w:cs="Century" w:eastAsia="Century" w:hAnsi="Century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sz w:val="24"/>
                <w:szCs w:val="24"/>
                <w:vertAlign w:val="baseline"/>
                <w:rtl w:val="0"/>
              </w:rPr>
              <w:t xml:space="preserve">ESTATE OR TRUST.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ORIGINATING SUMMONS (O37 R1&amp;2)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AFFIDAVIT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CASES RELATED WITH AGREEMENTS FOR SALE OR PURCHASE OF IMMOVEABLE PROPERTY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ORIGINATING SUMMONS  (O37 R3)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vertAlign w:val="baseline"/>
                <w:rtl w:val="0"/>
              </w:rPr>
              <w:t xml:space="preserve">AFFIDAVIT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rFonts w:ascii="Century" w:cs="Century" w:eastAsia="Century" w:hAnsi="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>
          <w:rFonts w:ascii="Century" w:cs="Century" w:eastAsia="Century" w:hAnsi="Century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Century" w:cs="Century" w:eastAsia="Century" w:hAnsi="Century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Comic Sans MS" w:eastAsia="Times New Roman" w:hAnsi="Comic Sans MS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en-GB"/>
    </w:rPr>
  </w:style>
  <w:style w:type="character" w:styleId="BodyTextChar">
    <w:name w:val="Body Text Char"/>
    <w:basedOn w:val="DefaultParagraphFont"/>
    <w:next w:val="BodyTextChar"/>
    <w:autoRedefine w:val="0"/>
    <w:hidden w:val="0"/>
    <w:qFormat w:val="0"/>
    <w:rPr>
      <w:rFonts w:ascii="Comic Sans MS" w:eastAsia="Times New Roman" w:hAnsi="Comic Sans MS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xfl1B+Xw60/HoJfdoWNt8+f9EA==">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2013-05-28T04:52:00Z</dcterms:created>
  <dc:creator/>
</cp:coreProperties>
</file>