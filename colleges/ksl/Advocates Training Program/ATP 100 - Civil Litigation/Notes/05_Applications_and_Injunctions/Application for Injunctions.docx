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REPUBLIC OF KENYA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THE HIGH COURT OF KENYA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MILIMANI LAW COURTS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AT NAIROBI</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CIVIL NO.                 OF 2015</w:t>
      </w:r>
    </w:p>
    <w:p w:rsidR="00000000" w:rsidDel="00000000" w:rsidP="00000000" w:rsidRDefault="00000000" w:rsidRPr="00000000" w14:paraId="00000006">
      <w:pPr>
        <w:pageBreakBefore w:val="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7">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RAILA AMOLLO ODINGA…....……………….……..….……….APPLICANT</w:t>
      </w:r>
    </w:p>
    <w:p w:rsidR="00000000" w:rsidDel="00000000" w:rsidP="00000000" w:rsidRDefault="00000000" w:rsidRPr="00000000" w14:paraId="00000008">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=VERSUS=</w:t>
      </w:r>
    </w:p>
    <w:p w:rsidR="00000000" w:rsidDel="00000000" w:rsidP="00000000" w:rsidRDefault="00000000" w:rsidRPr="00000000" w14:paraId="00000009">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ADEN DUALE………………………………………………………..1</w:t>
      </w:r>
      <w:r w:rsidDel="00000000" w:rsidR="00000000" w:rsidRPr="00000000">
        <w:rPr>
          <w:rFonts w:ascii="Times New Roman" w:cs="Times New Roman" w:eastAsia="Times New Roman" w:hAnsi="Times New Roman"/>
          <w:b w:val="1"/>
          <w:sz w:val="24"/>
          <w:szCs w:val="24"/>
          <w:vertAlign w:val="superscript"/>
          <w:rtl w:val="0"/>
        </w:rPr>
        <w:t xml:space="preserve">ST</w:t>
      </w:r>
      <w:r w:rsidDel="00000000" w:rsidR="00000000" w:rsidRPr="00000000">
        <w:rPr>
          <w:rFonts w:ascii="Times New Roman" w:cs="Times New Roman" w:eastAsia="Times New Roman" w:hAnsi="Times New Roman"/>
          <w:b w:val="1"/>
          <w:sz w:val="24"/>
          <w:szCs w:val="24"/>
          <w:rtl w:val="0"/>
        </w:rPr>
        <w:t xml:space="preserve"> RESPONDENT</w:t>
      </w:r>
    </w:p>
    <w:p w:rsidR="00000000" w:rsidDel="00000000" w:rsidP="00000000" w:rsidRDefault="00000000" w:rsidRPr="00000000" w14:paraId="0000000A">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MONARCH MEDIA GROUP………………………………………2</w:t>
      </w:r>
      <w:r w:rsidDel="00000000" w:rsidR="00000000" w:rsidRPr="00000000">
        <w:rPr>
          <w:rFonts w:ascii="Times New Roman" w:cs="Times New Roman" w:eastAsia="Times New Roman" w:hAnsi="Times New Roman"/>
          <w:b w:val="1"/>
          <w:sz w:val="24"/>
          <w:szCs w:val="24"/>
          <w:vertAlign w:val="superscript"/>
          <w:rtl w:val="0"/>
        </w:rPr>
        <w:t xml:space="preserve">ND</w:t>
      </w:r>
      <w:r w:rsidDel="00000000" w:rsidR="00000000" w:rsidRPr="00000000">
        <w:rPr>
          <w:rFonts w:ascii="Times New Roman" w:cs="Times New Roman" w:eastAsia="Times New Roman" w:hAnsi="Times New Roman"/>
          <w:b w:val="1"/>
          <w:sz w:val="24"/>
          <w:szCs w:val="24"/>
          <w:rtl w:val="0"/>
        </w:rPr>
        <w:t xml:space="preserve"> RESPONDENT</w:t>
      </w:r>
    </w:p>
    <w:p w:rsidR="00000000" w:rsidDel="00000000" w:rsidP="00000000" w:rsidRDefault="00000000" w:rsidRPr="00000000" w14:paraId="0000000B">
      <w:pPr>
        <w:pageBreakBefore w:val="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CERTIFICATE OF URGENCY</w:t>
      </w:r>
    </w:p>
    <w:p w:rsidR="00000000" w:rsidDel="00000000" w:rsidP="00000000" w:rsidRDefault="00000000" w:rsidRPr="00000000" w14:paraId="0000000C">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sz w:val="24"/>
          <w:szCs w:val="24"/>
          <w:rtl w:val="0"/>
        </w:rPr>
        <w:t xml:space="preserve">Ogange Zowade,</w:t>
      </w:r>
      <w:r w:rsidDel="00000000" w:rsidR="00000000" w:rsidRPr="00000000">
        <w:rPr>
          <w:rFonts w:ascii="Times New Roman" w:cs="Times New Roman" w:eastAsia="Times New Roman" w:hAnsi="Times New Roman"/>
          <w:sz w:val="24"/>
          <w:szCs w:val="24"/>
          <w:rtl w:val="0"/>
        </w:rPr>
        <w:t xml:space="preserve"> an Advocate of the High Court of Kenya practicing in the style of Firm 2E &amp; Company Advocates acting on behalf of the applicant herein, do hereby certify this application to be urgent and should be heard on a priority basis for reasons:-</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8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applicant will continue to suffer ridicule and admonishment from the public if this application is not heard urgently.</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8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object of the said application will be defeated and the suit rendered nugatory if the Respondents continue to write, print and publish statements highly defamatory which will not only further injure the applicants standing in society but kill his political career.</w:t>
      </w:r>
    </w:p>
    <w:p w:rsidR="00000000" w:rsidDel="00000000" w:rsidP="00000000" w:rsidRDefault="00000000" w:rsidRPr="00000000" w14:paraId="0000000F">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WHICH APPLICATION </w:t>
      </w:r>
      <w:r w:rsidDel="00000000" w:rsidR="00000000" w:rsidRPr="00000000">
        <w:rPr>
          <w:rFonts w:ascii="Times New Roman" w:cs="Times New Roman" w:eastAsia="Times New Roman" w:hAnsi="Times New Roman"/>
          <w:sz w:val="24"/>
          <w:szCs w:val="24"/>
          <w:rtl w:val="0"/>
        </w:rPr>
        <w:t xml:space="preserve">is supported by the annexed affidavit of the applicant, RAILA AMOLLO ODINGA.</w:t>
      </w:r>
    </w:p>
    <w:p w:rsidR="00000000" w:rsidDel="00000000" w:rsidP="00000000" w:rsidRDefault="00000000" w:rsidRPr="00000000" w14:paraId="00000010">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DATED AT NAIROBI THIS ……………………….DAY OF ……………………2015</w:t>
      </w:r>
    </w:p>
    <w:p w:rsidR="00000000" w:rsidDel="00000000" w:rsidP="00000000" w:rsidRDefault="00000000" w:rsidRPr="00000000" w14:paraId="00000011">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FIRM 2E &amp; CO ADVOCATES</w:t>
      </w:r>
    </w:p>
    <w:p w:rsidR="00000000" w:rsidDel="00000000" w:rsidP="00000000" w:rsidRDefault="00000000" w:rsidRPr="00000000" w14:paraId="00000012">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ADVOCATES FOR THE APPLICANT</w:t>
      </w:r>
      <w:r w:rsidDel="00000000" w:rsidR="00000000" w:rsidRPr="00000000">
        <w:rPr>
          <w:rtl w:val="0"/>
        </w:rPr>
      </w:r>
    </w:p>
    <w:p w:rsidR="00000000" w:rsidDel="00000000" w:rsidP="00000000" w:rsidRDefault="00000000" w:rsidRPr="00000000" w14:paraId="00000013">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ageBreakBefore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DRAWN &amp; FILED BY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pageBreakBefore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 2 E &amp; COMPANY,</w:t>
      </w:r>
    </w:p>
    <w:p w:rsidR="00000000" w:rsidDel="00000000" w:rsidP="00000000" w:rsidRDefault="00000000" w:rsidRPr="00000000" w14:paraId="00000016">
      <w:pPr>
        <w:pageBreakBefore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ADVOCATES,</w:t>
      </w:r>
    </w:p>
    <w:p w:rsidR="00000000" w:rsidDel="00000000" w:rsidP="00000000" w:rsidRDefault="00000000" w:rsidRPr="00000000" w14:paraId="00000017">
      <w:pPr>
        <w:pageBreakBefore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MUTULA HALL,</w:t>
      </w:r>
    </w:p>
    <w:p w:rsidR="00000000" w:rsidDel="00000000" w:rsidP="00000000" w:rsidRDefault="00000000" w:rsidRPr="00000000" w14:paraId="00000018">
      <w:pPr>
        <w:pageBreakBefore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FLOOR,</w:t>
      </w:r>
    </w:p>
    <w:p w:rsidR="00000000" w:rsidDel="00000000" w:rsidP="00000000" w:rsidRDefault="00000000" w:rsidRPr="00000000" w14:paraId="00000019">
      <w:pPr>
        <w:pageBreakBefore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LANGATA SOUTH ROAD,</w:t>
      </w:r>
    </w:p>
    <w:p w:rsidR="00000000" w:rsidDel="00000000" w:rsidP="00000000" w:rsidRDefault="00000000" w:rsidRPr="00000000" w14:paraId="0000001A">
      <w:pPr>
        <w:pageBreakBefore w:val="0"/>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NAIROBI</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REPUBLIC OF KENYA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THE HIGH COURT OF KENYA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MILIMANI LAW COURTS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AT NAIROBI</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CIVIL NO.                 OF 2015</w:t>
      </w:r>
    </w:p>
    <w:p w:rsidR="00000000" w:rsidDel="00000000" w:rsidP="00000000" w:rsidRDefault="00000000" w:rsidRPr="00000000" w14:paraId="00000020">
      <w:pPr>
        <w:pageBreakBefore w:val="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1">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RAILA AMOLLO ODINGA…....……………….……..….……….APPLICANT</w:t>
      </w:r>
    </w:p>
    <w:p w:rsidR="00000000" w:rsidDel="00000000" w:rsidP="00000000" w:rsidRDefault="00000000" w:rsidRPr="00000000" w14:paraId="00000022">
      <w:pPr>
        <w:pageBreakBefore w:val="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=VERSUS=</w:t>
      </w:r>
    </w:p>
    <w:p w:rsidR="00000000" w:rsidDel="00000000" w:rsidP="00000000" w:rsidRDefault="00000000" w:rsidRPr="00000000" w14:paraId="00000024">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ADEN DUALE………………………………………………………..1</w:t>
      </w:r>
      <w:r w:rsidDel="00000000" w:rsidR="00000000" w:rsidRPr="00000000">
        <w:rPr>
          <w:rFonts w:ascii="Times New Roman" w:cs="Times New Roman" w:eastAsia="Times New Roman" w:hAnsi="Times New Roman"/>
          <w:b w:val="1"/>
          <w:sz w:val="24"/>
          <w:szCs w:val="24"/>
          <w:vertAlign w:val="superscript"/>
          <w:rtl w:val="0"/>
        </w:rPr>
        <w:t xml:space="preserve">ST</w:t>
      </w:r>
      <w:r w:rsidDel="00000000" w:rsidR="00000000" w:rsidRPr="00000000">
        <w:rPr>
          <w:rFonts w:ascii="Times New Roman" w:cs="Times New Roman" w:eastAsia="Times New Roman" w:hAnsi="Times New Roman"/>
          <w:b w:val="1"/>
          <w:sz w:val="24"/>
          <w:szCs w:val="24"/>
          <w:rtl w:val="0"/>
        </w:rPr>
        <w:t xml:space="preserve"> RESPONDENT</w:t>
      </w:r>
    </w:p>
    <w:p w:rsidR="00000000" w:rsidDel="00000000" w:rsidP="00000000" w:rsidRDefault="00000000" w:rsidRPr="00000000" w14:paraId="00000025">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MONARCH MEDIA GROUP………………………………………2</w:t>
      </w:r>
      <w:r w:rsidDel="00000000" w:rsidR="00000000" w:rsidRPr="00000000">
        <w:rPr>
          <w:rFonts w:ascii="Times New Roman" w:cs="Times New Roman" w:eastAsia="Times New Roman" w:hAnsi="Times New Roman"/>
          <w:b w:val="1"/>
          <w:sz w:val="24"/>
          <w:szCs w:val="24"/>
          <w:vertAlign w:val="superscript"/>
          <w:rtl w:val="0"/>
        </w:rPr>
        <w:t xml:space="preserve">ND</w:t>
      </w:r>
      <w:r w:rsidDel="00000000" w:rsidR="00000000" w:rsidRPr="00000000">
        <w:rPr>
          <w:rFonts w:ascii="Times New Roman" w:cs="Times New Roman" w:eastAsia="Times New Roman" w:hAnsi="Times New Roman"/>
          <w:b w:val="1"/>
          <w:sz w:val="24"/>
          <w:szCs w:val="24"/>
          <w:rtl w:val="0"/>
        </w:rPr>
        <w:t xml:space="preserve"> RESPONDENT</w:t>
      </w:r>
    </w:p>
    <w:p w:rsidR="00000000" w:rsidDel="00000000" w:rsidP="00000000" w:rsidRDefault="00000000" w:rsidRPr="00000000" w14:paraId="00000026">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NOTICE OF MOTION</w:t>
      </w:r>
      <w:r w:rsidDel="00000000" w:rsidR="00000000" w:rsidRPr="00000000">
        <w:rPr>
          <w:rtl w:val="0"/>
        </w:rPr>
      </w:r>
    </w:p>
    <w:p w:rsidR="00000000" w:rsidDel="00000000" w:rsidP="00000000" w:rsidRDefault="00000000" w:rsidRPr="00000000" w14:paraId="00000027">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Order 51 Rule 1 and all other enabling provisions of the Law)</w:t>
      </w:r>
    </w:p>
    <w:p w:rsidR="00000000" w:rsidDel="00000000" w:rsidP="00000000" w:rsidRDefault="00000000" w:rsidRPr="00000000" w14:paraId="0000002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TAKE NOTICE</w:t>
      </w:r>
      <w:r w:rsidDel="00000000" w:rsidR="00000000" w:rsidRPr="00000000">
        <w:rPr>
          <w:rFonts w:ascii="Times New Roman" w:cs="Times New Roman" w:eastAsia="Times New Roman" w:hAnsi="Times New Roman"/>
          <w:sz w:val="24"/>
          <w:szCs w:val="24"/>
          <w:rtl w:val="0"/>
        </w:rPr>
        <w:t xml:space="preserve"> that this Honourable Court shall be moved on the                     day of                      2015 at 9.00 o’clock in the forenoon or soon thereafter for the hearing of an application for Orders:-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matter be certified as urgent.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Honourable Court be pleased to grant a temporary injunction prohibiting the respondents from  propagating further defamatory statements both orally and in publication imputing the character of the applicant, pending hearing and determination of this case.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Honourable Court grant costs of the application.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WHICH APPLICATION</w:t>
      </w:r>
      <w:r w:rsidDel="00000000" w:rsidR="00000000" w:rsidRPr="00000000">
        <w:rPr>
          <w:rFonts w:ascii="Times New Roman" w:cs="Times New Roman" w:eastAsia="Times New Roman" w:hAnsi="Times New Roman"/>
          <w:sz w:val="24"/>
          <w:szCs w:val="24"/>
          <w:rtl w:val="0"/>
        </w:rPr>
        <w:t xml:space="preserve"> is supported by the annexed affidavit of </w:t>
      </w:r>
      <w:r w:rsidDel="00000000" w:rsidR="00000000" w:rsidRPr="00000000">
        <w:rPr>
          <w:rFonts w:ascii="Times New Roman" w:cs="Times New Roman" w:eastAsia="Times New Roman" w:hAnsi="Times New Roman"/>
          <w:b w:val="1"/>
          <w:sz w:val="24"/>
          <w:szCs w:val="24"/>
          <w:rtl w:val="0"/>
        </w:rPr>
        <w:t xml:space="preserve">RAILA AMOLLO ODINGA </w:t>
      </w:r>
      <w:r w:rsidDel="00000000" w:rsidR="00000000" w:rsidRPr="00000000">
        <w:rPr>
          <w:rFonts w:ascii="Times New Roman" w:cs="Times New Roman" w:eastAsia="Times New Roman" w:hAnsi="Times New Roman"/>
          <w:sz w:val="24"/>
          <w:szCs w:val="24"/>
          <w:rtl w:val="0"/>
        </w:rPr>
        <w:t xml:space="preserve">and is premised on the following grounds, </w:t>
      </w:r>
      <w:r w:rsidDel="00000000" w:rsidR="00000000" w:rsidRPr="00000000">
        <w:rPr>
          <w:rFonts w:ascii="Times New Roman" w:cs="Times New Roman" w:eastAsia="Times New Roman" w:hAnsi="Times New Roman"/>
          <w:i w:val="1"/>
          <w:sz w:val="24"/>
          <w:szCs w:val="24"/>
          <w:rtl w:val="0"/>
        </w:rPr>
        <w:t xml:space="preserve">inter alia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injunction is not granted, the respondent are likely to further injure the applicants reputation by further distribution and publication of the said defamatory statements.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injunction is not granted my client will suffer irreparable damage to his person and his political career.</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applicant believe</w:t>
      </w:r>
      <w:sdt>
        <w:sdtPr>
          <w:tag w:val="goog_rdk_0"/>
        </w:sdtPr>
        <w:sdtContent>
          <w:ins w:author="Sue Elsie" w:id="0" w:date="2021-06-12T18:52:38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that in the event that these orders are not granted, the applicant will be prejudiced and suffer great injustice.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in the best interest of justice that the orders be granted as prayed.</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honorable court has jurisdiction to hear and determine this application.</w:t>
      </w:r>
      <w:r w:rsidDel="00000000" w:rsidR="00000000" w:rsidRPr="00000000">
        <w:rPr>
          <w:rtl w:val="0"/>
        </w:rPr>
      </w:r>
    </w:p>
    <w:p w:rsidR="00000000" w:rsidDel="00000000" w:rsidP="00000000" w:rsidRDefault="00000000" w:rsidRPr="00000000" w14:paraId="0000003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DATED</w:t>
      </w:r>
      <w:r w:rsidDel="00000000" w:rsidR="00000000" w:rsidRPr="00000000">
        <w:rPr>
          <w:rFonts w:ascii="Times New Roman" w:cs="Times New Roman" w:eastAsia="Times New Roman" w:hAnsi="Times New Roman"/>
          <w:sz w:val="24"/>
          <w:szCs w:val="24"/>
          <w:rtl w:val="0"/>
        </w:rPr>
        <w:t xml:space="preserve"> at </w:t>
      </w:r>
      <w:r w:rsidDel="00000000" w:rsidR="00000000" w:rsidRPr="00000000">
        <w:rPr>
          <w:rFonts w:ascii="Times New Roman" w:cs="Times New Roman" w:eastAsia="Times New Roman" w:hAnsi="Times New Roman"/>
          <w:b w:val="1"/>
          <w:sz w:val="24"/>
          <w:szCs w:val="24"/>
          <w:rtl w:val="0"/>
        </w:rPr>
        <w:t xml:space="preserve">NAIROBI</w:t>
      </w:r>
      <w:r w:rsidDel="00000000" w:rsidR="00000000" w:rsidRPr="00000000">
        <w:rPr>
          <w:rFonts w:ascii="Times New Roman" w:cs="Times New Roman" w:eastAsia="Times New Roman" w:hAnsi="Times New Roman"/>
          <w:sz w:val="24"/>
          <w:szCs w:val="24"/>
          <w:rtl w:val="0"/>
        </w:rPr>
        <w:t xml:space="preserve"> this…………………day of…………………………….2015</w:t>
      </w:r>
    </w:p>
    <w:p w:rsidR="00000000" w:rsidDel="00000000" w:rsidP="00000000" w:rsidRDefault="00000000" w:rsidRPr="00000000" w14:paraId="0000003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FIRM 2E &amp; CO ADVOCATES</w:t>
      </w:r>
    </w:p>
    <w:p w:rsidR="00000000" w:rsidDel="00000000" w:rsidP="00000000" w:rsidRDefault="00000000" w:rsidRPr="00000000" w14:paraId="0000003A">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ADVOCATES FOR THE APPLICANT</w:t>
      </w:r>
      <w:r w:rsidDel="00000000" w:rsidR="00000000" w:rsidRPr="00000000">
        <w:rPr>
          <w:rtl w:val="0"/>
        </w:rPr>
      </w:r>
    </w:p>
    <w:p w:rsidR="00000000" w:rsidDel="00000000" w:rsidP="00000000" w:rsidRDefault="00000000" w:rsidRPr="00000000" w14:paraId="0000003B">
      <w:pPr>
        <w:pageBreakBefore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ageBreakBefore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DRAWN &amp; FILED BY</w:t>
      </w:r>
      <w:r w:rsidDel="00000000" w:rsidR="00000000" w:rsidRPr="00000000">
        <w:rPr>
          <w:rFonts w:ascii="Times New Roman" w:cs="Times New Roman" w:eastAsia="Times New Roman" w:hAnsi="Times New Roman"/>
          <w:sz w:val="24"/>
          <w:szCs w:val="24"/>
          <w:rtl w:val="0"/>
        </w:rPr>
        <w:t xml:space="preserve">:</w:t>
        <w:tab/>
        <w:tab/>
        <w:tab/>
        <w:tab/>
        <w:tab/>
        <w:tab/>
      </w:r>
    </w:p>
    <w:p w:rsidR="00000000" w:rsidDel="00000000" w:rsidP="00000000" w:rsidRDefault="00000000" w:rsidRPr="00000000" w14:paraId="0000003D">
      <w:pPr>
        <w:pageBreakBefore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 2 E &amp; COMPANY,</w:t>
        <w:tab/>
        <w:tab/>
        <w:tab/>
        <w:tab/>
        <w:tab/>
        <w:t xml:space="preserve">                                                                   </w:t>
      </w:r>
    </w:p>
    <w:p w:rsidR="00000000" w:rsidDel="00000000" w:rsidP="00000000" w:rsidRDefault="00000000" w:rsidRPr="00000000" w14:paraId="0000003E">
      <w:pPr>
        <w:pageBreakBefore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ADVOCATES,</w:t>
        <w:tab/>
        <w:tab/>
        <w:tab/>
        <w:tab/>
        <w:tab/>
        <w:tab/>
        <w:t xml:space="preserve">               </w:t>
      </w:r>
    </w:p>
    <w:p w:rsidR="00000000" w:rsidDel="00000000" w:rsidP="00000000" w:rsidRDefault="00000000" w:rsidRPr="00000000" w14:paraId="0000003F">
      <w:pPr>
        <w:pageBreakBefore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MUTULA HALL,</w:t>
        <w:tab/>
        <w:tab/>
        <w:tab/>
        <w:tab/>
        <w:tab/>
        <w:tab/>
        <w:t xml:space="preserve">               </w:t>
      </w:r>
    </w:p>
    <w:p w:rsidR="00000000" w:rsidDel="00000000" w:rsidP="00000000" w:rsidRDefault="00000000" w:rsidRPr="00000000" w14:paraId="00000040">
      <w:pPr>
        <w:pageBreakBefore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FLOOR,</w:t>
        <w:tab/>
        <w:tab/>
        <w:tab/>
        <w:tab/>
        <w:tab/>
        <w:tab/>
        <w:tab/>
        <w:t xml:space="preserve">                                                                                                  P.O BOX 098756</w:t>
      </w:r>
    </w:p>
    <w:p w:rsidR="00000000" w:rsidDel="00000000" w:rsidP="00000000" w:rsidRDefault="00000000" w:rsidRPr="00000000" w14:paraId="00000041">
      <w:pPr>
        <w:pageBreakBefore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LANGATA SOUTH ROAD,</w:t>
        <w:tab/>
        <w:tab/>
        <w:tab/>
        <w:tab/>
        <w:tab/>
        <w:tab/>
        <w:t xml:space="preserve">    </w:t>
      </w:r>
    </w:p>
    <w:p w:rsidR="00000000" w:rsidDel="00000000" w:rsidP="00000000" w:rsidRDefault="00000000" w:rsidRPr="00000000" w14:paraId="0000004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NAIROBI</w:t>
      </w:r>
      <w:r w:rsidDel="00000000" w:rsidR="00000000" w:rsidRPr="00000000">
        <w:rPr>
          <w:rFonts w:ascii="Times New Roman" w:cs="Times New Roman" w:eastAsia="Times New Roman" w:hAnsi="Times New Roman"/>
          <w:b w:val="1"/>
          <w:sz w:val="24"/>
          <w:szCs w:val="24"/>
          <w:rtl w:val="0"/>
        </w:rPr>
        <w:t xml:space="preserve">.</w:t>
        <w:tab/>
        <w:tab/>
        <w:tab/>
        <w:tab/>
        <w:tab/>
        <w:tab/>
        <w:tab/>
        <w:tab/>
        <w:t xml:space="preserve">  </w:t>
      </w:r>
      <w:r w:rsidDel="00000000" w:rsidR="00000000" w:rsidRPr="00000000">
        <w:rPr>
          <w:rtl w:val="0"/>
        </w:rPr>
      </w:r>
    </w:p>
    <w:p w:rsidR="00000000" w:rsidDel="00000000" w:rsidP="00000000" w:rsidRDefault="00000000" w:rsidRPr="00000000" w14:paraId="0000004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ageBreakBefore w:val="0"/>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TO BE SERVED UPON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ADEN DUALE,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 BOX 345,</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NAIROBI</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MONARCH MEDIA GROUP,</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NAIROBI</w:t>
      </w:r>
      <w:r w:rsidDel="00000000" w:rsidR="00000000" w:rsidRPr="00000000">
        <w:rPr>
          <w:rtl w:val="0"/>
        </w:rPr>
      </w:r>
    </w:p>
    <w:p w:rsidR="00000000" w:rsidDel="00000000" w:rsidP="00000000" w:rsidRDefault="00000000" w:rsidRPr="00000000" w14:paraId="0000004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ageBreakBefore w:val="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F">
      <w:pPr>
        <w:pageBreakBefore w:val="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0">
      <w:pPr>
        <w:pageBreakBefore w:val="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REPUBLIC OF KENYA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THE HIGH COURT OF KENYA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MILIMANI LAW COURTS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AT NAIROBI</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CIVIL NO.                 OF 2015</w:t>
      </w:r>
    </w:p>
    <w:p w:rsidR="00000000" w:rsidDel="00000000" w:rsidP="00000000" w:rsidRDefault="00000000" w:rsidRPr="00000000" w14:paraId="00000056">
      <w:pPr>
        <w:pageBreakBefore w:val="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7">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RAILA AMOLLO ODINGA…....……………….……..….……….APPLICANT</w:t>
      </w:r>
    </w:p>
    <w:p w:rsidR="00000000" w:rsidDel="00000000" w:rsidP="00000000" w:rsidRDefault="00000000" w:rsidRPr="00000000" w14:paraId="00000058">
      <w:pPr>
        <w:pageBreakBefore w:val="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=VERSUS=</w:t>
      </w:r>
    </w:p>
    <w:p w:rsidR="00000000" w:rsidDel="00000000" w:rsidP="00000000" w:rsidRDefault="00000000" w:rsidRPr="00000000" w14:paraId="0000005A">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ADEN DUALE………………………………………………………..1</w:t>
      </w:r>
      <w:r w:rsidDel="00000000" w:rsidR="00000000" w:rsidRPr="00000000">
        <w:rPr>
          <w:rFonts w:ascii="Times New Roman" w:cs="Times New Roman" w:eastAsia="Times New Roman" w:hAnsi="Times New Roman"/>
          <w:b w:val="1"/>
          <w:sz w:val="24"/>
          <w:szCs w:val="24"/>
          <w:vertAlign w:val="superscript"/>
          <w:rtl w:val="0"/>
        </w:rPr>
        <w:t xml:space="preserve">ST</w:t>
      </w:r>
      <w:r w:rsidDel="00000000" w:rsidR="00000000" w:rsidRPr="00000000">
        <w:rPr>
          <w:rFonts w:ascii="Times New Roman" w:cs="Times New Roman" w:eastAsia="Times New Roman" w:hAnsi="Times New Roman"/>
          <w:b w:val="1"/>
          <w:sz w:val="24"/>
          <w:szCs w:val="24"/>
          <w:rtl w:val="0"/>
        </w:rPr>
        <w:t xml:space="preserve"> RESPONDENT</w:t>
      </w:r>
    </w:p>
    <w:p w:rsidR="00000000" w:rsidDel="00000000" w:rsidP="00000000" w:rsidRDefault="00000000" w:rsidRPr="00000000" w14:paraId="0000005B">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MONARCH MEDIA GROUP………………………………………2</w:t>
      </w:r>
      <w:r w:rsidDel="00000000" w:rsidR="00000000" w:rsidRPr="00000000">
        <w:rPr>
          <w:rFonts w:ascii="Times New Roman" w:cs="Times New Roman" w:eastAsia="Times New Roman" w:hAnsi="Times New Roman"/>
          <w:b w:val="1"/>
          <w:sz w:val="24"/>
          <w:szCs w:val="24"/>
          <w:vertAlign w:val="superscript"/>
          <w:rtl w:val="0"/>
        </w:rPr>
        <w:t xml:space="preserve">ND</w:t>
      </w:r>
      <w:r w:rsidDel="00000000" w:rsidR="00000000" w:rsidRPr="00000000">
        <w:rPr>
          <w:rFonts w:ascii="Times New Roman" w:cs="Times New Roman" w:eastAsia="Times New Roman" w:hAnsi="Times New Roman"/>
          <w:b w:val="1"/>
          <w:sz w:val="24"/>
          <w:szCs w:val="24"/>
          <w:rtl w:val="0"/>
        </w:rPr>
        <w:t xml:space="preserve"> RESPONDENT</w:t>
      </w:r>
    </w:p>
    <w:p w:rsidR="00000000" w:rsidDel="00000000" w:rsidP="00000000" w:rsidRDefault="00000000" w:rsidRPr="00000000" w14:paraId="0000005C">
      <w:pPr>
        <w:pageBreakBefore w:val="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SUPPORTING AFFIDAVIT</w:t>
      </w:r>
    </w:p>
    <w:p w:rsidR="00000000" w:rsidDel="00000000" w:rsidP="00000000" w:rsidRDefault="00000000" w:rsidRPr="00000000" w14:paraId="0000005D">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 Raila Amollo Odinga, </w:t>
      </w:r>
      <w:r w:rsidDel="00000000" w:rsidR="00000000" w:rsidRPr="00000000">
        <w:rPr>
          <w:rFonts w:ascii="Times New Roman" w:cs="Times New Roman" w:eastAsia="Times New Roman" w:hAnsi="Times New Roman"/>
          <w:sz w:val="24"/>
          <w:szCs w:val="24"/>
          <w:rtl w:val="0"/>
        </w:rPr>
        <w:t xml:space="preserve">holder of Kenyan National Identity Card Number 536579, and of Post Office Box No. 90462-00100 Nairobi, do make an oath and swear as follows: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am the applicant in this matter and therefore competent and aware of the contents of this suit and application.</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February 2015 I received a phone call from Mr. Weta  a good friend of mine who informed me that  Mr. Duale was tarnishing my name on T.V</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further informed me that</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needed to switch to </w:t>
      </w:r>
      <w:sdt>
        <w:sdtPr>
          <w:tag w:val="goog_rdk_1"/>
        </w:sdtPr>
        <w:sdtContent>
          <w:ins w:author="Joan Gachuhi" w:id="1" w:date="2021-06-16T06:54:51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Monarch</w:t>
            </w:r>
          </w:ins>
        </w:sdtContent>
      </w:sdt>
      <w:sdt>
        <w:sdtPr>
          <w:tag w:val="goog_rdk_2"/>
        </w:sdtPr>
        <w:sdtContent>
          <w:del w:author="Joan Gachuhi" w:id="1" w:date="2021-06-16T06:54:51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Mornach</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T.V to view the same</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then proceeded to my living room where I saw Duale uttering the following words;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“Mr. Odinga is busy making noise when he owes and has refused or is unable to pay Mumias Sugar Company the money he owes. He should shut up and be the </w:t>
      </w:r>
      <w:sdt>
        <w:sdtPr>
          <w:tag w:val="goog_rdk_3"/>
        </w:sdtPr>
        <w:sdtContent>
          <w:ins w:author="Joan Gachuhi" w:id="2" w:date="2021-06-16T06:55:20Z">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loser</w:t>
            </w:r>
          </w:ins>
        </w:sdtContent>
      </w:sdt>
      <w:sdt>
        <w:sdtPr>
          <w:tag w:val="goog_rdk_4"/>
        </w:sdtPr>
        <w:sdtContent>
          <w:del w:author="Joan Gachuhi" w:id="2" w:date="2021-06-16T06:55:20Z">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delText xml:space="preserve">looser</w:delText>
            </w:r>
          </w:del>
        </w:sdtContent>
      </w:sdt>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that he is and will always be…”</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early the next morning I proceeded to the offices of my advocates  Firm 2E &amp; Company Advocates to seek a way forward on the same.</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I arrived I waited at the reception area as I read the Daily Monarch Newspaper where I saw further derogatory statements in reference to me and further echoing Mr. Duale. (Annexed is the said newspaper excerpt marked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RAM1)</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seeing my advocate he advised me that the best possible thing to do would be to write a demand letter asking them to apologize and cease further distribution of the defamatory statements of which my advocate duly did.</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THAT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having acquired no response my advocate proceeded to draft a plaint which is currently in court.  </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despite having filed a Plaint, the newspapers are being circulated and Mr. Duale is still reiterating the same utterances in the Monarch Daily newspaper.</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THAT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Mr. Duale persists in writing defamatory statements against me on the social media. (annexed is the facebook excerpt marked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RAM2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THAT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in the best interest of justice that a temporary injunction be granted to prevent further circulation and distribution of the defamatory material on air, internet, in print and on social media pending hearing and determination of the suit.</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have sworn this affidavit in support and in order to verify the application brought by the Notice of Motion attached.</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what is deponed to herein is true to the best of my knowledge save what is deponed to on information and belief, sources whereof have been disclosed.</w:t>
      </w:r>
    </w:p>
    <w:p w:rsidR="00000000" w:rsidDel="00000000" w:rsidP="00000000" w:rsidRDefault="00000000" w:rsidRPr="00000000" w14:paraId="0000006B">
      <w:pPr>
        <w:pageBreakBefore w:val="0"/>
        <w:ind w:lef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ageBreakBefore w:val="0"/>
        <w:ind w:lef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ageBreakBefore w:val="0"/>
        <w:spacing w:after="0" w:line="24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sz w:val="24"/>
          <w:szCs w:val="24"/>
          <w:rtl w:val="0"/>
        </w:rPr>
        <w:t xml:space="preserve">SWORN</w:t>
      </w:r>
      <w:r w:rsidDel="00000000" w:rsidR="00000000" w:rsidRPr="00000000">
        <w:rPr>
          <w:rFonts w:ascii="Bookman Old Style" w:cs="Bookman Old Style" w:eastAsia="Bookman Old Style" w:hAnsi="Bookman Old Style"/>
          <w:sz w:val="24"/>
          <w:szCs w:val="24"/>
          <w:rtl w:val="0"/>
        </w:rPr>
        <w:t xml:space="preserve"> by the said                                              </w:t>
        <w:tab/>
      </w:r>
      <w:r w:rsidDel="00000000" w:rsidR="00000000" w:rsidRPr="00000000">
        <w:rPr>
          <w:rFonts w:ascii="Bookman Old Style" w:cs="Bookman Old Style" w:eastAsia="Bookman Old Style" w:hAnsi="Bookman Old Style"/>
          <w:b w:val="1"/>
          <w:sz w:val="24"/>
          <w:szCs w:val="24"/>
          <w:rtl w:val="0"/>
        </w:rPr>
        <w:t xml:space="preserve">)</w:t>
      </w:r>
      <w:r w:rsidDel="00000000" w:rsidR="00000000" w:rsidRPr="00000000">
        <w:rPr>
          <w:rtl w:val="0"/>
        </w:rPr>
      </w:r>
    </w:p>
    <w:p w:rsidR="00000000" w:rsidDel="00000000" w:rsidP="00000000" w:rsidRDefault="00000000" w:rsidRPr="00000000" w14:paraId="0000006E">
      <w:pPr>
        <w:pageBreakBefore w:val="0"/>
        <w:spacing w:after="0" w:line="240" w:lineRule="auto"/>
        <w:rPr>
          <w:rFonts w:ascii="Bookman Old Style" w:cs="Bookman Old Style" w:eastAsia="Bookman Old Style" w:hAnsi="Bookman Old Style"/>
          <w:b w:val="1"/>
          <w:sz w:val="24"/>
          <w:szCs w:val="24"/>
        </w:rPr>
      </w:pPr>
      <w:r w:rsidDel="00000000" w:rsidR="00000000" w:rsidRPr="00000000">
        <w:rPr>
          <w:rFonts w:ascii="Times New Roman" w:cs="Times New Roman" w:eastAsia="Times New Roman" w:hAnsi="Times New Roman"/>
          <w:b w:val="1"/>
          <w:sz w:val="24"/>
          <w:szCs w:val="24"/>
          <w:rtl w:val="0"/>
        </w:rPr>
        <w:t xml:space="preserve">RAILA AMOLLO ODINGA</w:t>
      </w:r>
      <w:r w:rsidDel="00000000" w:rsidR="00000000" w:rsidRPr="00000000">
        <w:rPr>
          <w:rFonts w:ascii="Bookman Old Style" w:cs="Bookman Old Style" w:eastAsia="Bookman Old Style" w:hAnsi="Bookman Old Style"/>
          <w:b w:val="1"/>
          <w:sz w:val="24"/>
          <w:szCs w:val="24"/>
          <w:rtl w:val="0"/>
        </w:rPr>
        <w:tab/>
        <w:tab/>
        <w:tab/>
        <w:tab/>
        <w:t xml:space="preserve">         ) …………………….  </w:t>
      </w:r>
    </w:p>
    <w:p w:rsidR="00000000" w:rsidDel="00000000" w:rsidP="00000000" w:rsidRDefault="00000000" w:rsidRPr="00000000" w14:paraId="0000006F">
      <w:pPr>
        <w:pageBreakBefore w:val="0"/>
        <w:spacing w:after="0" w:line="240" w:lineRule="auto"/>
        <w:ind w:left="5040"/>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    </w:t>
        <w:tab/>
        <w:t xml:space="preserve"> </w:t>
        <w:tab/>
        <w:t xml:space="preserve">)      DEPONENT</w:t>
      </w:r>
    </w:p>
    <w:p w:rsidR="00000000" w:rsidDel="00000000" w:rsidP="00000000" w:rsidRDefault="00000000" w:rsidRPr="00000000" w14:paraId="00000070">
      <w:pPr>
        <w:pageBreakBefore w:val="0"/>
        <w:spacing w:after="0" w:line="24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AT NAIROBI THIS………DAY OF……………….2015     )</w:t>
      </w:r>
    </w:p>
    <w:p w:rsidR="00000000" w:rsidDel="00000000" w:rsidP="00000000" w:rsidRDefault="00000000" w:rsidRPr="00000000" w14:paraId="00000071">
      <w:pPr>
        <w:pageBreakBefore w:val="0"/>
        <w:spacing w:after="0" w:line="24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BEFORE ME                                                    </w:t>
        <w:tab/>
        <w:t xml:space="preserve">)</w:t>
      </w:r>
    </w:p>
    <w:p w:rsidR="00000000" w:rsidDel="00000000" w:rsidP="00000000" w:rsidRDefault="00000000" w:rsidRPr="00000000" w14:paraId="00000072">
      <w:pPr>
        <w:pageBreakBefore w:val="0"/>
        <w:spacing w:after="0" w:line="24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                                                                       </w:t>
        <w:tab/>
        <w:t xml:space="preserve">)</w:t>
      </w:r>
    </w:p>
    <w:p w:rsidR="00000000" w:rsidDel="00000000" w:rsidP="00000000" w:rsidRDefault="00000000" w:rsidRPr="00000000" w14:paraId="00000073">
      <w:pPr>
        <w:pageBreakBefore w:val="0"/>
        <w:spacing w:after="0" w:line="24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                                                                       </w:t>
        <w:tab/>
        <w:t xml:space="preserve">)</w:t>
      </w:r>
    </w:p>
    <w:p w:rsidR="00000000" w:rsidDel="00000000" w:rsidP="00000000" w:rsidRDefault="00000000" w:rsidRPr="00000000" w14:paraId="00000074">
      <w:pPr>
        <w:pageBreakBefore w:val="0"/>
        <w:tabs>
          <w:tab w:val="left" w:pos="3834"/>
        </w:tabs>
        <w:spacing w:after="0" w:line="24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COMMISSIONER FOR OATHS.</w:t>
        <w:tab/>
        <w:tab/>
        <w:tab/>
        <w:tab/>
        <w:tab/>
        <w:t xml:space="preserve">)</w:t>
      </w:r>
    </w:p>
    <w:p w:rsidR="00000000" w:rsidDel="00000000" w:rsidP="00000000" w:rsidRDefault="00000000" w:rsidRPr="00000000" w14:paraId="00000075">
      <w:pPr>
        <w:pageBreakBefore w:val="0"/>
        <w:tabs>
          <w:tab w:val="left" w:pos="3834"/>
        </w:tabs>
        <w:spacing w:after="0" w:line="24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            </w:t>
        <w:tab/>
        <w:tab/>
      </w:r>
    </w:p>
    <w:p w:rsidR="00000000" w:rsidDel="00000000" w:rsidP="00000000" w:rsidRDefault="00000000" w:rsidRPr="00000000" w14:paraId="00000076">
      <w:pPr>
        <w:pageBreakBefore w:val="0"/>
        <w:spacing w:after="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77">
      <w:pPr>
        <w:pageBreakBefore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DRAWN &amp; FILED BY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8">
      <w:pPr>
        <w:pageBreakBefore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 2 E &amp; COMPANY,</w:t>
      </w:r>
    </w:p>
    <w:p w:rsidR="00000000" w:rsidDel="00000000" w:rsidP="00000000" w:rsidRDefault="00000000" w:rsidRPr="00000000" w14:paraId="00000079">
      <w:pPr>
        <w:pageBreakBefore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ADVOCATES,</w:t>
      </w:r>
    </w:p>
    <w:p w:rsidR="00000000" w:rsidDel="00000000" w:rsidP="00000000" w:rsidRDefault="00000000" w:rsidRPr="00000000" w14:paraId="0000007A">
      <w:pPr>
        <w:pageBreakBefore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MUTULA HALL,</w:t>
      </w:r>
    </w:p>
    <w:p w:rsidR="00000000" w:rsidDel="00000000" w:rsidP="00000000" w:rsidRDefault="00000000" w:rsidRPr="00000000" w14:paraId="0000007B">
      <w:pPr>
        <w:pageBreakBefore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FLOOR,</w:t>
      </w:r>
    </w:p>
    <w:p w:rsidR="00000000" w:rsidDel="00000000" w:rsidP="00000000" w:rsidRDefault="00000000" w:rsidRPr="00000000" w14:paraId="0000007C">
      <w:pPr>
        <w:pageBreakBefore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LANGATA SOUTH ROAD,</w:t>
      </w:r>
    </w:p>
    <w:p w:rsidR="00000000" w:rsidDel="00000000" w:rsidP="00000000" w:rsidRDefault="00000000" w:rsidRPr="00000000" w14:paraId="0000007D">
      <w:pPr>
        <w:pageBreakBefore w:val="0"/>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NAIROBI</w:t>
      </w:r>
    </w:p>
    <w:p w:rsidR="00000000" w:rsidDel="00000000" w:rsidP="00000000" w:rsidRDefault="00000000" w:rsidRPr="00000000" w14:paraId="0000007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ageBreakBefore w:val="0"/>
        <w:spacing w:after="0" w:line="240" w:lineRule="auto"/>
        <w:jc w:val="right"/>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RAM1</w:t>
      </w:r>
    </w:p>
    <w:p w:rsidR="00000000" w:rsidDel="00000000" w:rsidP="00000000" w:rsidRDefault="00000000" w:rsidRPr="00000000" w14:paraId="00000088">
      <w:pPr>
        <w:pageBreakBefore w:val="0"/>
        <w:spacing w:after="0" w:line="24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sz w:val="24"/>
          <w:szCs w:val="24"/>
          <w:rtl w:val="0"/>
        </w:rPr>
        <w:t xml:space="preserve">September 16, 2015</w:t>
      </w:r>
      <w:r w:rsidDel="00000000" w:rsidR="00000000" w:rsidRPr="00000000">
        <w:rPr>
          <w:rFonts w:ascii="Bookman Old Style" w:cs="Bookman Old Style" w:eastAsia="Bookman Old Style" w:hAnsi="Bookman Old Style"/>
          <w:sz w:val="24"/>
          <w:szCs w:val="24"/>
          <w:rtl w:val="0"/>
        </w:rPr>
        <w:t xml:space="preserve">                                </w:t>
      </w:r>
      <w:r w:rsidDel="00000000" w:rsidR="00000000" w:rsidRPr="00000000">
        <w:rPr>
          <w:rFonts w:ascii="Balthazar" w:cs="Balthazar" w:eastAsia="Balthazar" w:hAnsi="Balthazar"/>
          <w:b w:val="1"/>
          <w:i w:val="1"/>
          <w:sz w:val="24"/>
          <w:szCs w:val="24"/>
          <w:rtl w:val="0"/>
        </w:rPr>
        <w:t xml:space="preserve">MORNACH DAILY NEWSPAPER</w:t>
      </w:r>
      <w:r w:rsidDel="00000000" w:rsidR="00000000" w:rsidRPr="00000000">
        <w:rPr>
          <w:rtl w:val="0"/>
        </w:rPr>
      </w:r>
    </w:p>
    <w:p w:rsidR="00000000" w:rsidDel="00000000" w:rsidP="00000000" w:rsidRDefault="00000000" w:rsidRPr="00000000" w14:paraId="00000089">
      <w:pPr>
        <w:pageBreakBefore w:val="0"/>
        <w:spacing w:after="0" w:line="240" w:lineRule="auto"/>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8A">
      <w:pPr>
        <w:pageBreakBefore w:val="0"/>
        <w:spacing w:after="0" w:line="240" w:lineRule="auto"/>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8B">
      <w:pPr>
        <w:pageBreakBefore w:val="0"/>
        <w:spacing w:after="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ADEN DUALE CLAIMS FORMER PM RAILA ODINGA OWES MUMIAS SH40M</w:t>
      </w:r>
    </w:p>
    <w:p w:rsidR="00000000" w:rsidDel="00000000" w:rsidP="00000000" w:rsidRDefault="00000000" w:rsidRPr="00000000" w14:paraId="0000008C">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Mornach Media</w:t>
      </w:r>
    </w:p>
    <w:p w:rsidR="00000000" w:rsidDel="00000000" w:rsidP="00000000" w:rsidRDefault="00000000" w:rsidRPr="00000000" w14:paraId="0000008D">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pageBreakBefore w:val="0"/>
        <w:spacing w:after="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National Assembly Leader of Majority Aden Duale and Seticho Senator Charles Keter have sensationally claimed that former Prime Minister Raila Odinga's family owes Mumias sugar factory Sh40M. The two leaders called on the CORD leader to offset the debt before criticising the move by government to open importation of sugar from Uganda. </w:t>
      </w:r>
    </w:p>
    <w:p w:rsidR="00000000" w:rsidDel="00000000" w:rsidP="00000000" w:rsidRDefault="00000000" w:rsidRPr="00000000" w14:paraId="0000008F">
      <w:pPr>
        <w:pageBreakBefore w:val="0"/>
        <w:spacing w:after="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0">
      <w:pPr>
        <w:pageBreakBefore w:val="0"/>
        <w:spacing w:after="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"Before the Western Kenya MPs can even turn down President Uhuru Kenyatta invitation to Statehouse for talk over sugar importation, they should go to the former Prime Minister's office and demand that he writes a Sh40M cheque his family owes Mumias Sugar Company," said Duale. He pointed out that the Jubilee government had issued Sh1B to bail out the company adding that the CORD leader must pay the debt as government rolls out a strategy to revive the sugar sector in western region. He went on to say </w:t>
      </w:r>
      <w:r w:rsidDel="00000000" w:rsidR="00000000" w:rsidRPr="00000000">
        <w:rPr>
          <w:rFonts w:ascii="Bookman Old Style" w:cs="Bookman Old Style" w:eastAsia="Bookman Old Style" w:hAnsi="Bookman Old Style"/>
          <w:sz w:val="24"/>
          <w:szCs w:val="24"/>
          <w:highlight w:val="green"/>
          <w:rtl w:val="0"/>
        </w:rPr>
        <w:t xml:space="preserve">“Mr. Odinga is busy making noise when he owes and has refused or is unable to pay Mumias Sugar Company the money he owes. He should shut up and be the looser that he is and will always be.”</w:t>
      </w:r>
      <w:r w:rsidDel="00000000" w:rsidR="00000000" w:rsidRPr="00000000">
        <w:rPr>
          <w:rtl w:val="0"/>
        </w:rPr>
      </w:r>
    </w:p>
    <w:p w:rsidR="00000000" w:rsidDel="00000000" w:rsidP="00000000" w:rsidRDefault="00000000" w:rsidRPr="00000000" w14:paraId="00000091">
      <w:pPr>
        <w:pageBreakBefore w:val="0"/>
        <w:spacing w:after="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2">
      <w:pPr>
        <w:pageBreakBefore w:val="0"/>
        <w:spacing w:after="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On his part, Keter argued that the President could not bind the country to a detrimental trade agreement. "The trade agreement for sugar importation was above the board and it's for Kenyan's benefit. However, before some people can take time to understand it, they are quick to make noise about it. There should be no alarm in the first place since every agreement has to be brought before parliament for scrutiny," he said. See also: Mr President, please get your act together, speak to us with decorum The Seticho Senator asked farmers in the sugar growing areas of Soin/Sigowet constituency to support the Jubilee government sugar deal saying local sugar factories such as Miwani, Muhuroni had been run down. </w:t>
      </w:r>
    </w:p>
    <w:p w:rsidR="00000000" w:rsidDel="00000000" w:rsidP="00000000" w:rsidRDefault="00000000" w:rsidRPr="00000000" w14:paraId="00000093">
      <w:pPr>
        <w:pageBreakBefore w:val="0"/>
        <w:spacing w:after="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4">
      <w:pPr>
        <w:pageBreakBefore w:val="0"/>
        <w:spacing w:after="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Keter said instead of the former PM criticising the agreement, he should commend the government efforts to revive the sugar sector and offer strategies of how to revive Mumias among other sugar companies in the country. "Since the government released Sh1B to bailout Mumias Sugar Company, the former Prime Minister has not even on a single occasion commended the government for making effort to revive the sugar sector," said Keter. They made the remarks during a fundraising at Borborwer Secondary School in Belgut constituency in Kericho County. Area Member of Parliament (MP) Erick Keter, Leonard Sang (Bureti) and Moses Cheboi (Kuresoi South) attended the function. </w:t>
      </w:r>
    </w:p>
    <w:p w:rsidR="00000000" w:rsidDel="00000000" w:rsidP="00000000" w:rsidRDefault="00000000" w:rsidRPr="00000000" w14:paraId="00000095">
      <w:pPr>
        <w:pageBreakBefore w:val="0"/>
        <w:spacing w:after="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6">
      <w:pPr>
        <w:pageBreakBefore w:val="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Duale further claimed that Odinga's issue with the sugar deal was in retaliation for being denied a heft pension he ought to be enjoying after serving as the country's PM. "The CORD leaders, Odinga and Kalonzo Musyoka wanted pension. When the matter came up in parliament, it was rejected. I told them that if they want to enjoy the money they must retire from politics because you cannot use public money to play politics. From there, they lost their minds," he said.</w:t>
      </w:r>
    </w:p>
    <w:p w:rsidR="00000000" w:rsidDel="00000000" w:rsidP="00000000" w:rsidRDefault="00000000" w:rsidRPr="00000000" w14:paraId="00000097">
      <w:pPr>
        <w:pageBreakBefore w:val="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8">
      <w:pPr>
        <w:pageBreakBefore w:val="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9">
      <w:pPr>
        <w:pageBreakBefore w:val="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A">
      <w:pPr>
        <w:pageBreakBefore w:val="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B">
      <w:pPr>
        <w:pageBreakBefore w:val="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C">
      <w:pPr>
        <w:pageBreakBefore w:val="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D">
      <w:pPr>
        <w:pageBreakBefore w:val="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E">
      <w:pPr>
        <w:pageBreakBefore w:val="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F">
      <w:pPr>
        <w:pageBreakBefore w:val="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0">
      <w:pPr>
        <w:pageBreakBefore w:val="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1">
      <w:pPr>
        <w:pageBreakBefore w:val="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2">
      <w:pPr>
        <w:pageBreakBefore w:val="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3">
      <w:pPr>
        <w:pageBreakBefore w:val="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4">
      <w:pPr>
        <w:pageBreakBefore w:val="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5">
      <w:pPr>
        <w:pageBreakBefore w:val="0"/>
        <w:jc w:val="right"/>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RAM2</w:t>
      </w:r>
    </w:p>
    <w:p w:rsidR="00000000" w:rsidDel="00000000" w:rsidP="00000000" w:rsidRDefault="00000000" w:rsidRPr="00000000" w14:paraId="000000A6">
      <w:pPr>
        <w:pageBreakBefore w:val="0"/>
        <w:rPr>
          <w:rFonts w:ascii="Balthazar" w:cs="Balthazar" w:eastAsia="Balthazar" w:hAnsi="Balthazar"/>
          <w:b w:val="1"/>
          <w:i w:val="1"/>
          <w:sz w:val="24"/>
          <w:szCs w:val="24"/>
        </w:rPr>
      </w:pPr>
      <w:r w:rsidDel="00000000" w:rsidR="00000000" w:rsidRPr="00000000">
        <w:rPr>
          <w:rFonts w:ascii="Bookman Old Style" w:cs="Bookman Old Style" w:eastAsia="Bookman Old Style" w:hAnsi="Bookman Old Style"/>
          <w:b w:val="1"/>
          <w:sz w:val="24"/>
          <w:szCs w:val="24"/>
          <w:rtl w:val="0"/>
        </w:rPr>
        <w:t xml:space="preserve">September 18, 2015</w:t>
      </w:r>
      <w:r w:rsidDel="00000000" w:rsidR="00000000" w:rsidRPr="00000000">
        <w:rPr>
          <w:rFonts w:ascii="Bookman Old Style" w:cs="Bookman Old Style" w:eastAsia="Bookman Old Style" w:hAnsi="Bookman Old Style"/>
          <w:sz w:val="24"/>
          <w:szCs w:val="24"/>
          <w:rtl w:val="0"/>
        </w:rPr>
        <w:t xml:space="preserve">                                </w:t>
      </w:r>
      <w:r w:rsidDel="00000000" w:rsidR="00000000" w:rsidRPr="00000000">
        <w:rPr>
          <w:rFonts w:ascii="Balthazar" w:cs="Balthazar" w:eastAsia="Balthazar" w:hAnsi="Balthazar"/>
          <w:b w:val="1"/>
          <w:i w:val="1"/>
          <w:sz w:val="24"/>
          <w:szCs w:val="24"/>
          <w:rtl w:val="0"/>
        </w:rPr>
        <w:t xml:space="preserve">Facebook</w:t>
      </w:r>
    </w:p>
    <w:p w:rsidR="00000000" w:rsidDel="00000000" w:rsidP="00000000" w:rsidRDefault="00000000" w:rsidRPr="00000000" w14:paraId="000000A7">
      <w:pPr>
        <w:pageBreakBefore w:val="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Pr>
        <w:drawing>
          <wp:inline distB="0" distT="0" distL="0" distR="0">
            <wp:extent cx="2581275" cy="18383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81275"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ageBreakBefore w:val="0"/>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HON. ADEN DUALE</w:t>
      </w:r>
    </w:p>
    <w:p w:rsidR="00000000" w:rsidDel="00000000" w:rsidP="00000000" w:rsidRDefault="00000000" w:rsidRPr="00000000" w14:paraId="000000A9">
      <w:pPr>
        <w:pageBreakBefore w:val="0"/>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RAILA ODINGA MUST PAY MUMIAS SUGAR</w:t>
      </w:r>
    </w:p>
    <w:p w:rsidR="00000000" w:rsidDel="00000000" w:rsidP="00000000" w:rsidRDefault="00000000" w:rsidRPr="00000000" w14:paraId="000000AA">
      <w:pPr>
        <w:pageBreakBefore w:val="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 the wake of the Mumias Sugar’s downfall, various persons have been implicated in it. Most of them are notably from the PDM party. In particular, the leader Hon. Raila Odinga owes the company 40 Million shillings which is important to offset unpaid dues to innocent farmers. However, he now wants to turn the events by suing me in court on grounds of defamation. I am ready and willing to face him in court and my legal team cannot wait to battle him. </w:t>
      </w:r>
      <w:r w:rsidDel="00000000" w:rsidR="00000000" w:rsidRPr="00000000">
        <w:rPr>
          <w:rFonts w:ascii="Bookman Old Style" w:cs="Bookman Old Style" w:eastAsia="Bookman Old Style" w:hAnsi="Bookman Old Style"/>
          <w:sz w:val="24"/>
          <w:szCs w:val="24"/>
          <w:highlight w:val="green"/>
          <w:rtl w:val="0"/>
        </w:rPr>
        <w:t xml:space="preserve">I know I will win since I have enough evidence that the former PM owes Mumias Sugar money. He is indeed the Lord of Poverty.</w:t>
      </w:r>
      <w:r w:rsidDel="00000000" w:rsidR="00000000" w:rsidRPr="00000000">
        <w:rPr>
          <w:rtl w:val="0"/>
        </w:rPr>
      </w:r>
    </w:p>
    <w:p w:rsidR="00000000" w:rsidDel="00000000" w:rsidP="00000000" w:rsidRDefault="00000000" w:rsidRPr="00000000" w14:paraId="000000AB">
      <w:pPr>
        <w:pageBreakBefore w:val="0"/>
        <w:jc w:val="right"/>
        <w:rPr>
          <w:rFonts w:ascii="Bookman Old Style" w:cs="Bookman Old Style" w:eastAsia="Bookman Old Style" w:hAnsi="Bookman Old Style"/>
          <w:b w:val="1"/>
          <w:i w:val="1"/>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Bookman Old Style"/>
  <w:font w:name="Balthaza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b w:val="1"/>
        <w:u w:val="singl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b w:val="1"/>
        <w:u w:val="singl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840" w:hanging="360"/>
      </w:pPr>
      <w:rPr/>
    </w:lvl>
    <w:lvl w:ilvl="1">
      <w:start w:val="1"/>
      <w:numFmt w:val="lowerLetter"/>
      <w:lvlText w:val="%2."/>
      <w:lvlJc w:val="left"/>
      <w:pPr>
        <w:ind w:left="1560" w:hanging="360"/>
      </w:pPr>
      <w:rPr/>
    </w:lvl>
    <w:lvl w:ilvl="2">
      <w:start w:val="1"/>
      <w:numFmt w:val="lowerRoman"/>
      <w:lvlText w:val="%3."/>
      <w:lvlJc w:val="right"/>
      <w:pPr>
        <w:ind w:left="2280" w:hanging="180"/>
      </w:pPr>
      <w:rPr/>
    </w:lvl>
    <w:lvl w:ilvl="3">
      <w:start w:val="1"/>
      <w:numFmt w:val="decimal"/>
      <w:lvlText w:val="%4."/>
      <w:lvlJc w:val="left"/>
      <w:pPr>
        <w:ind w:left="3000" w:hanging="360"/>
      </w:pPr>
      <w:rPr/>
    </w:lvl>
    <w:lvl w:ilvl="4">
      <w:start w:val="1"/>
      <w:numFmt w:val="lowerLetter"/>
      <w:lvlText w:val="%5."/>
      <w:lvlJc w:val="left"/>
      <w:pPr>
        <w:ind w:left="3720" w:hanging="360"/>
      </w:pPr>
      <w:rPr/>
    </w:lvl>
    <w:lvl w:ilvl="5">
      <w:start w:val="1"/>
      <w:numFmt w:val="lowerRoman"/>
      <w:lvlText w:val="%6."/>
      <w:lvlJc w:val="right"/>
      <w:pPr>
        <w:ind w:left="4440" w:hanging="180"/>
      </w:pPr>
      <w:rPr/>
    </w:lvl>
    <w:lvl w:ilvl="6">
      <w:start w:val="1"/>
      <w:numFmt w:val="decimal"/>
      <w:lvlText w:val="%7."/>
      <w:lvlJc w:val="left"/>
      <w:pPr>
        <w:ind w:left="5160" w:hanging="360"/>
      </w:pPr>
      <w:rPr/>
    </w:lvl>
    <w:lvl w:ilvl="7">
      <w:start w:val="1"/>
      <w:numFmt w:val="lowerLetter"/>
      <w:lvlText w:val="%8."/>
      <w:lvlJc w:val="left"/>
      <w:pPr>
        <w:ind w:left="5880" w:hanging="360"/>
      </w:pPr>
      <w:rPr/>
    </w:lvl>
    <w:lvl w:ilvl="8">
      <w:start w:val="1"/>
      <w:numFmt w:val="lowerRoman"/>
      <w:lvlText w:val="%9."/>
      <w:lvlJc w:val="right"/>
      <w:pPr>
        <w:ind w:left="660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47F3F"/>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4B7E81"/>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F67BAC"/>
    <w:pPr>
      <w:ind w:left="720"/>
      <w:contextualSpacing w:val="1"/>
    </w:pPr>
  </w:style>
  <w:style w:type="paragraph" w:styleId="NoSpacing">
    <w:name w:val="No Spacing"/>
    <w:uiPriority w:val="1"/>
    <w:qFormat w:val="1"/>
    <w:rsid w:val="00F8688B"/>
    <w:pPr>
      <w:spacing w:after="0" w:line="240" w:lineRule="auto"/>
    </w:pPr>
  </w:style>
  <w:style w:type="paragraph" w:styleId="BalloonText">
    <w:name w:val="Balloon Text"/>
    <w:basedOn w:val="Normal"/>
    <w:link w:val="BalloonTextChar"/>
    <w:uiPriority w:val="99"/>
    <w:semiHidden w:val="1"/>
    <w:unhideWhenUsed w:val="1"/>
    <w:rsid w:val="009421D7"/>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421D7"/>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0XZfwuDzPwXbdWumxv9zr5yp+Jg==">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2015-09-06T19:52:00Z</dcterms:created>
  <dc:creator>ELAINE</dc:creator>
</cp:coreProperties>
</file>