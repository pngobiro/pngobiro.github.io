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jc w:val="center"/>
            <w:rPr>
              <w:ins w:author="VALARIE WASWA" w:id="0" w:date="2021-06-23T08:05:15Z"/>
              <w:rFonts w:ascii="Arial" w:cs="Arial" w:eastAsia="Arial" w:hAnsi="Arial"/>
              <w:b w:val="0"/>
              <w:i w:val="0"/>
              <w:smallCaps w:val="0"/>
              <w:strike w:val="0"/>
              <w:color w:val="000000"/>
              <w:sz w:val="22"/>
              <w:szCs w:val="22"/>
              <w:u w:val="none"/>
              <w:shd w:fill="auto" w:val="clear"/>
              <w:vertAlign w:val="baseline"/>
            </w:rPr>
          </w:pPr>
          <w:sdt>
            <w:sdtPr>
              <w:tag w:val="goog_rdk_1"/>
            </w:sdtPr>
            <w:sdtContent>
              <w:ins w:author="VALARIE WASWA" w:id="0" w:date="2021-06-23T08:05:15Z">
                <w:r w:rsidDel="00000000" w:rsidR="00000000" w:rsidRPr="00000000">
                  <w:rPr>
                    <w:rtl w:val="0"/>
                  </w:rPr>
                </w:r>
              </w:ins>
            </w:sdtContent>
          </w:sdt>
        </w:p>
      </w:sdtContent>
    </w:sdt>
    <w:sdt>
      <w:sdtPr>
        <w:tag w:val="goog_rdk_4"/>
      </w:sdtPr>
      <w:sdtContent>
        <w:p w:rsidR="00000000" w:rsidDel="00000000" w:rsidP="00000000" w:rsidRDefault="00000000" w:rsidRPr="00000000" w14:paraId="00000002">
          <w:pPr>
            <w:jc w:val="center"/>
            <w:rPr>
              <w:ins w:author="VALARIE WASWA" w:id="0" w:date="2021-06-23T08:05:15Z"/>
              <w:rFonts w:ascii="Arial" w:cs="Arial" w:eastAsia="Arial" w:hAnsi="Arial"/>
              <w:b w:val="0"/>
              <w:i w:val="0"/>
              <w:smallCaps w:val="0"/>
              <w:strike w:val="0"/>
              <w:color w:val="000000"/>
              <w:sz w:val="22"/>
              <w:szCs w:val="22"/>
              <w:u w:val="none"/>
              <w:shd w:fill="auto" w:val="clear"/>
              <w:vertAlign w:val="baseline"/>
            </w:rPr>
          </w:pPr>
          <w:sdt>
            <w:sdtPr>
              <w:tag w:val="goog_rdk_3"/>
            </w:sdtPr>
            <w:sdtContent>
              <w:ins w:author="VALARIE WASWA" w:id="0" w:date="2021-06-23T08:05:15Z">
                <w:r w:rsidDel="00000000" w:rsidR="00000000" w:rsidRPr="00000000">
                  <w:rPr>
                    <w:rtl w:val="0"/>
                  </w:rPr>
                </w:r>
              </w:ins>
            </w:sdtContent>
          </w:sdt>
        </w:p>
      </w:sdtContent>
    </w:sdt>
    <w:sdt>
      <w:sdtPr>
        <w:tag w:val="goog_rdk_6"/>
      </w:sdtPr>
      <w:sdtContent>
        <w:p w:rsidR="00000000" w:rsidDel="00000000" w:rsidP="00000000" w:rsidRDefault="00000000" w:rsidRPr="00000000" w14:paraId="00000003">
          <w:pPr>
            <w:jc w:val="center"/>
            <w:rPr>
              <w:ins w:author="VALARIE WASWA" w:id="0" w:date="2021-06-23T08:05:15Z"/>
              <w:rFonts w:ascii="Arial" w:cs="Arial" w:eastAsia="Arial" w:hAnsi="Arial"/>
              <w:b w:val="0"/>
              <w:i w:val="0"/>
              <w:smallCaps w:val="0"/>
              <w:strike w:val="0"/>
              <w:color w:val="000000"/>
              <w:sz w:val="22"/>
              <w:szCs w:val="22"/>
              <w:u w:val="none"/>
              <w:shd w:fill="auto" w:val="clear"/>
              <w:vertAlign w:val="baseline"/>
            </w:rPr>
          </w:pPr>
          <w:sdt>
            <w:sdtPr>
              <w:tag w:val="goog_rdk_5"/>
            </w:sdtPr>
            <w:sdtContent>
              <w:ins w:author="VALARIE WASWA" w:id="0" w:date="2021-06-23T08:05:15Z">
                <w:r w:rsidDel="00000000" w:rsidR="00000000" w:rsidRPr="00000000">
                  <w:rPr>
                    <w:rtl w:val="0"/>
                  </w:rPr>
                </w:r>
              </w:ins>
            </w:sdtContent>
          </w:sdt>
        </w:p>
      </w:sdtContent>
    </w:sdt>
    <w:sdt>
      <w:sdtPr>
        <w:tag w:val="goog_rdk_8"/>
      </w:sdtPr>
      <w:sdtContent>
        <w:p w:rsidR="00000000" w:rsidDel="00000000" w:rsidP="00000000" w:rsidRDefault="00000000" w:rsidRPr="00000000" w14:paraId="00000004">
          <w:pPr>
            <w:jc w:val="center"/>
            <w:rPr>
              <w:ins w:author="VALARIE WASWA" w:id="0" w:date="2021-06-23T08:05:15Z"/>
              <w:rFonts w:ascii="Arial" w:cs="Arial" w:eastAsia="Arial" w:hAnsi="Arial"/>
              <w:b w:val="0"/>
              <w:i w:val="0"/>
              <w:smallCaps w:val="0"/>
              <w:strike w:val="0"/>
              <w:color w:val="000000"/>
              <w:sz w:val="22"/>
              <w:szCs w:val="22"/>
              <w:u w:val="none"/>
              <w:shd w:fill="auto" w:val="clear"/>
              <w:vertAlign w:val="baseline"/>
            </w:rPr>
          </w:pPr>
          <w:sdt>
            <w:sdtPr>
              <w:tag w:val="goog_rdk_7"/>
            </w:sdtPr>
            <w:sdtContent>
              <w:ins w:author="VALARIE WASWA" w:id="0" w:date="2021-06-23T08:05:15Z">
                <w:r w:rsidDel="00000000" w:rsidR="00000000" w:rsidRPr="00000000">
                  <w:rPr>
                    <w:rtl w:val="0"/>
                  </w:rPr>
                </w:r>
              </w:ins>
            </w:sdtContent>
          </w:sdt>
        </w:p>
      </w:sdtContent>
    </w:sdt>
    <w:p w:rsidR="00000000" w:rsidDel="00000000" w:rsidP="00000000" w:rsidRDefault="00000000" w:rsidRPr="00000000" w14:paraId="00000005">
      <w:pPr>
        <w:jc w:val="center"/>
        <w:rPr/>
      </w:pPr>
      <w:r w:rsidDel="00000000" w:rsidR="00000000" w:rsidRPr="00000000">
        <w:rPr>
          <w:rtl w:val="0"/>
        </w:rPr>
        <w:t xml:space="preserve">IN THE HIGH COURT OF KENYA AT NAIROBI</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CENTRAL REGISTRY</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u w:val="single"/>
          <w:rtl w:val="0"/>
        </w:rPr>
        <w:t xml:space="preserve">CIVIL CASE NUMBER                OF 2007 (O.S.)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IN THE MATTER OF THE REGISTRATION OF TITLES ACT (CAP 281)</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and</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IN THE MATTER OF THE LIMITATION OF ACTIONS ACT (CAP 22)</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and</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IN THE MATTER OF LAND REFERENCE NUMBER 11914/15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Between</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ALLAN ELLIOTT EARNSHAW . . . . . . . . . . . . . . . . . . . . . . . 1</w:t>
      </w:r>
      <w:r w:rsidDel="00000000" w:rsidR="00000000" w:rsidRPr="00000000">
        <w:rPr>
          <w:vertAlign w:val="superscript"/>
          <w:rtl w:val="0"/>
        </w:rPr>
        <w:t xml:space="preserve">ST</w:t>
      </w:r>
      <w:r w:rsidDel="00000000" w:rsidR="00000000" w:rsidRPr="00000000">
        <w:rPr>
          <w:rtl w:val="0"/>
        </w:rPr>
        <w:t xml:space="preserve"> PLAINTIFF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MOYRA MARY EARNSHAW . . . . . . . . . . . . . . . . . . . . . . . . .2</w:t>
      </w:r>
      <w:r w:rsidDel="00000000" w:rsidR="00000000" w:rsidRPr="00000000">
        <w:rPr>
          <w:vertAlign w:val="superscript"/>
          <w:rtl w:val="0"/>
        </w:rPr>
        <w:t xml:space="preserve">ND</w:t>
      </w:r>
      <w:r w:rsidDel="00000000" w:rsidR="00000000" w:rsidRPr="00000000">
        <w:rPr>
          <w:rtl w:val="0"/>
        </w:rPr>
        <w:t xml:space="preserve"> PLAINTIFF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jc w:val="center"/>
        <w:rPr/>
      </w:pPr>
      <w:r w:rsidDel="00000000" w:rsidR="00000000" w:rsidRPr="00000000">
        <w:rPr>
          <w:rtl w:val="0"/>
        </w:rPr>
        <w:t xml:space="preserve">and</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MIKE NORTON-GRIFFITHS . . . . . . . . . . . . . . . . . . . . . . . . . . 1</w:t>
      </w:r>
      <w:r w:rsidDel="00000000" w:rsidR="00000000" w:rsidRPr="00000000">
        <w:rPr>
          <w:vertAlign w:val="superscript"/>
          <w:rtl w:val="0"/>
        </w:rPr>
        <w:t xml:space="preserve">ST</w:t>
      </w:r>
      <w:r w:rsidDel="00000000" w:rsidR="00000000" w:rsidRPr="00000000">
        <w:rPr>
          <w:rtl w:val="0"/>
        </w:rPr>
        <w:t xml:space="preserve"> DEFENDANT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ANNIE NORTON-GRIFFITHS . . . . . . . . . . . . . . . . . . . . . . . . . 2</w:t>
      </w:r>
      <w:r w:rsidDel="00000000" w:rsidR="00000000" w:rsidRPr="00000000">
        <w:rPr>
          <w:vertAlign w:val="superscript"/>
          <w:rtl w:val="0"/>
        </w:rPr>
        <w:t xml:space="preserve">ND</w:t>
      </w:r>
      <w:r w:rsidDel="00000000" w:rsidR="00000000" w:rsidRPr="00000000">
        <w:rPr>
          <w:rtl w:val="0"/>
        </w:rPr>
        <w:t xml:space="preserve"> DEFENDANT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360" w:lineRule="auto"/>
        <w:jc w:val="center"/>
        <w:rPr/>
      </w:pPr>
      <w:r w:rsidDel="00000000" w:rsidR="00000000" w:rsidRPr="00000000">
        <w:rPr>
          <w:u w:val="single"/>
          <w:rtl w:val="0"/>
        </w:rPr>
        <w:t xml:space="preserve">ORIGINATING SUMMONS</w:t>
      </w:r>
      <w:r w:rsidDel="00000000" w:rsidR="00000000" w:rsidRPr="00000000">
        <w:rPr>
          <w:rtl w:val="0"/>
        </w:rPr>
      </w:r>
    </w:p>
    <w:p w:rsidR="00000000" w:rsidDel="00000000" w:rsidP="00000000" w:rsidRDefault="00000000" w:rsidRPr="00000000" w14:paraId="00000023">
      <w:pPr>
        <w:spacing w:line="360" w:lineRule="auto"/>
        <w:jc w:val="center"/>
        <w:rPr/>
      </w:pPr>
      <w:r w:rsidDel="00000000" w:rsidR="00000000" w:rsidRPr="00000000">
        <w:rPr>
          <w:rtl w:val="0"/>
        </w:rPr>
        <w:t xml:space="preserve">(Section 38 of the Limitation of Actions Act and </w:t>
      </w:r>
    </w:p>
    <w:p w:rsidR="00000000" w:rsidDel="00000000" w:rsidP="00000000" w:rsidRDefault="00000000" w:rsidRPr="00000000" w14:paraId="00000024">
      <w:pPr>
        <w:spacing w:line="360" w:lineRule="auto"/>
        <w:jc w:val="center"/>
        <w:rPr/>
      </w:pPr>
      <w:r w:rsidDel="00000000" w:rsidR="00000000" w:rsidRPr="00000000">
        <w:rPr>
          <w:rtl w:val="0"/>
        </w:rPr>
        <w:t xml:space="preserve">       Order XXXVI Rule 3D of the Civil Procedure Rules)</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t xml:space="preserve">Let MIKE NORTON-GRIFFITHS and ANNIE-NORTON GRIFFITHS of P O Box 15227, LANGATA 00509, NAIROBI within            days after service of this Summons on them, inclusive of the day of such service cause an appearance to be entered for them to this summons which is issued upon the application of ALLAN ELLIOTT EARNSHAW and MOYRA MARY EARNSHAW of P O Box 86, KAREN 00502, NAIROBI FOR AN ORDER: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the plaintiffs have become entitled by adverse possession to a strip measuring approximately 0.1517 Ha on Land Reference Number 11914/15.</w:t>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sectPr>
          <w:pgSz w:h="16837" w:w="11905" w:orient="portrait"/>
          <w:pgMar w:bottom="1440" w:top="1440" w:left="1440" w:right="1440" w:header="1440" w:footer="1440"/>
          <w:pgNumType w:start="1"/>
        </w:sectPr>
      </w:pPr>
      <w:r w:rsidDel="00000000" w:rsidR="00000000" w:rsidRPr="00000000">
        <w:rPr>
          <w:rtl w:val="0"/>
        </w:rPr>
      </w:r>
    </w:p>
    <w:p w:rsidR="00000000" w:rsidDel="00000000" w:rsidP="00000000" w:rsidRDefault="00000000" w:rsidRPr="00000000" w14:paraId="0000002B">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the plaintiffs be registered as the proprietors of the said strip measuring approximately 0.1517 Ha  on Land Reference Number 11914/15.</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an injunction be issued restraining the defendants whether by their servants, agents, employees or otherwise howsoever from fencing, subdividing, building alienating or otherwise dealing with the said strip of land.</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an injunction be issued restraining the defendants whether by their servants, agents, employees or otherwise howsoever from illegally  or otherwise interfering with the plaintiffs quiet possession and enjoyment of the said strip on Land Reference Number 11914/15 </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costs of this application be provided for.</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u w:val="single"/>
          <w:rtl w:val="0"/>
        </w:rPr>
        <w:t xml:space="preserve">ON THE GROUNDS THAT:</w:t>
      </w: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t xml:space="preserve">(a)       The plaintiffs have been in adverse possession of the said strip of land for over 12                     years prior to the filing of these proceedings.</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t xml:space="preserve">(b)      The defendants have by various correspondences sought to realign, fence, alienate                    and/or take possession of the said  strip of land on Land Reference Number 11914/15 </w:t>
      </w:r>
    </w:p>
    <w:p w:rsidR="00000000" w:rsidDel="00000000" w:rsidP="00000000" w:rsidRDefault="00000000" w:rsidRPr="00000000" w14:paraId="00000037">
      <w:pPr>
        <w:spacing w:line="360" w:lineRule="auto"/>
        <w:rPr/>
      </w:pPr>
      <w:r w:rsidDel="00000000" w:rsidR="00000000" w:rsidRPr="00000000">
        <w:rPr>
          <w:rtl w:val="0"/>
        </w:rPr>
        <w:t xml:space="preserve"> </w:t>
      </w:r>
    </w:p>
    <w:p w:rsidR="00000000" w:rsidDel="00000000" w:rsidP="00000000" w:rsidRDefault="00000000" w:rsidRPr="00000000" w14:paraId="00000038">
      <w:pPr>
        <w:spacing w:line="360" w:lineRule="auto"/>
        <w:rPr/>
      </w:pPr>
      <w:r w:rsidDel="00000000" w:rsidR="00000000" w:rsidRPr="00000000">
        <w:rPr>
          <w:u w:val="single"/>
          <w:rtl w:val="0"/>
        </w:rPr>
        <w:t xml:space="preserve">WHICH APPLICATION</w:t>
      </w:r>
      <w:r w:rsidDel="00000000" w:rsidR="00000000" w:rsidRPr="00000000">
        <w:rPr>
          <w:rtl w:val="0"/>
        </w:rPr>
        <w:t xml:space="preserve"> is supported by the annexed affidavit of ALLAN ELLIOTT EARNSHAW, the nature of the case and other reasons to be adduced at the hearing of this application.</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DATED at Nairobi this                 day of                    2007</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jc w:val="center"/>
        <w:rPr/>
      </w:pPr>
      <w:r w:rsidDel="00000000" w:rsidR="00000000" w:rsidRPr="00000000">
        <w:rPr>
          <w:rtl w:val="0"/>
        </w:rPr>
        <w:t xml:space="preserve">HAMILTON HARRISON &amp; MATHEWS</w:t>
      </w:r>
    </w:p>
    <w:p w:rsidR="00000000" w:rsidDel="00000000" w:rsidP="00000000" w:rsidRDefault="00000000" w:rsidRPr="00000000" w14:paraId="00000040">
      <w:pPr>
        <w:spacing w:line="360" w:lineRule="auto"/>
        <w:jc w:val="center"/>
        <w:rPr>
          <w:u w:val="single"/>
        </w:rPr>
      </w:pPr>
      <w:r w:rsidDel="00000000" w:rsidR="00000000" w:rsidRPr="00000000">
        <w:rPr>
          <w:u w:val="single"/>
          <w:rtl w:val="0"/>
        </w:rPr>
        <w:t xml:space="preserve">Advocates for the Plaintiffs.</w:t>
      </w:r>
    </w:p>
    <w:p w:rsidR="00000000" w:rsidDel="00000000" w:rsidP="00000000" w:rsidRDefault="00000000" w:rsidRPr="00000000" w14:paraId="00000041">
      <w:pPr>
        <w:spacing w:line="360" w:lineRule="auto"/>
        <w:jc w:val="center"/>
        <w:rPr>
          <w:u w:val="single"/>
        </w:rPr>
      </w:pPr>
      <w:r w:rsidDel="00000000" w:rsidR="00000000" w:rsidRPr="00000000">
        <w:rPr>
          <w:rtl w:val="0"/>
        </w:rPr>
      </w:r>
    </w:p>
    <w:p w:rsidR="00000000" w:rsidDel="00000000" w:rsidP="00000000" w:rsidRDefault="00000000" w:rsidRPr="00000000" w14:paraId="00000042">
      <w:pPr>
        <w:spacing w:line="360" w:lineRule="auto"/>
        <w:jc w:val="center"/>
        <w:rPr>
          <w:u w:val="single"/>
        </w:rPr>
        <w:sectPr>
          <w:type w:val="continuous"/>
          <w:pgSz w:h="16837" w:w="11905" w:orient="portrait"/>
          <w:pgMar w:bottom="1440" w:top="1440" w:left="1440" w:right="1440" w:header="1440" w:footer="1440"/>
        </w:sect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b w:val="1"/>
          <w:u w:val="single"/>
          <w:rtl w:val="0"/>
        </w:rPr>
        <w:t xml:space="preserve">This summons was taken out drawn and filed by:-</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Hamilton Harrison &amp; Mathews</w:t>
      </w:r>
    </w:p>
    <w:p w:rsidR="00000000" w:rsidDel="00000000" w:rsidP="00000000" w:rsidRDefault="00000000" w:rsidRPr="00000000" w14:paraId="00000046">
      <w:pPr>
        <w:spacing w:line="360" w:lineRule="auto"/>
        <w:rPr/>
      </w:pPr>
      <w:r w:rsidDel="00000000" w:rsidR="00000000" w:rsidRPr="00000000">
        <w:rPr>
          <w:rtl w:val="0"/>
        </w:rPr>
        <w:t xml:space="preserve">Advocates</w:t>
      </w:r>
    </w:p>
    <w:p w:rsidR="00000000" w:rsidDel="00000000" w:rsidP="00000000" w:rsidRDefault="00000000" w:rsidRPr="00000000" w14:paraId="00000047">
      <w:pPr>
        <w:spacing w:line="360" w:lineRule="auto"/>
        <w:rPr/>
      </w:pPr>
      <w:r w:rsidDel="00000000" w:rsidR="00000000" w:rsidRPr="00000000">
        <w:rPr>
          <w:rtl w:val="0"/>
        </w:rPr>
        <w:t xml:space="preserve">ICEA Building, 4</w:t>
      </w:r>
      <w:r w:rsidDel="00000000" w:rsidR="00000000" w:rsidRPr="00000000">
        <w:rPr>
          <w:vertAlign w:val="superscript"/>
          <w:rtl w:val="0"/>
        </w:rPr>
        <w:t xml:space="preserve">th</w:t>
      </w:r>
      <w:r w:rsidDel="00000000" w:rsidR="00000000" w:rsidRPr="00000000">
        <w:rPr>
          <w:rtl w:val="0"/>
        </w:rPr>
        <w:t xml:space="preserve"> Floor</w:t>
      </w:r>
    </w:p>
    <w:p w:rsidR="00000000" w:rsidDel="00000000" w:rsidP="00000000" w:rsidRDefault="00000000" w:rsidRPr="00000000" w14:paraId="00000048">
      <w:pPr>
        <w:spacing w:line="360" w:lineRule="auto"/>
        <w:rPr/>
      </w:pPr>
      <w:r w:rsidDel="00000000" w:rsidR="00000000" w:rsidRPr="00000000">
        <w:rPr>
          <w:rtl w:val="0"/>
        </w:rPr>
        <w:t xml:space="preserve">Kenyatta Avenue</w:t>
      </w:r>
    </w:p>
    <w:p w:rsidR="00000000" w:rsidDel="00000000" w:rsidP="00000000" w:rsidRDefault="00000000" w:rsidRPr="00000000" w14:paraId="00000049">
      <w:pPr>
        <w:spacing w:line="360" w:lineRule="auto"/>
        <w:rPr/>
      </w:pPr>
      <w:r w:rsidDel="00000000" w:rsidR="00000000" w:rsidRPr="00000000">
        <w:rPr>
          <w:rtl w:val="0"/>
        </w:rPr>
        <w:t xml:space="preserve">P O Box 30333-00100</w:t>
      </w:r>
    </w:p>
    <w:p w:rsidR="00000000" w:rsidDel="00000000" w:rsidP="00000000" w:rsidRDefault="00000000" w:rsidRPr="00000000" w14:paraId="0000004A">
      <w:pPr>
        <w:spacing w:line="360" w:lineRule="auto"/>
        <w:rPr/>
      </w:pPr>
      <w:r w:rsidDel="00000000" w:rsidR="00000000" w:rsidRPr="00000000">
        <w:rPr>
          <w:u w:val="single"/>
          <w:rtl w:val="0"/>
        </w:rPr>
        <w:t xml:space="preserve">NAIROBI  </w:t>
      </w:r>
      <w:r w:rsidDel="00000000" w:rsidR="00000000" w:rsidRPr="00000000">
        <w:rPr>
          <w:rtl w:val="0"/>
        </w:rPr>
        <w:t xml:space="preserve">                             Ref: 20/E0253/1</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t xml:space="preserve">Appearance may be effected personally or by advocate.</w:t>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t xml:space="preserve">Note: </w:t>
      </w:r>
      <w:r w:rsidDel="00000000" w:rsidR="00000000" w:rsidRPr="00000000">
        <w:rPr>
          <w:rtl w:val="0"/>
        </w:rPr>
        <w:t xml:space="preserve">&gt;If the defendants do not enter an appearance within the time above-mentioned, such order may be made and proceedings taken as the court may think just and expedient.=</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ectPr>
          <w:type w:val="continuous"/>
          <w:pgSz w:h="16837" w:w="11905" w:orient="portrait"/>
          <w:pgMar w:bottom="1440" w:top="1440" w:left="1440" w:right="1440" w:header="1440" w:footer="1440"/>
        </w:sect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line="360" w:lineRule="auto"/>
        <w:jc w:val="center"/>
        <w:rPr/>
      </w:pPr>
      <w:r w:rsidDel="00000000" w:rsidR="00000000" w:rsidRPr="00000000">
        <w:rPr>
          <w:rtl w:val="0"/>
        </w:rPr>
        <w:t xml:space="preserve">IN THE HIGH COURT OF KENYA AT NAIROBI</w:t>
      </w:r>
    </w:p>
    <w:p w:rsidR="00000000" w:rsidDel="00000000" w:rsidP="00000000" w:rsidRDefault="00000000" w:rsidRPr="00000000" w14:paraId="0000006D">
      <w:pPr>
        <w:spacing w:line="360" w:lineRule="auto"/>
        <w:jc w:val="center"/>
        <w:rPr/>
      </w:pPr>
      <w:r w:rsidDel="00000000" w:rsidR="00000000" w:rsidRPr="00000000">
        <w:rPr>
          <w:rtl w:val="0"/>
        </w:rPr>
        <w:t xml:space="preserve">CENTRAL REGISTRY</w:t>
      </w:r>
    </w:p>
    <w:p w:rsidR="00000000" w:rsidDel="00000000" w:rsidP="00000000" w:rsidRDefault="00000000" w:rsidRPr="00000000" w14:paraId="0000006E">
      <w:pPr>
        <w:spacing w:line="360" w:lineRule="auto"/>
        <w:jc w:val="center"/>
        <w:rPr/>
      </w:pPr>
      <w:r w:rsidDel="00000000" w:rsidR="00000000" w:rsidRPr="00000000">
        <w:rPr>
          <w:u w:val="single"/>
          <w:rtl w:val="0"/>
        </w:rPr>
        <w:t xml:space="preserve">CIVIL CASE NUMBER                OF 2007 (O.S.)</w:t>
      </w:r>
      <w:r w:rsidDel="00000000" w:rsidR="00000000" w:rsidRPr="00000000">
        <w:rPr>
          <w:rtl w:val="0"/>
        </w:rPr>
      </w:r>
    </w:p>
    <w:p w:rsidR="00000000" w:rsidDel="00000000" w:rsidP="00000000" w:rsidRDefault="00000000" w:rsidRPr="00000000" w14:paraId="0000006F">
      <w:pPr>
        <w:spacing w:line="360" w:lineRule="auto"/>
        <w:jc w:val="center"/>
        <w:rPr/>
      </w:pPr>
      <w:r w:rsidDel="00000000" w:rsidR="00000000" w:rsidRPr="00000000">
        <w:rPr>
          <w:rtl w:val="0"/>
        </w:rPr>
      </w:r>
    </w:p>
    <w:p w:rsidR="00000000" w:rsidDel="00000000" w:rsidP="00000000" w:rsidRDefault="00000000" w:rsidRPr="00000000" w14:paraId="00000070">
      <w:pPr>
        <w:spacing w:line="360" w:lineRule="auto"/>
        <w:jc w:val="center"/>
        <w:rPr/>
      </w:pPr>
      <w:r w:rsidDel="00000000" w:rsidR="00000000" w:rsidRPr="00000000">
        <w:rPr>
          <w:rtl w:val="0"/>
        </w:rPr>
        <w:t xml:space="preserve">IN THE MATTER OF THE REGISTRATION OF TITLES ACT (CAP 281)</w:t>
      </w:r>
    </w:p>
    <w:p w:rsidR="00000000" w:rsidDel="00000000" w:rsidP="00000000" w:rsidRDefault="00000000" w:rsidRPr="00000000" w14:paraId="00000071">
      <w:pPr>
        <w:spacing w:line="360" w:lineRule="auto"/>
        <w:jc w:val="center"/>
        <w:rPr/>
      </w:pPr>
      <w:r w:rsidDel="00000000" w:rsidR="00000000" w:rsidRPr="00000000">
        <w:rPr>
          <w:rtl w:val="0"/>
        </w:rPr>
        <w:t xml:space="preserve">and</w:t>
      </w:r>
    </w:p>
    <w:p w:rsidR="00000000" w:rsidDel="00000000" w:rsidP="00000000" w:rsidRDefault="00000000" w:rsidRPr="00000000" w14:paraId="00000072">
      <w:pPr>
        <w:spacing w:line="360" w:lineRule="auto"/>
        <w:jc w:val="center"/>
        <w:rPr/>
      </w:pPr>
      <w:r w:rsidDel="00000000" w:rsidR="00000000" w:rsidRPr="00000000">
        <w:rPr>
          <w:rtl w:val="0"/>
        </w:rPr>
        <w:t xml:space="preserve">IN THE MATTER OF THE LIMITATION OF ACTIONS ACT (CAP 22)</w:t>
      </w:r>
    </w:p>
    <w:p w:rsidR="00000000" w:rsidDel="00000000" w:rsidP="00000000" w:rsidRDefault="00000000" w:rsidRPr="00000000" w14:paraId="00000073">
      <w:pPr>
        <w:spacing w:line="360" w:lineRule="auto"/>
        <w:jc w:val="center"/>
        <w:rPr/>
      </w:pPr>
      <w:r w:rsidDel="00000000" w:rsidR="00000000" w:rsidRPr="00000000">
        <w:rPr>
          <w:rtl w:val="0"/>
        </w:rPr>
        <w:t xml:space="preserve">and</w:t>
      </w:r>
    </w:p>
    <w:p w:rsidR="00000000" w:rsidDel="00000000" w:rsidP="00000000" w:rsidRDefault="00000000" w:rsidRPr="00000000" w14:paraId="00000074">
      <w:pPr>
        <w:spacing w:line="360" w:lineRule="auto"/>
        <w:jc w:val="center"/>
        <w:rPr/>
      </w:pPr>
      <w:r w:rsidDel="00000000" w:rsidR="00000000" w:rsidRPr="00000000">
        <w:rPr>
          <w:rtl w:val="0"/>
        </w:rPr>
        <w:t xml:space="preserve">IN THE MATTER OF LAND REFERENCE NUMBER 11914/15</w:t>
      </w:r>
    </w:p>
    <w:p w:rsidR="00000000" w:rsidDel="00000000" w:rsidP="00000000" w:rsidRDefault="00000000" w:rsidRPr="00000000" w14:paraId="00000075">
      <w:pPr>
        <w:spacing w:line="360" w:lineRule="auto"/>
        <w:jc w:val="center"/>
        <w:rPr/>
      </w:pPr>
      <w:r w:rsidDel="00000000" w:rsidR="00000000" w:rsidRPr="00000000">
        <w:rPr>
          <w:rtl w:val="0"/>
        </w:rPr>
        <w:t xml:space="preserve">Between</w:t>
      </w:r>
    </w:p>
    <w:p w:rsidR="00000000" w:rsidDel="00000000" w:rsidP="00000000" w:rsidRDefault="00000000" w:rsidRPr="00000000" w14:paraId="00000076">
      <w:pPr>
        <w:spacing w:line="360" w:lineRule="auto"/>
        <w:jc w:val="center"/>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t xml:space="preserve">ALLAN ELLIOTT EARNSHAW . . . . . . . . . . . . . . . . . . . . . . . 1</w:t>
      </w:r>
      <w:r w:rsidDel="00000000" w:rsidR="00000000" w:rsidRPr="00000000">
        <w:rPr>
          <w:vertAlign w:val="superscript"/>
          <w:rtl w:val="0"/>
        </w:rPr>
        <w:t xml:space="preserve">ST</w:t>
      </w:r>
      <w:r w:rsidDel="00000000" w:rsidR="00000000" w:rsidRPr="00000000">
        <w:rPr>
          <w:rtl w:val="0"/>
        </w:rPr>
        <w:t xml:space="preserve"> PLAINTIFF</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t xml:space="preserve">MOYRA MARY EARNSHAW . . . . . . . . . . . . . . . . . . . . . . . . .2</w:t>
      </w:r>
      <w:r w:rsidDel="00000000" w:rsidR="00000000" w:rsidRPr="00000000">
        <w:rPr>
          <w:vertAlign w:val="superscript"/>
          <w:rtl w:val="0"/>
        </w:rPr>
        <w:t xml:space="preserve">ND</w:t>
      </w:r>
      <w:r w:rsidDel="00000000" w:rsidR="00000000" w:rsidRPr="00000000">
        <w:rPr>
          <w:rtl w:val="0"/>
        </w:rPr>
        <w:t xml:space="preserve"> PLAINTIFF </w:t>
      </w:r>
    </w:p>
    <w:p w:rsidR="00000000" w:rsidDel="00000000" w:rsidP="00000000" w:rsidRDefault="00000000" w:rsidRPr="00000000" w14:paraId="0000007A">
      <w:pPr>
        <w:spacing w:line="360" w:lineRule="auto"/>
        <w:rPr/>
      </w:pPr>
      <w:r w:rsidDel="00000000" w:rsidR="00000000" w:rsidRPr="00000000">
        <w:rPr>
          <w:rtl w:val="0"/>
        </w:rPr>
        <w:t xml:space="preserve"> </w:t>
      </w:r>
    </w:p>
    <w:p w:rsidR="00000000" w:rsidDel="00000000" w:rsidP="00000000" w:rsidRDefault="00000000" w:rsidRPr="00000000" w14:paraId="0000007B">
      <w:pPr>
        <w:spacing w:line="360" w:lineRule="auto"/>
        <w:jc w:val="center"/>
        <w:rPr/>
      </w:pPr>
      <w:r w:rsidDel="00000000" w:rsidR="00000000" w:rsidRPr="00000000">
        <w:rPr>
          <w:rtl w:val="0"/>
        </w:rPr>
        <w:t xml:space="preserve">and</w:t>
      </w:r>
    </w:p>
    <w:p w:rsidR="00000000" w:rsidDel="00000000" w:rsidP="00000000" w:rsidRDefault="00000000" w:rsidRPr="00000000" w14:paraId="0000007C">
      <w:pPr>
        <w:spacing w:line="360" w:lineRule="auto"/>
        <w:jc w:val="center"/>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t xml:space="preserve">MIKE NORTON-GRIFFITHS . . . . . . . . . . . . . . . . . . . . . . . . . . 1</w:t>
      </w:r>
      <w:r w:rsidDel="00000000" w:rsidR="00000000" w:rsidRPr="00000000">
        <w:rPr>
          <w:vertAlign w:val="superscript"/>
          <w:rtl w:val="0"/>
        </w:rPr>
        <w:t xml:space="preserve">ST</w:t>
      </w:r>
      <w:r w:rsidDel="00000000" w:rsidR="00000000" w:rsidRPr="00000000">
        <w:rPr>
          <w:rtl w:val="0"/>
        </w:rPr>
        <w:t xml:space="preserve"> DEFENDANT</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 xml:space="preserve">ANNIE NORTON-GRIFFITHS . . . . . . . . . . . . . . . . . . . . . . . . . 2</w:t>
      </w:r>
      <w:r w:rsidDel="00000000" w:rsidR="00000000" w:rsidRPr="00000000">
        <w:rPr>
          <w:vertAlign w:val="superscript"/>
          <w:rtl w:val="0"/>
        </w:rPr>
        <w:t xml:space="preserve">ND</w:t>
      </w:r>
      <w:r w:rsidDel="00000000" w:rsidR="00000000" w:rsidRPr="00000000">
        <w:rPr>
          <w:rtl w:val="0"/>
        </w:rPr>
        <w:t xml:space="preserve"> DEFENDANT</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jc w:val="center"/>
        <w:rPr/>
      </w:pPr>
      <w:r w:rsidDel="00000000" w:rsidR="00000000" w:rsidRPr="00000000">
        <w:rPr>
          <w:u w:val="single"/>
          <w:rtl w:val="0"/>
        </w:rPr>
        <w:t xml:space="preserve">AFFIDAVIT</w:t>
      </w: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t xml:space="preserve">I, ALLAN ELLIOTT EARNSHAW of Munderendu Road, and of P O Box 86, Karen 00502, Nairobi make oath and say as follows :-</w:t>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the first plaintiff herein and I am duly authorised to make this affidavit for myself and on behalf of the second plaintiff herein, Moyra Mary Earnshaw.</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sectPr>
          <w:type w:val="continuous"/>
          <w:pgSz w:h="16837" w:w="11905" w:orient="portrait"/>
          <w:pgMar w:bottom="1440" w:top="1440" w:left="1440" w:right="1440" w:header="1440" w:footer="1440"/>
        </w:sectPr>
      </w:pPr>
      <w:r w:rsidDel="00000000" w:rsidR="00000000" w:rsidRPr="00000000">
        <w:rPr>
          <w:rtl w:val="0"/>
        </w:rPr>
      </w:r>
    </w:p>
    <w:p w:rsidR="00000000" w:rsidDel="00000000" w:rsidP="00000000" w:rsidRDefault="00000000" w:rsidRPr="00000000" w14:paraId="00000087">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 transfer dated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November 1985, the Land Reference Number 11914/14 was sold to the  plaintiffs by Barbara Joan Bolus for a consideration of Kshs. 1,000,000/-. The said transfer is at pages    to    of the exhibit. marked </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AEE1'. The title was leasehold for a period of 99 years from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July 1968 with a revisable annual rent of Kshs 329.</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certificate of Land Title Number I R 23701 was subsequently issued to the plaintiffs. The said certificate of title is at page       of the exhibit.</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time the plaintiffs bought and took possession of Land Reference Number 11914/14 in 1985, the neighbouring Land Reference Number 11914/15 was owned by the defendants herein.</w:t>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time of buying and taking possession of the above mentioned land, the current fence/ boundary line was in place and included the strip on Land Reference Number 11914/15 measuring approximately 0.1517 Ha. into the plaintiffs</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land.</w:t>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year 1985, the plaintiffs created a charge Number I R 23701/1 in favour of Housing Finance Company of Kenya Limited over Land Reference Number 11914/14, </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together with the dimensions abuttals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boundaries thereof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.(emphasis supplied)</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said charge is at pages        to       of the exhibit. I verily believe that the charge comprised of the boundaries as were physically on Land Reference Number 11914/14.</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charge number I R 23701/1 was discharged in 1996 after the plaintiffs duly paid all the principal sums and  the interest thereof. A copy of the discharge is at page      of the exhibit.</w:t>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year 2002, the defendants noticed the encroachment when decided to subdivide their plot to build a smaller house. They therefore sought to move the boundary closer to our side of the plot.</w:t>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defendant by a memorandum of understanding dated 28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February 2002, sought the plaintiffs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 alia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agree to a realignment of the fence. The plaintiffs did not sign the memorandum of understanding and is therefore not binding. A copy of the memorandum of understanding is at page       of the exhibit. </w:t>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sectPr>
          <w:type w:val="continuous"/>
          <w:pgSz w:h="16837" w:w="11905" w:orient="portrait"/>
          <w:pgMar w:bottom="1440" w:top="1440" w:left="1440" w:right="1440" w:header="1440" w:footer="1440"/>
        </w:sectPr>
      </w:pPr>
      <w:r w:rsidDel="00000000" w:rsidR="00000000" w:rsidRPr="00000000">
        <w:rPr>
          <w:rtl w:val="0"/>
        </w:rPr>
      </w:r>
    </w:p>
    <w:p w:rsidR="00000000" w:rsidDel="00000000" w:rsidP="00000000" w:rsidRDefault="00000000" w:rsidRPr="00000000" w14:paraId="00000098">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 letter dated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2002, and annexed at page        of the exhibit,  the plaintiffs admitted the error in the fence alignment but sought to explore alternative solutions to the issue such as a land swap. The defendants were not tenable to the alternative of a land swap as is evident from their reply of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2002 at page      of the exhibit. Instead the defendants suggested that the realignment be held in abeyance for five years.</w:t>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was therefore very surprised when the defendant by an email dated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July 2007 informed me that he had instructed one John Waweru to start work  on realignment of the fence. The email is at page         of the exhibit.</w:t>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plaintiff in a reply dated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July 2007 and at page        of the exhibit, drew the defendant</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attention to the unsavoury consequences of the realignment and once again suggested alternatives to the realignment. The plaintiffs also informed the defendants of the fact that they had acquiesced for far too long.</w:t>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defendant by an email dated 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July which is annexed at page        of the exhibit informed the plaintiffs that he would be progressing with the realignment of the fence in November 2007.</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an email dated 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July 2007, and to which another memorandum of understanding was attached, the defendants acknowledged the adverse consequences of the fence realignment to the plaintiff, and the fact the they discovered the error only five years ago. The draft memorandum of understanding which has not been signed by the plaintiffs indicated that the realignment would be held in abeyance until November 2007. The said email and memorandum of understanding is annexed at page       of the exhibit.</w:t>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July 2007, the plaintiffs instructed M/s Harunani &amp; Associates to carry out a survey of the area. The survey confirmed the encroachment on the defendant</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Land Reference Number 11914/15 as approximately 0.1517 Ha. The survey report and map is at page        of the exhibit. </w:t>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sectPr>
          <w:type w:val="continuous"/>
          <w:pgSz w:h="16837" w:w="11905" w:orient="portrait"/>
          <w:pgMar w:bottom="1440" w:top="1440" w:left="1440" w:right="1440" w:header="1440" w:footer="1440"/>
        </w:sectPr>
      </w:pPr>
      <w:r w:rsidDel="00000000" w:rsidR="00000000" w:rsidRPr="00000000">
        <w:rPr>
          <w:rtl w:val="0"/>
        </w:rPr>
      </w:r>
    </w:p>
    <w:p w:rsidR="00000000" w:rsidDel="00000000" w:rsidP="00000000" w:rsidRDefault="00000000" w:rsidRPr="00000000" w14:paraId="000000A5">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verily believe that there has been uninterrupted use of the said strip of land even before 1985. This is evident from the defendant</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letter to their advocates dated 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February 2002 admitting this fact,  which was handed to the plaintiffs. The said letter is at page       of the exhibit.</w:t>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plaintiffs aver that they sent a letter to the defendants dated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March 2002 admitting that the fence was indeed wrongly aligned. The said letter  is at page         of the exhibit. I am however, informed  by Michi Kirimi, an advocate and partner in the firm of Hamilton Harrison and Mathews, advocates for the plaintiffs,  which information I verily believe to be true that this is of no consequence as the defendants right to the said strip of land was extinguished by the year 1997 by virtue of Section 17 of the Limitation of Actions Act.</w:t>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evident that the defendants are bent on unlawfully realigning the boundary despite their rights over the strip having been extinguished by reason of their acquiescence.</w:t>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further informed by the said Michi Kirimi, which advice I verily believe to be true that the plaintiffs have obtained a proprietary interest in the strip on Land Reference Number  11914/15 by adverse possession under Sections 7, 13 and 17 of the Limitation of Actions Act.</w:t>
      </w:r>
    </w:p>
    <w:p w:rsidR="00000000" w:rsidDel="00000000" w:rsidP="00000000" w:rsidRDefault="00000000" w:rsidRPr="00000000" w14:paraId="000000AC">
      <w:pPr>
        <w:spacing w:line="360" w:lineRule="auto"/>
        <w:rPr/>
      </w:pPr>
      <w:r w:rsidDel="00000000" w:rsidR="00000000" w:rsidRPr="00000000">
        <w:rPr>
          <w:rtl w:val="0"/>
        </w:rPr>
      </w:r>
    </w:p>
    <w:p w:rsidR="00000000" w:rsidDel="00000000" w:rsidP="00000000" w:rsidRDefault="00000000" w:rsidRPr="00000000" w14:paraId="000000AD">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plaintiffs</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house, swimming pool, pool house and garage are close to the boundary and any realignment will greatly and adversely affect the aesthetic value of the plaintiff</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property.</w:t>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verily believe that unless restrained by an order of this court, the defendants will proceed to realign the boundary to the detriment of the plaintiffs.</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now produced exhibit </w:t>
      </w:r>
      <w:r w:rsidDel="00000000" w:rsidR="00000000" w:rsidRPr="00000000">
        <w:rPr>
          <w:rFonts w:ascii="WP TypographicSymbols" w:cs="WP TypographicSymbols" w:eastAsia="WP TypographicSymbols" w:hAnsi="WP TypographicSymbols"/>
          <w:b w:val="0"/>
          <w:i w:val="0"/>
          <w:smallCaps w:val="0"/>
          <w:strike w:val="0"/>
          <w:color w:val="000000"/>
          <w:sz w:val="24"/>
          <w:szCs w:val="24"/>
          <w:u w:val="none"/>
          <w:shd w:fill="auto" w:val="clear"/>
          <w:vertAlign w:val="baseline"/>
          <w:rtl w:val="0"/>
        </w:rPr>
        <w:t xml:space="preserve">&gt;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AEE1' </w:t>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where the source of my information otherwise appears I make this affidavit from facts which within my knowledge are true.</w:t>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rPr/>
        <w:sectPr>
          <w:type w:val="continuous"/>
          <w:pgSz w:h="16837" w:w="11905" w:orient="portrait"/>
          <w:pgMar w:bottom="1440" w:top="1440" w:left="1440" w:right="1440" w:header="1440" w:footer="1440"/>
        </w:sect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t xml:space="preserve">SWORN  by the said ALLAN ELLIOTT EARNSHAW       )</w:t>
      </w:r>
    </w:p>
    <w:p w:rsidR="00000000" w:rsidDel="00000000" w:rsidP="00000000" w:rsidRDefault="00000000" w:rsidRPr="00000000" w14:paraId="000000B7">
      <w:pPr>
        <w:spacing w:line="360" w:lineRule="auto"/>
        <w:rPr/>
      </w:pPr>
      <w:r w:rsidDel="00000000" w:rsidR="00000000" w:rsidRPr="00000000">
        <w:rPr>
          <w:rtl w:val="0"/>
        </w:rPr>
        <w:t xml:space="preserve">                                                 </w:t>
      </w:r>
    </w:p>
    <w:p w:rsidR="00000000" w:rsidDel="00000000" w:rsidP="00000000" w:rsidRDefault="00000000" w:rsidRPr="00000000" w14:paraId="000000B8">
      <w:pPr>
        <w:spacing w:line="360" w:lineRule="auto"/>
        <w:rPr/>
      </w:pPr>
      <w:r w:rsidDel="00000000" w:rsidR="00000000" w:rsidRPr="00000000">
        <w:rPr>
          <w:rtl w:val="0"/>
        </w:rPr>
        <w:t xml:space="preserve">before me this                day of           2007                            )</w:t>
      </w:r>
    </w:p>
    <w:p w:rsidR="00000000" w:rsidDel="00000000" w:rsidP="00000000" w:rsidRDefault="00000000" w:rsidRPr="00000000" w14:paraId="000000B9">
      <w:pPr>
        <w:spacing w:line="360" w:lineRule="auto"/>
        <w:rPr/>
      </w:pPr>
      <w:r w:rsidDel="00000000" w:rsidR="00000000" w:rsidRPr="00000000">
        <w:rPr>
          <w:rtl w:val="0"/>
        </w:rPr>
        <w:t xml:space="preserve">                                                                              </w:t>
      </w:r>
    </w:p>
    <w:p w:rsidR="00000000" w:rsidDel="00000000" w:rsidP="00000000" w:rsidRDefault="00000000" w:rsidRPr="00000000" w14:paraId="000000BA">
      <w:pPr>
        <w:spacing w:line="360" w:lineRule="auto"/>
        <w:rPr/>
      </w:pPr>
      <w:r w:rsidDel="00000000" w:rsidR="00000000" w:rsidRPr="00000000">
        <w:rPr>
          <w:rtl w:val="0"/>
        </w:rPr>
        <w:t xml:space="preserve">at Nairobi.                                                                               )</w:t>
      </w:r>
    </w:p>
    <w:p w:rsidR="00000000" w:rsidDel="00000000" w:rsidP="00000000" w:rsidRDefault="00000000" w:rsidRPr="00000000" w14:paraId="000000BB">
      <w:pPr>
        <w:spacing w:line="360" w:lineRule="auto"/>
        <w:rPr/>
      </w:pPr>
      <w:r w:rsidDel="00000000" w:rsidR="00000000" w:rsidRPr="00000000">
        <w:rPr>
          <w:rtl w:val="0"/>
        </w:rPr>
        <w:t xml:space="preserve">                                                                               </w:t>
      </w:r>
    </w:p>
    <w:p w:rsidR="00000000" w:rsidDel="00000000" w:rsidP="00000000" w:rsidRDefault="00000000" w:rsidRPr="00000000" w14:paraId="000000BC">
      <w:pPr>
        <w:spacing w:line="360" w:lineRule="auto"/>
        <w:rPr/>
      </w:pPr>
      <w:r w:rsidDel="00000000" w:rsidR="00000000" w:rsidRPr="00000000">
        <w:rPr>
          <w:rtl w:val="0"/>
        </w:rPr>
        <w:t xml:space="preserve">                                                                                               )</w:t>
      </w:r>
    </w:p>
    <w:p w:rsidR="00000000" w:rsidDel="00000000" w:rsidP="00000000" w:rsidRDefault="00000000" w:rsidRPr="00000000" w14:paraId="000000BD">
      <w:pPr>
        <w:spacing w:line="360" w:lineRule="auto"/>
        <w:rPr/>
      </w:pPr>
      <w:r w:rsidDel="00000000" w:rsidR="00000000" w:rsidRPr="00000000">
        <w:rPr>
          <w:u w:val="single"/>
          <w:rtl w:val="0"/>
        </w:rPr>
        <w:t xml:space="preserve">COMMISSIONER FOR OATHS </w:t>
      </w:r>
      <w:r w:rsidDel="00000000" w:rsidR="00000000" w:rsidRPr="00000000">
        <w:rPr>
          <w:rtl w:val="0"/>
        </w:rPr>
        <w:t xml:space="preserve">                       </w:t>
      </w:r>
    </w:p>
    <w:p w:rsidR="00000000" w:rsidDel="00000000" w:rsidP="00000000" w:rsidRDefault="00000000" w:rsidRPr="00000000" w14:paraId="000000BE">
      <w:pPr>
        <w:spacing w:line="360" w:lineRule="auto"/>
        <w:rPr/>
      </w:pPr>
      <w:r w:rsidDel="00000000" w:rsidR="00000000" w:rsidRPr="00000000">
        <w:rPr>
          <w:rtl w:val="0"/>
        </w:rPr>
        <w:t xml:space="preserve">                                                                                               )</w:t>
      </w:r>
    </w:p>
    <w:p w:rsidR="00000000" w:rsidDel="00000000" w:rsidP="00000000" w:rsidRDefault="00000000" w:rsidRPr="00000000" w14:paraId="000000BF">
      <w:pPr>
        <w:spacing w:line="360" w:lineRule="auto"/>
        <w:rPr/>
      </w:pPr>
      <w:r w:rsidDel="00000000" w:rsidR="00000000" w:rsidRPr="00000000">
        <w:rPr>
          <w:b w:val="1"/>
          <w:u w:val="single"/>
          <w:rtl w:val="0"/>
        </w:rPr>
        <w:t xml:space="preserve">Drawn and Filed by:-</w:t>
      </w: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t xml:space="preserve">Hamilton Harrison &amp; Mathews</w:t>
      </w:r>
    </w:p>
    <w:p w:rsidR="00000000" w:rsidDel="00000000" w:rsidP="00000000" w:rsidRDefault="00000000" w:rsidRPr="00000000" w14:paraId="000000C1">
      <w:pPr>
        <w:spacing w:line="360" w:lineRule="auto"/>
        <w:rPr/>
      </w:pPr>
      <w:r w:rsidDel="00000000" w:rsidR="00000000" w:rsidRPr="00000000">
        <w:rPr>
          <w:rtl w:val="0"/>
        </w:rPr>
        <w:t xml:space="preserve">ICEA Building, 4</w:t>
      </w:r>
      <w:r w:rsidDel="00000000" w:rsidR="00000000" w:rsidRPr="00000000">
        <w:rPr>
          <w:vertAlign w:val="superscript"/>
          <w:rtl w:val="0"/>
        </w:rPr>
        <w:t xml:space="preserve">th</w:t>
      </w:r>
      <w:r w:rsidDel="00000000" w:rsidR="00000000" w:rsidRPr="00000000">
        <w:rPr>
          <w:rtl w:val="0"/>
        </w:rPr>
        <w:t xml:space="preserve"> Floor</w:t>
      </w:r>
    </w:p>
    <w:p w:rsidR="00000000" w:rsidDel="00000000" w:rsidP="00000000" w:rsidRDefault="00000000" w:rsidRPr="00000000" w14:paraId="000000C2">
      <w:pPr>
        <w:spacing w:line="360" w:lineRule="auto"/>
        <w:rPr/>
      </w:pPr>
      <w:r w:rsidDel="00000000" w:rsidR="00000000" w:rsidRPr="00000000">
        <w:rPr>
          <w:rtl w:val="0"/>
        </w:rPr>
        <w:t xml:space="preserve">Kenyatta Avenue</w:t>
      </w:r>
    </w:p>
    <w:p w:rsidR="00000000" w:rsidDel="00000000" w:rsidP="00000000" w:rsidRDefault="00000000" w:rsidRPr="00000000" w14:paraId="000000C3">
      <w:pPr>
        <w:spacing w:line="360" w:lineRule="auto"/>
        <w:rPr/>
      </w:pPr>
      <w:r w:rsidDel="00000000" w:rsidR="00000000" w:rsidRPr="00000000">
        <w:rPr>
          <w:rtl w:val="0"/>
        </w:rPr>
        <w:t xml:space="preserve">P O Box 30333-00100</w:t>
      </w:r>
    </w:p>
    <w:p w:rsidR="00000000" w:rsidDel="00000000" w:rsidP="00000000" w:rsidRDefault="00000000" w:rsidRPr="00000000" w14:paraId="000000C4">
      <w:pPr>
        <w:spacing w:line="360" w:lineRule="auto"/>
        <w:rPr/>
      </w:pPr>
      <w:r w:rsidDel="00000000" w:rsidR="00000000" w:rsidRPr="00000000">
        <w:rPr>
          <w:rtl w:val="0"/>
        </w:rPr>
        <w:t xml:space="preserve">NAIROBI                   Ref: 20/E0253/1</w:t>
      </w:r>
    </w:p>
    <w:p w:rsidR="00000000" w:rsidDel="00000000" w:rsidP="00000000" w:rsidRDefault="00000000" w:rsidRPr="00000000" w14:paraId="000000C5">
      <w:pPr>
        <w:spacing w:line="360" w:lineRule="auto"/>
        <w:rPr/>
      </w:pP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b w:val="1"/>
          <w:u w:val="single"/>
          <w:rtl w:val="0"/>
        </w:rPr>
        <w:t xml:space="preserve">To be Served Upon:-</w:t>
      </w:r>
      <w:r w:rsidDel="00000000" w:rsidR="00000000" w:rsidRPr="00000000">
        <w:rPr>
          <w:rtl w:val="0"/>
        </w:rPr>
      </w:r>
    </w:p>
    <w:p w:rsidR="00000000" w:rsidDel="00000000" w:rsidP="00000000" w:rsidRDefault="00000000" w:rsidRPr="00000000" w14:paraId="000000C8">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NORTON-GRIFFITHS</w:t>
      </w:r>
    </w:p>
    <w:p w:rsidR="00000000" w:rsidDel="00000000" w:rsidP="00000000" w:rsidRDefault="00000000" w:rsidRPr="00000000" w14:paraId="000000C9">
      <w:pPr>
        <w:spacing w:line="360" w:lineRule="auto"/>
        <w:rPr/>
      </w:pPr>
      <w:r w:rsidDel="00000000" w:rsidR="00000000" w:rsidRPr="00000000">
        <w:rPr>
          <w:rtl w:val="0"/>
        </w:rPr>
        <w:t xml:space="preserve">            P O Box 15227, LANGATA 00509</w:t>
      </w:r>
    </w:p>
    <w:p w:rsidR="00000000" w:rsidDel="00000000" w:rsidP="00000000" w:rsidRDefault="00000000" w:rsidRPr="00000000" w14:paraId="000000CA">
      <w:pPr>
        <w:spacing w:line="360" w:lineRule="auto"/>
        <w:rPr/>
      </w:pPr>
      <w:r w:rsidDel="00000000" w:rsidR="00000000" w:rsidRPr="00000000">
        <w:rPr>
          <w:rtl w:val="0"/>
        </w:rPr>
        <w:t xml:space="preserve">            NAIROBI</w:t>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ANNIE-NORTON GRIFFITHS</w:t>
      </w:r>
    </w:p>
    <w:p w:rsidR="00000000" w:rsidDel="00000000" w:rsidP="00000000" w:rsidRDefault="00000000" w:rsidRPr="00000000" w14:paraId="000000CD">
      <w:pPr>
        <w:spacing w:line="360" w:lineRule="auto"/>
        <w:rPr/>
      </w:pPr>
      <w:r w:rsidDel="00000000" w:rsidR="00000000" w:rsidRPr="00000000">
        <w:rPr>
          <w:rtl w:val="0"/>
        </w:rPr>
        <w:t xml:space="preserve">            P O Box 15227, LANGATA 00509</w:t>
      </w:r>
    </w:p>
    <w:p w:rsidR="00000000" w:rsidDel="00000000" w:rsidP="00000000" w:rsidRDefault="00000000" w:rsidRPr="00000000" w14:paraId="000000CE">
      <w:pPr>
        <w:spacing w:line="360" w:lineRule="auto"/>
        <w:rPr/>
      </w:pPr>
      <w:r w:rsidDel="00000000" w:rsidR="00000000" w:rsidRPr="00000000">
        <w:rPr>
          <w:rtl w:val="0"/>
        </w:rPr>
        <w:t xml:space="preserve">            NAIROBI</w:t>
      </w:r>
    </w:p>
    <w:p w:rsidR="00000000" w:rsidDel="00000000" w:rsidP="00000000" w:rsidRDefault="00000000" w:rsidRPr="00000000" w14:paraId="000000CF">
      <w:pPr>
        <w:spacing w:line="360" w:lineRule="auto"/>
        <w:rPr/>
      </w:pP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spacing w:line="360" w:lineRule="auto"/>
        <w:rPr/>
        <w:sectPr>
          <w:type w:val="continuous"/>
          <w:pgSz w:h="16837" w:w="11905" w:orient="portrait"/>
          <w:pgMar w:bottom="1440" w:top="1440" w:left="1440" w:right="1440" w:header="1440" w:footer="1440"/>
        </w:sectPr>
      </w:pPr>
      <w:r w:rsidDel="00000000" w:rsidR="00000000" w:rsidRPr="00000000">
        <w:rPr>
          <w:rtl w:val="0"/>
        </w:rPr>
      </w:r>
    </w:p>
    <w:p w:rsidR="00000000" w:rsidDel="00000000" w:rsidP="00000000" w:rsidRDefault="00000000" w:rsidRPr="00000000" w14:paraId="000000D8">
      <w:pPr>
        <w:spacing w:line="360" w:lineRule="auto"/>
        <w:jc w:val="center"/>
        <w:rPr/>
      </w:pPr>
      <w:r w:rsidDel="00000000" w:rsidR="00000000" w:rsidRPr="00000000">
        <w:rPr>
          <w:rtl w:val="0"/>
        </w:rPr>
        <w:t xml:space="preserve">IN THE HIGH COURT OF KENYA AT NAIROBI</w:t>
      </w:r>
    </w:p>
    <w:p w:rsidR="00000000" w:rsidDel="00000000" w:rsidP="00000000" w:rsidRDefault="00000000" w:rsidRPr="00000000" w14:paraId="000000D9">
      <w:pPr>
        <w:spacing w:line="360" w:lineRule="auto"/>
        <w:jc w:val="center"/>
        <w:rPr/>
      </w:pPr>
      <w:r w:rsidDel="00000000" w:rsidR="00000000" w:rsidRPr="00000000">
        <w:rPr>
          <w:rtl w:val="0"/>
        </w:rPr>
        <w:t xml:space="preserve">CENTRAL REGISTRY</w:t>
      </w:r>
    </w:p>
    <w:p w:rsidR="00000000" w:rsidDel="00000000" w:rsidP="00000000" w:rsidRDefault="00000000" w:rsidRPr="00000000" w14:paraId="000000DA">
      <w:pPr>
        <w:spacing w:line="360" w:lineRule="auto"/>
        <w:jc w:val="center"/>
        <w:rPr/>
      </w:pPr>
      <w:r w:rsidDel="00000000" w:rsidR="00000000" w:rsidRPr="00000000">
        <w:rPr>
          <w:u w:val="single"/>
          <w:rtl w:val="0"/>
        </w:rPr>
        <w:t xml:space="preserve">CIVIL CASE NUMBER                OF 2007 (O.S.)</w:t>
      </w:r>
      <w:r w:rsidDel="00000000" w:rsidR="00000000" w:rsidRPr="00000000">
        <w:rPr>
          <w:rtl w:val="0"/>
        </w:rPr>
      </w:r>
    </w:p>
    <w:p w:rsidR="00000000" w:rsidDel="00000000" w:rsidP="00000000" w:rsidRDefault="00000000" w:rsidRPr="00000000" w14:paraId="000000DB">
      <w:pPr>
        <w:spacing w:line="360" w:lineRule="auto"/>
        <w:jc w:val="center"/>
        <w:rPr/>
      </w:pPr>
      <w:r w:rsidDel="00000000" w:rsidR="00000000" w:rsidRPr="00000000">
        <w:rPr>
          <w:rtl w:val="0"/>
        </w:rPr>
      </w:r>
    </w:p>
    <w:p w:rsidR="00000000" w:rsidDel="00000000" w:rsidP="00000000" w:rsidRDefault="00000000" w:rsidRPr="00000000" w14:paraId="000000DC">
      <w:pPr>
        <w:spacing w:line="360" w:lineRule="auto"/>
        <w:jc w:val="center"/>
        <w:rPr/>
      </w:pPr>
      <w:r w:rsidDel="00000000" w:rsidR="00000000" w:rsidRPr="00000000">
        <w:rPr>
          <w:rtl w:val="0"/>
        </w:rPr>
        <w:t xml:space="preserve">IN THE MATTER OF THE REGISTRATION OF TITLES ACT (CAP 281)</w:t>
      </w:r>
    </w:p>
    <w:p w:rsidR="00000000" w:rsidDel="00000000" w:rsidP="00000000" w:rsidRDefault="00000000" w:rsidRPr="00000000" w14:paraId="000000DD">
      <w:pPr>
        <w:spacing w:line="360" w:lineRule="auto"/>
        <w:jc w:val="center"/>
        <w:rPr/>
      </w:pPr>
      <w:r w:rsidDel="00000000" w:rsidR="00000000" w:rsidRPr="00000000">
        <w:rPr>
          <w:rtl w:val="0"/>
        </w:rPr>
        <w:t xml:space="preserve">and</w:t>
      </w:r>
    </w:p>
    <w:p w:rsidR="00000000" w:rsidDel="00000000" w:rsidP="00000000" w:rsidRDefault="00000000" w:rsidRPr="00000000" w14:paraId="000000DE">
      <w:pPr>
        <w:spacing w:line="360" w:lineRule="auto"/>
        <w:jc w:val="center"/>
        <w:rPr/>
      </w:pPr>
      <w:r w:rsidDel="00000000" w:rsidR="00000000" w:rsidRPr="00000000">
        <w:rPr>
          <w:rtl w:val="0"/>
        </w:rPr>
        <w:t xml:space="preserve">IN THE MATTER OF THE LIMITATION OF ACTIONS ACT (CAP 22)</w:t>
      </w:r>
    </w:p>
    <w:p w:rsidR="00000000" w:rsidDel="00000000" w:rsidP="00000000" w:rsidRDefault="00000000" w:rsidRPr="00000000" w14:paraId="000000DF">
      <w:pPr>
        <w:spacing w:line="360" w:lineRule="auto"/>
        <w:jc w:val="center"/>
        <w:rPr/>
      </w:pPr>
      <w:r w:rsidDel="00000000" w:rsidR="00000000" w:rsidRPr="00000000">
        <w:rPr>
          <w:rtl w:val="0"/>
        </w:rPr>
        <w:t xml:space="preserve">and</w:t>
      </w:r>
    </w:p>
    <w:p w:rsidR="00000000" w:rsidDel="00000000" w:rsidP="00000000" w:rsidRDefault="00000000" w:rsidRPr="00000000" w14:paraId="000000E0">
      <w:pPr>
        <w:spacing w:line="360" w:lineRule="auto"/>
        <w:jc w:val="center"/>
        <w:rPr/>
      </w:pPr>
      <w:r w:rsidDel="00000000" w:rsidR="00000000" w:rsidRPr="00000000">
        <w:rPr>
          <w:rtl w:val="0"/>
        </w:rPr>
        <w:t xml:space="preserve">IN THE MATTER OF LAND REFERENCE NUMBER 11914/15</w:t>
      </w:r>
    </w:p>
    <w:p w:rsidR="00000000" w:rsidDel="00000000" w:rsidP="00000000" w:rsidRDefault="00000000" w:rsidRPr="00000000" w14:paraId="000000E1">
      <w:pPr>
        <w:spacing w:line="360" w:lineRule="auto"/>
        <w:jc w:val="center"/>
        <w:rPr/>
      </w:pPr>
      <w:r w:rsidDel="00000000" w:rsidR="00000000" w:rsidRPr="00000000">
        <w:rPr>
          <w:rtl w:val="0"/>
        </w:rPr>
        <w:t xml:space="preserve">Between</w:t>
      </w:r>
    </w:p>
    <w:p w:rsidR="00000000" w:rsidDel="00000000" w:rsidP="00000000" w:rsidRDefault="00000000" w:rsidRPr="00000000" w14:paraId="000000E2">
      <w:pPr>
        <w:spacing w:line="360" w:lineRule="auto"/>
        <w:jc w:val="center"/>
        <w:rPr/>
      </w:pP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t xml:space="preserve">ALLAN ELLIOTT EARNSHAW . . . . . . . . . . . . . . . . . . . . . . . 1</w:t>
      </w:r>
      <w:r w:rsidDel="00000000" w:rsidR="00000000" w:rsidRPr="00000000">
        <w:rPr>
          <w:vertAlign w:val="superscript"/>
          <w:rtl w:val="0"/>
        </w:rPr>
        <w:t xml:space="preserve">ST</w:t>
      </w:r>
      <w:r w:rsidDel="00000000" w:rsidR="00000000" w:rsidRPr="00000000">
        <w:rPr>
          <w:rtl w:val="0"/>
        </w:rPr>
        <w:t xml:space="preserve"> PLAINTIFF</w:t>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t xml:space="preserve">MOYRA MARY EARNSHAW . . . . . . . . . . . . . . . . . . . . . . . . .2</w:t>
      </w:r>
      <w:r w:rsidDel="00000000" w:rsidR="00000000" w:rsidRPr="00000000">
        <w:rPr>
          <w:vertAlign w:val="superscript"/>
          <w:rtl w:val="0"/>
        </w:rPr>
        <w:t xml:space="preserve">ND</w:t>
      </w:r>
      <w:r w:rsidDel="00000000" w:rsidR="00000000" w:rsidRPr="00000000">
        <w:rPr>
          <w:rtl w:val="0"/>
        </w:rPr>
        <w:t xml:space="preserve"> PLAINTIFF </w:t>
      </w:r>
    </w:p>
    <w:p w:rsidR="00000000" w:rsidDel="00000000" w:rsidP="00000000" w:rsidRDefault="00000000" w:rsidRPr="00000000" w14:paraId="000000E6">
      <w:pPr>
        <w:spacing w:line="360" w:lineRule="auto"/>
        <w:rPr/>
      </w:pPr>
      <w:r w:rsidDel="00000000" w:rsidR="00000000" w:rsidRPr="00000000">
        <w:rPr>
          <w:rtl w:val="0"/>
        </w:rPr>
        <w:t xml:space="preserve"> </w:t>
      </w:r>
    </w:p>
    <w:p w:rsidR="00000000" w:rsidDel="00000000" w:rsidP="00000000" w:rsidRDefault="00000000" w:rsidRPr="00000000" w14:paraId="000000E7">
      <w:pPr>
        <w:spacing w:line="360" w:lineRule="auto"/>
        <w:jc w:val="center"/>
        <w:rPr/>
      </w:pPr>
      <w:r w:rsidDel="00000000" w:rsidR="00000000" w:rsidRPr="00000000">
        <w:rPr>
          <w:rtl w:val="0"/>
        </w:rPr>
        <w:t xml:space="preserve">and</w:t>
      </w:r>
    </w:p>
    <w:p w:rsidR="00000000" w:rsidDel="00000000" w:rsidP="00000000" w:rsidRDefault="00000000" w:rsidRPr="00000000" w14:paraId="000000E8">
      <w:pPr>
        <w:spacing w:line="360" w:lineRule="auto"/>
        <w:rPr/>
      </w:pPr>
      <w:r w:rsidDel="00000000" w:rsidR="00000000" w:rsidRPr="00000000">
        <w:rPr>
          <w:rtl w:val="0"/>
        </w:rPr>
        <w:t xml:space="preserve">MIKE NORTON-GRIFFITHS . . . . . . . . . . . . . . . . . . . . . . . . . . 1</w:t>
      </w:r>
      <w:r w:rsidDel="00000000" w:rsidR="00000000" w:rsidRPr="00000000">
        <w:rPr>
          <w:vertAlign w:val="superscript"/>
          <w:rtl w:val="0"/>
        </w:rPr>
        <w:t xml:space="preserve">ST</w:t>
      </w:r>
      <w:r w:rsidDel="00000000" w:rsidR="00000000" w:rsidRPr="00000000">
        <w:rPr>
          <w:rtl w:val="0"/>
        </w:rPr>
        <w:t xml:space="preserve"> DEFENDANT</w:t>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t xml:space="preserve">ANNIE NORTON-GRIFFITHS . . . . . . . . . . . . . . . . . . . . . . . . . 2</w:t>
      </w:r>
      <w:r w:rsidDel="00000000" w:rsidR="00000000" w:rsidRPr="00000000">
        <w:rPr>
          <w:vertAlign w:val="superscript"/>
          <w:rtl w:val="0"/>
        </w:rPr>
        <w:t xml:space="preserve">ND</w:t>
      </w:r>
      <w:r w:rsidDel="00000000" w:rsidR="00000000" w:rsidRPr="00000000">
        <w:rPr>
          <w:rtl w:val="0"/>
        </w:rPr>
        <w:t xml:space="preserve"> DEFENDANT</w:t>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jc w:val="center"/>
        <w:rPr/>
      </w:pPr>
      <w:r w:rsidDel="00000000" w:rsidR="00000000" w:rsidRPr="00000000">
        <w:rPr>
          <w:u w:val="single"/>
          <w:rtl w:val="0"/>
        </w:rPr>
        <w:t xml:space="preserve">CHAMBER SUMMONS</w:t>
      </w:r>
      <w:r w:rsidDel="00000000" w:rsidR="00000000" w:rsidRPr="00000000">
        <w:rPr>
          <w:rtl w:val="0"/>
        </w:rPr>
      </w:r>
    </w:p>
    <w:p w:rsidR="00000000" w:rsidDel="00000000" w:rsidP="00000000" w:rsidRDefault="00000000" w:rsidRPr="00000000" w14:paraId="000000ED">
      <w:pPr>
        <w:spacing w:line="360" w:lineRule="auto"/>
        <w:jc w:val="center"/>
        <w:rPr/>
      </w:pPr>
      <w:r w:rsidDel="00000000" w:rsidR="00000000" w:rsidRPr="00000000">
        <w:rPr>
          <w:rtl w:val="0"/>
        </w:rPr>
        <w:t xml:space="preserve">(Order XXXIX Rules 1, 2 and 3 of the Civil Procedure Rules</w:t>
      </w:r>
    </w:p>
    <w:p w:rsidR="00000000" w:rsidDel="00000000" w:rsidP="00000000" w:rsidRDefault="00000000" w:rsidRPr="00000000" w14:paraId="000000EE">
      <w:pPr>
        <w:spacing w:line="360" w:lineRule="auto"/>
        <w:jc w:val="center"/>
        <w:rPr/>
      </w:pPr>
      <w:r w:rsidDel="00000000" w:rsidR="00000000" w:rsidRPr="00000000">
        <w:rPr>
          <w:rtl w:val="0"/>
        </w:rPr>
        <w:t xml:space="preserve"> and under the Inherent Power of the Court)</w:t>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jc w:val="both"/>
        <w:rPr/>
      </w:pPr>
      <w:r w:rsidDel="00000000" w:rsidR="00000000" w:rsidRPr="00000000">
        <w:rPr>
          <w:rtl w:val="0"/>
        </w:rPr>
        <w:t xml:space="preserve">LET ALL PARTIES CONCERNED attend the Judge in Chambers on the        day of           2007 at 9. 00 o</w:t>
      </w:r>
      <w:r w:rsidDel="00000000" w:rsidR="00000000" w:rsidRPr="00000000">
        <w:rPr>
          <w:rtl w:val="0"/>
        </w:rPr>
        <w:t xml:space="preserve">=clock in the forenoon or so soon thereafter    UPON THE HEARING of an application on the part of the plaintiffs FOR AN ORDER THAT:-</w:t>
      </w:r>
    </w:p>
    <w:p w:rsidR="00000000" w:rsidDel="00000000" w:rsidP="00000000" w:rsidRDefault="00000000" w:rsidRPr="00000000" w14:paraId="000000F1">
      <w:pPr>
        <w:spacing w:line="360" w:lineRule="auto"/>
        <w:jc w:val="both"/>
        <w:rPr/>
      </w:pPr>
      <w:r w:rsidDel="00000000" w:rsidR="00000000" w:rsidRPr="00000000">
        <w:rPr>
          <w:rtl w:val="0"/>
        </w:rPr>
      </w:r>
    </w:p>
    <w:p w:rsidR="00000000" w:rsidDel="00000000" w:rsidP="00000000" w:rsidRDefault="00000000" w:rsidRPr="00000000" w14:paraId="000000F2">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application be certified as urgent and be heard ex-parte in the first instance on the grounds that the object of granting the injunction would be defeated by delay.</w:t>
      </w:r>
    </w:p>
    <w:p w:rsidR="00000000" w:rsidDel="00000000" w:rsidP="00000000" w:rsidRDefault="00000000" w:rsidRPr="00000000" w14:paraId="000000F3">
      <w:pPr>
        <w:spacing w:line="360" w:lineRule="auto"/>
        <w:jc w:val="both"/>
        <w:rPr/>
      </w:pPr>
      <w:r w:rsidDel="00000000" w:rsidR="00000000" w:rsidRPr="00000000">
        <w:rPr>
          <w:rtl w:val="0"/>
        </w:rPr>
      </w:r>
    </w:p>
    <w:p w:rsidR="00000000" w:rsidDel="00000000" w:rsidP="00000000" w:rsidRDefault="00000000" w:rsidRPr="00000000" w14:paraId="000000F4">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 of the application be dispensed with in the first instance</w:t>
      </w:r>
    </w:p>
    <w:p w:rsidR="00000000" w:rsidDel="00000000" w:rsidP="00000000" w:rsidRDefault="00000000" w:rsidRPr="00000000" w14:paraId="000000F5">
      <w:pPr>
        <w:spacing w:line="360" w:lineRule="auto"/>
        <w:jc w:val="both"/>
        <w:rPr/>
      </w:pPr>
      <w:r w:rsidDel="00000000" w:rsidR="00000000" w:rsidRPr="00000000">
        <w:rPr>
          <w:rtl w:val="0"/>
        </w:rPr>
      </w:r>
    </w:p>
    <w:p w:rsidR="00000000" w:rsidDel="00000000" w:rsidP="00000000" w:rsidRDefault="00000000" w:rsidRPr="00000000" w14:paraId="000000F6">
      <w:pPr>
        <w:spacing w:line="360" w:lineRule="auto"/>
        <w:jc w:val="both"/>
        <w:rPr/>
        <w:sectPr>
          <w:type w:val="continuous"/>
          <w:pgSz w:h="16837" w:w="11905" w:orient="portrait"/>
          <w:pgMar w:bottom="1440" w:top="1440" w:left="1440" w:right="1440" w:header="1440" w:footer="1440"/>
        </w:sectPr>
      </w:pPr>
      <w:r w:rsidDel="00000000" w:rsidR="00000000" w:rsidRPr="00000000">
        <w:rPr>
          <w:rtl w:val="0"/>
        </w:rPr>
      </w:r>
    </w:p>
    <w:p w:rsidR="00000000" w:rsidDel="00000000" w:rsidP="00000000" w:rsidRDefault="00000000" w:rsidRPr="00000000" w14:paraId="000000F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injunction be issued restraining the defendants whether by their servants, agents, employees or otherwise howsoever from fencing, subdividing, building alienating or otherwise dealing with the said strip of land on Land Reference Number 11914/15 measuring approximately 0.1517 Ha.</w:t>
      </w:r>
    </w:p>
    <w:p w:rsidR="00000000" w:rsidDel="00000000" w:rsidP="00000000" w:rsidRDefault="00000000" w:rsidRPr="00000000" w14:paraId="000000F8">
      <w:pPr>
        <w:spacing w:line="360" w:lineRule="auto"/>
        <w:jc w:val="both"/>
        <w:rPr/>
      </w:pPr>
      <w:r w:rsidDel="00000000" w:rsidR="00000000" w:rsidRPr="00000000">
        <w:rPr>
          <w:rtl w:val="0"/>
        </w:rPr>
      </w:r>
    </w:p>
    <w:p w:rsidR="00000000" w:rsidDel="00000000" w:rsidP="00000000" w:rsidRDefault="00000000" w:rsidRPr="00000000" w14:paraId="000000F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injunction be issued restraining the defendants whether by their servants, agents, employees or otherwise howsoever from illegally  or otherwise interfering with the plaintiffs quiet possession and enjoyment of the said strip on Land Reference Number 11914/15.</w:t>
      </w:r>
    </w:p>
    <w:p w:rsidR="00000000" w:rsidDel="00000000" w:rsidP="00000000" w:rsidRDefault="00000000" w:rsidRPr="00000000" w14:paraId="000000FA">
      <w:pPr>
        <w:spacing w:line="360" w:lineRule="auto"/>
        <w:jc w:val="both"/>
        <w:rPr/>
      </w:pPr>
      <w:r w:rsidDel="00000000" w:rsidR="00000000" w:rsidRPr="00000000">
        <w:rPr>
          <w:rtl w:val="0"/>
        </w:rPr>
      </w:r>
    </w:p>
    <w:p w:rsidR="00000000" w:rsidDel="00000000" w:rsidP="00000000" w:rsidRDefault="00000000" w:rsidRPr="00000000" w14:paraId="000000FB">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Pending the hearing and determination of this application, interim prayers be granted in terms of prayers 3 and 4 above.</w:t>
      </w:r>
    </w:p>
    <w:p w:rsidR="00000000" w:rsidDel="00000000" w:rsidP="00000000" w:rsidRDefault="00000000" w:rsidRPr="00000000" w14:paraId="000000FC">
      <w:pPr>
        <w:spacing w:line="360" w:lineRule="auto"/>
        <w:jc w:val="both"/>
        <w:rPr/>
      </w:pPr>
      <w:r w:rsidDel="00000000" w:rsidR="00000000" w:rsidRPr="00000000">
        <w:rPr>
          <w:rtl w:val="0"/>
        </w:rPr>
      </w:r>
    </w:p>
    <w:p w:rsidR="00000000" w:rsidDel="00000000" w:rsidP="00000000" w:rsidRDefault="00000000" w:rsidRPr="00000000" w14:paraId="000000FD">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further orders and/or directions as the Court may deem just to make.</w:t>
      </w:r>
    </w:p>
    <w:p w:rsidR="00000000" w:rsidDel="00000000" w:rsidP="00000000" w:rsidRDefault="00000000" w:rsidRPr="00000000" w14:paraId="000000FE">
      <w:pPr>
        <w:spacing w:line="360" w:lineRule="auto"/>
        <w:jc w:val="both"/>
        <w:rPr/>
      </w:pPr>
      <w:r w:rsidDel="00000000" w:rsidR="00000000" w:rsidRPr="00000000">
        <w:rPr>
          <w:rtl w:val="0"/>
        </w:rPr>
      </w:r>
    </w:p>
    <w:p w:rsidR="00000000" w:rsidDel="00000000" w:rsidP="00000000" w:rsidRDefault="00000000" w:rsidRPr="00000000" w14:paraId="000000FF">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costs of this application be provided for.</w:t>
      </w:r>
    </w:p>
    <w:p w:rsidR="00000000" w:rsidDel="00000000" w:rsidP="00000000" w:rsidRDefault="00000000" w:rsidRPr="00000000" w14:paraId="00000100">
      <w:pPr>
        <w:spacing w:line="360" w:lineRule="auto"/>
        <w:jc w:val="both"/>
        <w:rPr/>
      </w:pPr>
      <w:r w:rsidDel="00000000" w:rsidR="00000000" w:rsidRPr="00000000">
        <w:rPr>
          <w:rtl w:val="0"/>
        </w:rPr>
      </w:r>
    </w:p>
    <w:p w:rsidR="00000000" w:rsidDel="00000000" w:rsidP="00000000" w:rsidRDefault="00000000" w:rsidRPr="00000000" w14:paraId="00000101">
      <w:pPr>
        <w:spacing w:line="360" w:lineRule="auto"/>
        <w:jc w:val="both"/>
        <w:rPr/>
      </w:pPr>
      <w:r w:rsidDel="00000000" w:rsidR="00000000" w:rsidRPr="00000000">
        <w:rPr>
          <w:u w:val="single"/>
          <w:rtl w:val="0"/>
        </w:rPr>
        <w:t xml:space="preserve">ON THE GROUNDS THAT:</w:t>
      </w:r>
      <w:r w:rsidDel="00000000" w:rsidR="00000000" w:rsidRPr="00000000">
        <w:rPr>
          <w:rtl w:val="0"/>
        </w:rPr>
      </w:r>
    </w:p>
    <w:p w:rsidR="00000000" w:rsidDel="00000000" w:rsidP="00000000" w:rsidRDefault="00000000" w:rsidRPr="00000000" w14:paraId="00000102">
      <w:pPr>
        <w:spacing w:line="360" w:lineRule="auto"/>
        <w:jc w:val="both"/>
        <w:rPr/>
      </w:pPr>
      <w:r w:rsidDel="00000000" w:rsidR="00000000" w:rsidRPr="00000000">
        <w:rPr>
          <w:rtl w:val="0"/>
        </w:rPr>
        <w:t xml:space="preserve">(a)       The plaintiffs have been in adverse possession of the said strip of land for over 12                      years prior to the filing of these proceedings.</w:t>
      </w:r>
    </w:p>
    <w:p w:rsidR="00000000" w:rsidDel="00000000" w:rsidP="00000000" w:rsidRDefault="00000000" w:rsidRPr="00000000" w14:paraId="00000103">
      <w:pPr>
        <w:spacing w:line="360" w:lineRule="auto"/>
        <w:jc w:val="both"/>
        <w:rPr/>
      </w:pPr>
      <w:r w:rsidDel="00000000" w:rsidR="00000000" w:rsidRPr="00000000">
        <w:rPr>
          <w:rtl w:val="0"/>
        </w:rPr>
        <w:t xml:space="preserve">(b)       The defendants have by various correspondences sought to realign, fence alienate                     and/or take possession of the said  strip of land on Land Reference Number 11914/15 </w:t>
      </w:r>
    </w:p>
    <w:p w:rsidR="00000000" w:rsidDel="00000000" w:rsidP="00000000" w:rsidRDefault="00000000" w:rsidRPr="00000000" w14:paraId="00000104">
      <w:pPr>
        <w:spacing w:line="360" w:lineRule="auto"/>
        <w:jc w:val="both"/>
        <w:rPr/>
      </w:pPr>
      <w:r w:rsidDel="00000000" w:rsidR="00000000" w:rsidRPr="00000000">
        <w:rPr>
          <w:rtl w:val="0"/>
        </w:rPr>
      </w:r>
    </w:p>
    <w:p w:rsidR="00000000" w:rsidDel="00000000" w:rsidP="00000000" w:rsidRDefault="00000000" w:rsidRPr="00000000" w14:paraId="00000105">
      <w:pPr>
        <w:spacing w:line="360" w:lineRule="auto"/>
        <w:jc w:val="both"/>
        <w:rPr/>
      </w:pPr>
      <w:r w:rsidDel="00000000" w:rsidR="00000000" w:rsidRPr="00000000">
        <w:rPr>
          <w:u w:val="single"/>
          <w:rtl w:val="0"/>
        </w:rPr>
        <w:t xml:space="preserve">WHICH APPLICATION</w:t>
      </w:r>
      <w:r w:rsidDel="00000000" w:rsidR="00000000" w:rsidRPr="00000000">
        <w:rPr>
          <w:rtl w:val="0"/>
        </w:rPr>
        <w:t xml:space="preserve"> is supported by the affidavit of ALLAN ELLIOTT EARNSHAW filed herein in support of the originating summons, the nature of the case and other reasons to be adduced at the hearing.</w:t>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t xml:space="preserve">DATED at Nairobi this                 day of                    2007</w:t>
      </w:r>
    </w:p>
    <w:p w:rsidR="00000000" w:rsidDel="00000000" w:rsidP="00000000" w:rsidRDefault="00000000" w:rsidRPr="00000000" w14:paraId="00000108">
      <w:pPr>
        <w:spacing w:line="360" w:lineRule="auto"/>
        <w:jc w:val="both"/>
        <w:rPr/>
      </w:pPr>
      <w:r w:rsidDel="00000000" w:rsidR="00000000" w:rsidRPr="00000000">
        <w:rPr>
          <w:rtl w:val="0"/>
        </w:rPr>
      </w:r>
    </w:p>
    <w:p w:rsidR="00000000" w:rsidDel="00000000" w:rsidP="00000000" w:rsidRDefault="00000000" w:rsidRPr="00000000" w14:paraId="00000109">
      <w:pPr>
        <w:spacing w:line="360" w:lineRule="auto"/>
        <w:jc w:val="both"/>
        <w:rPr/>
      </w:pPr>
      <w:r w:rsidDel="00000000" w:rsidR="00000000" w:rsidRPr="00000000">
        <w:rPr>
          <w:rtl w:val="0"/>
        </w:rPr>
      </w:r>
    </w:p>
    <w:p w:rsidR="00000000" w:rsidDel="00000000" w:rsidP="00000000" w:rsidRDefault="00000000" w:rsidRPr="00000000" w14:paraId="0000010A">
      <w:pPr>
        <w:spacing w:line="360" w:lineRule="auto"/>
        <w:jc w:val="both"/>
        <w:rPr/>
      </w:pPr>
      <w:r w:rsidDel="00000000" w:rsidR="00000000" w:rsidRPr="00000000">
        <w:rPr>
          <w:rtl w:val="0"/>
        </w:rPr>
        <w:t xml:space="preserve">HAMILTON HARRISON &amp; MATHEWS</w:t>
      </w:r>
    </w:p>
    <w:p w:rsidR="00000000" w:rsidDel="00000000" w:rsidP="00000000" w:rsidRDefault="00000000" w:rsidRPr="00000000" w14:paraId="0000010B">
      <w:pPr>
        <w:spacing w:line="360" w:lineRule="auto"/>
        <w:jc w:val="both"/>
        <w:rPr>
          <w:u w:val="single"/>
        </w:rPr>
      </w:pPr>
      <w:r w:rsidDel="00000000" w:rsidR="00000000" w:rsidRPr="00000000">
        <w:rPr>
          <w:u w:val="single"/>
          <w:rtl w:val="0"/>
        </w:rPr>
        <w:t xml:space="preserve">Advocates for the Plaintiffs.</w:t>
      </w:r>
    </w:p>
    <w:p w:rsidR="00000000" w:rsidDel="00000000" w:rsidP="00000000" w:rsidRDefault="00000000" w:rsidRPr="00000000" w14:paraId="0000010C">
      <w:pPr>
        <w:spacing w:line="360" w:lineRule="auto"/>
        <w:jc w:val="both"/>
        <w:rPr/>
      </w:pPr>
      <w:r w:rsidDel="00000000" w:rsidR="00000000" w:rsidRPr="00000000">
        <w:rPr>
          <w:rtl w:val="0"/>
        </w:rPr>
      </w:r>
    </w:p>
    <w:p w:rsidR="00000000" w:rsidDel="00000000" w:rsidP="00000000" w:rsidRDefault="00000000" w:rsidRPr="00000000" w14:paraId="0000010D">
      <w:pPr>
        <w:spacing w:line="360" w:lineRule="auto"/>
        <w:jc w:val="both"/>
        <w:rPr/>
        <w:sectPr>
          <w:type w:val="continuous"/>
          <w:pgSz w:h="16837" w:w="11905" w:orient="portrait"/>
          <w:pgMar w:bottom="1440" w:top="1440" w:left="1440" w:right="1440" w:header="1440" w:footer="1440"/>
        </w:sectPr>
      </w:pPr>
      <w:r w:rsidDel="00000000" w:rsidR="00000000" w:rsidRPr="00000000">
        <w:rPr>
          <w:rtl w:val="0"/>
        </w:rPr>
      </w:r>
    </w:p>
    <w:p w:rsidR="00000000" w:rsidDel="00000000" w:rsidP="00000000" w:rsidRDefault="00000000" w:rsidRPr="00000000" w14:paraId="0000010E">
      <w:pPr>
        <w:spacing w:line="360" w:lineRule="auto"/>
        <w:jc w:val="both"/>
        <w:rPr/>
      </w:pPr>
      <w:r w:rsidDel="00000000" w:rsidR="00000000" w:rsidRPr="00000000">
        <w:rPr>
          <w:b w:val="1"/>
          <w:u w:val="single"/>
          <w:rtl w:val="0"/>
        </w:rPr>
        <w:t xml:space="preserve">Drawn and Filed by:-</w:t>
      </w:r>
      <w:r w:rsidDel="00000000" w:rsidR="00000000" w:rsidRPr="00000000">
        <w:rPr>
          <w:rtl w:val="0"/>
        </w:rPr>
      </w:r>
    </w:p>
    <w:p w:rsidR="00000000" w:rsidDel="00000000" w:rsidP="00000000" w:rsidRDefault="00000000" w:rsidRPr="00000000" w14:paraId="0000010F">
      <w:pPr>
        <w:spacing w:line="360" w:lineRule="auto"/>
        <w:jc w:val="both"/>
        <w:rPr/>
      </w:pPr>
      <w:r w:rsidDel="00000000" w:rsidR="00000000" w:rsidRPr="00000000">
        <w:rPr>
          <w:rtl w:val="0"/>
        </w:rPr>
        <w:t xml:space="preserve">Hamilton Harrison &amp; Mathews</w:t>
      </w:r>
    </w:p>
    <w:p w:rsidR="00000000" w:rsidDel="00000000" w:rsidP="00000000" w:rsidRDefault="00000000" w:rsidRPr="00000000" w14:paraId="00000110">
      <w:pPr>
        <w:spacing w:line="360" w:lineRule="auto"/>
        <w:jc w:val="both"/>
        <w:rPr/>
      </w:pPr>
      <w:r w:rsidDel="00000000" w:rsidR="00000000" w:rsidRPr="00000000">
        <w:rPr>
          <w:rtl w:val="0"/>
        </w:rPr>
        <w:t xml:space="preserve">ICEA Building, 4</w:t>
      </w:r>
      <w:r w:rsidDel="00000000" w:rsidR="00000000" w:rsidRPr="00000000">
        <w:rPr>
          <w:vertAlign w:val="superscript"/>
          <w:rtl w:val="0"/>
        </w:rPr>
        <w:t xml:space="preserve">th</w:t>
      </w:r>
      <w:r w:rsidDel="00000000" w:rsidR="00000000" w:rsidRPr="00000000">
        <w:rPr>
          <w:rtl w:val="0"/>
        </w:rPr>
        <w:t xml:space="preserve"> Floor</w:t>
      </w:r>
    </w:p>
    <w:p w:rsidR="00000000" w:rsidDel="00000000" w:rsidP="00000000" w:rsidRDefault="00000000" w:rsidRPr="00000000" w14:paraId="00000111">
      <w:pPr>
        <w:spacing w:line="360" w:lineRule="auto"/>
        <w:jc w:val="both"/>
        <w:rPr/>
      </w:pPr>
      <w:r w:rsidDel="00000000" w:rsidR="00000000" w:rsidRPr="00000000">
        <w:rPr>
          <w:rtl w:val="0"/>
        </w:rPr>
        <w:t xml:space="preserve">Kenyatta Avenue</w:t>
      </w:r>
    </w:p>
    <w:p w:rsidR="00000000" w:rsidDel="00000000" w:rsidP="00000000" w:rsidRDefault="00000000" w:rsidRPr="00000000" w14:paraId="00000112">
      <w:pPr>
        <w:spacing w:line="360" w:lineRule="auto"/>
        <w:jc w:val="both"/>
        <w:rPr/>
      </w:pPr>
      <w:r w:rsidDel="00000000" w:rsidR="00000000" w:rsidRPr="00000000">
        <w:rPr>
          <w:rtl w:val="0"/>
        </w:rPr>
        <w:t xml:space="preserve">P O Box 30333-00100</w:t>
      </w:r>
    </w:p>
    <w:p w:rsidR="00000000" w:rsidDel="00000000" w:rsidP="00000000" w:rsidRDefault="00000000" w:rsidRPr="00000000" w14:paraId="00000113">
      <w:pPr>
        <w:spacing w:line="360" w:lineRule="auto"/>
        <w:jc w:val="both"/>
        <w:rPr/>
      </w:pPr>
      <w:r w:rsidDel="00000000" w:rsidR="00000000" w:rsidRPr="00000000">
        <w:rPr>
          <w:rtl w:val="0"/>
        </w:rPr>
        <w:t xml:space="preserve">NAIROBI                   Ref: 20/E0253/1</w:t>
      </w:r>
    </w:p>
    <w:p w:rsidR="00000000" w:rsidDel="00000000" w:rsidP="00000000" w:rsidRDefault="00000000" w:rsidRPr="00000000" w14:paraId="00000114">
      <w:pPr>
        <w:spacing w:line="360" w:lineRule="auto"/>
        <w:jc w:val="both"/>
        <w:rPr/>
      </w:pPr>
      <w:r w:rsidDel="00000000" w:rsidR="00000000" w:rsidRPr="00000000">
        <w:rPr>
          <w:rtl w:val="0"/>
        </w:rPr>
      </w:r>
    </w:p>
    <w:p w:rsidR="00000000" w:rsidDel="00000000" w:rsidP="00000000" w:rsidRDefault="00000000" w:rsidRPr="00000000" w14:paraId="00000115">
      <w:pPr>
        <w:spacing w:line="360" w:lineRule="auto"/>
        <w:jc w:val="both"/>
        <w:rPr/>
      </w:pPr>
      <w:r w:rsidDel="00000000" w:rsidR="00000000" w:rsidRPr="00000000">
        <w:rPr>
          <w:rtl w:val="0"/>
        </w:rPr>
      </w:r>
    </w:p>
    <w:p w:rsidR="00000000" w:rsidDel="00000000" w:rsidP="00000000" w:rsidRDefault="00000000" w:rsidRPr="00000000" w14:paraId="00000116">
      <w:pPr>
        <w:spacing w:line="360" w:lineRule="auto"/>
        <w:jc w:val="both"/>
        <w:rPr/>
      </w:pPr>
      <w:r w:rsidDel="00000000" w:rsidR="00000000" w:rsidRPr="00000000">
        <w:rPr>
          <w:b w:val="1"/>
          <w:u w:val="single"/>
          <w:rtl w:val="0"/>
        </w:rPr>
        <w:t xml:space="preserve">To be Served Upon:-</w:t>
      </w:r>
      <w:r w:rsidDel="00000000" w:rsidR="00000000" w:rsidRPr="00000000">
        <w:rPr>
          <w:rtl w:val="0"/>
        </w:rPr>
      </w:r>
    </w:p>
    <w:p w:rsidR="00000000" w:rsidDel="00000000" w:rsidP="00000000" w:rsidRDefault="00000000" w:rsidRPr="00000000" w14:paraId="00000117">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MIKE NORTON-GRIFFITHS</w:t>
      </w:r>
    </w:p>
    <w:p w:rsidR="00000000" w:rsidDel="00000000" w:rsidP="00000000" w:rsidRDefault="00000000" w:rsidRPr="00000000" w14:paraId="00000118">
      <w:pPr>
        <w:spacing w:line="360" w:lineRule="auto"/>
        <w:jc w:val="both"/>
        <w:rPr/>
      </w:pPr>
      <w:r w:rsidDel="00000000" w:rsidR="00000000" w:rsidRPr="00000000">
        <w:rPr>
          <w:rtl w:val="0"/>
        </w:rPr>
        <w:t xml:space="preserve">            P O Box 15227, LANGATA 00509</w:t>
      </w:r>
    </w:p>
    <w:p w:rsidR="00000000" w:rsidDel="00000000" w:rsidP="00000000" w:rsidRDefault="00000000" w:rsidRPr="00000000" w14:paraId="00000119">
      <w:pPr>
        <w:spacing w:line="360" w:lineRule="auto"/>
        <w:jc w:val="both"/>
        <w:rPr/>
      </w:pPr>
      <w:r w:rsidDel="00000000" w:rsidR="00000000" w:rsidRPr="00000000">
        <w:rPr>
          <w:rtl w:val="0"/>
        </w:rPr>
        <w:t xml:space="preserve">            NAIROBI   (Service by the plaintiff</w:t>
      </w:r>
      <w:r w:rsidDel="00000000" w:rsidR="00000000" w:rsidRPr="00000000">
        <w:rPr>
          <w:rtl w:val="0"/>
        </w:rPr>
        <w:t xml:space="preserve">=s advocates)</w:t>
      </w:r>
    </w:p>
    <w:p w:rsidR="00000000" w:rsidDel="00000000" w:rsidP="00000000" w:rsidRDefault="00000000" w:rsidRPr="00000000" w14:paraId="0000011A">
      <w:pPr>
        <w:spacing w:line="360" w:lineRule="auto"/>
        <w:jc w:val="both"/>
        <w:rPr/>
      </w:pPr>
      <w:r w:rsidDel="00000000" w:rsidR="00000000" w:rsidRPr="00000000">
        <w:rPr>
          <w:rtl w:val="0"/>
        </w:rPr>
      </w:r>
    </w:p>
    <w:p w:rsidR="00000000" w:rsidDel="00000000" w:rsidP="00000000" w:rsidRDefault="00000000" w:rsidRPr="00000000" w14:paraId="0000011B">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440"/>
        </w:tabs>
        <w:spacing w:after="0" w:before="0" w:line="36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ANNIE-NORTON GRIFFITHS</w:t>
      </w:r>
    </w:p>
    <w:p w:rsidR="00000000" w:rsidDel="00000000" w:rsidP="00000000" w:rsidRDefault="00000000" w:rsidRPr="00000000" w14:paraId="0000011C">
      <w:pPr>
        <w:spacing w:line="360" w:lineRule="auto"/>
        <w:jc w:val="both"/>
        <w:rPr/>
      </w:pPr>
      <w:r w:rsidDel="00000000" w:rsidR="00000000" w:rsidRPr="00000000">
        <w:rPr>
          <w:rtl w:val="0"/>
        </w:rPr>
        <w:t xml:space="preserve">            P O Box 15227, LANGATA 00509</w:t>
      </w:r>
    </w:p>
    <w:p w:rsidR="00000000" w:rsidDel="00000000" w:rsidP="00000000" w:rsidRDefault="00000000" w:rsidRPr="00000000" w14:paraId="0000011D">
      <w:pPr>
        <w:spacing w:line="360" w:lineRule="auto"/>
        <w:jc w:val="both"/>
        <w:rPr/>
      </w:pPr>
      <w:r w:rsidDel="00000000" w:rsidR="00000000" w:rsidRPr="00000000">
        <w:rPr>
          <w:rtl w:val="0"/>
        </w:rPr>
        <w:t xml:space="preserve">            NAIROBI  ( Service by the plaintiff</w:t>
      </w:r>
      <w:r w:rsidDel="00000000" w:rsidR="00000000" w:rsidRPr="00000000">
        <w:rPr>
          <w:rtl w:val="0"/>
        </w:rPr>
        <w:t xml:space="preserve">=s advocates)</w:t>
      </w:r>
    </w:p>
    <w:p w:rsidR="00000000" w:rsidDel="00000000" w:rsidP="00000000" w:rsidRDefault="00000000" w:rsidRPr="00000000" w14:paraId="0000011E">
      <w:pPr>
        <w:spacing w:line="360" w:lineRule="auto"/>
        <w:jc w:val="both"/>
        <w:rPr/>
      </w:pPr>
      <w:r w:rsidDel="00000000" w:rsidR="00000000" w:rsidRPr="00000000">
        <w:rPr>
          <w:rtl w:val="0"/>
        </w:rPr>
      </w:r>
    </w:p>
    <w:p w:rsidR="00000000" w:rsidDel="00000000" w:rsidP="00000000" w:rsidRDefault="00000000" w:rsidRPr="00000000" w14:paraId="0000011F">
      <w:pPr>
        <w:spacing w:line="360" w:lineRule="auto"/>
        <w:jc w:val="both"/>
        <w:rPr/>
      </w:pPr>
      <w:r w:rsidDel="00000000" w:rsidR="00000000" w:rsidRPr="00000000">
        <w:rPr>
          <w:rtl w:val="0"/>
        </w:rPr>
      </w:r>
    </w:p>
    <w:p w:rsidR="00000000" w:rsidDel="00000000" w:rsidP="00000000" w:rsidRDefault="00000000" w:rsidRPr="00000000" w14:paraId="00000120">
      <w:pPr>
        <w:spacing w:line="360" w:lineRule="auto"/>
        <w:jc w:val="both"/>
        <w:rPr/>
      </w:pPr>
      <w:r w:rsidDel="00000000" w:rsidR="00000000" w:rsidRPr="00000000">
        <w:rPr>
          <w:rtl w:val="0"/>
        </w:rPr>
      </w:r>
    </w:p>
    <w:p w:rsidR="00000000" w:rsidDel="00000000" w:rsidP="00000000" w:rsidRDefault="00000000" w:rsidRPr="00000000" w14:paraId="00000121">
      <w:pPr>
        <w:spacing w:line="360" w:lineRule="auto"/>
        <w:jc w:val="both"/>
        <w:rPr/>
      </w:pPr>
      <w:r w:rsidDel="00000000" w:rsidR="00000000" w:rsidRPr="00000000">
        <w:rPr>
          <w:rtl w:val="0"/>
        </w:rPr>
        <w:t xml:space="preserve">Note: &gt;If any party served does not appear at the time and place above-mentioned such order will be made and proceedings taken as the Court may think just and expedient.=</w:t>
      </w:r>
    </w:p>
    <w:p w:rsidR="00000000" w:rsidDel="00000000" w:rsidP="00000000" w:rsidRDefault="00000000" w:rsidRPr="00000000" w14:paraId="00000122">
      <w:pPr>
        <w:spacing w:line="360" w:lineRule="auto"/>
        <w:jc w:val="both"/>
        <w:rPr/>
      </w:pPr>
      <w:r w:rsidDel="00000000" w:rsidR="00000000" w:rsidRPr="00000000">
        <w:rPr>
          <w:rtl w:val="0"/>
        </w:rPr>
      </w:r>
    </w:p>
    <w:p w:rsidR="00000000" w:rsidDel="00000000" w:rsidP="00000000" w:rsidRDefault="00000000" w:rsidRPr="00000000" w14:paraId="00000123">
      <w:pPr>
        <w:spacing w:line="360" w:lineRule="auto"/>
        <w:jc w:val="both"/>
        <w:rPr/>
      </w:pPr>
      <w:r w:rsidDel="00000000" w:rsidR="00000000" w:rsidRPr="00000000">
        <w:rPr>
          <w:rtl w:val="0"/>
        </w:rPr>
      </w:r>
    </w:p>
    <w:p w:rsidR="00000000" w:rsidDel="00000000" w:rsidP="00000000" w:rsidRDefault="00000000" w:rsidRPr="00000000" w14:paraId="00000124">
      <w:pPr>
        <w:spacing w:line="360" w:lineRule="auto"/>
        <w:jc w:val="both"/>
        <w:rPr/>
      </w:pPr>
      <w:r w:rsidDel="00000000" w:rsidR="00000000" w:rsidRPr="00000000">
        <w:rPr>
          <w:rtl w:val="0"/>
        </w:rPr>
        <w:t xml:space="preserve"> </w:t>
      </w:r>
    </w:p>
    <w:p w:rsidR="00000000" w:rsidDel="00000000" w:rsidP="00000000" w:rsidRDefault="00000000" w:rsidRPr="00000000" w14:paraId="00000125">
      <w:pPr>
        <w:spacing w:line="360" w:lineRule="auto"/>
        <w:jc w:val="both"/>
        <w:rPr/>
      </w:pPr>
      <w:r w:rsidDel="00000000" w:rsidR="00000000" w:rsidRPr="00000000">
        <w:rPr>
          <w:rtl w:val="0"/>
        </w:rPr>
      </w:r>
    </w:p>
    <w:p w:rsidR="00000000" w:rsidDel="00000000" w:rsidP="00000000" w:rsidRDefault="00000000" w:rsidRPr="00000000" w14:paraId="00000126">
      <w:pPr>
        <w:spacing w:line="360" w:lineRule="auto"/>
        <w:jc w:val="both"/>
        <w:rPr/>
      </w:pPr>
      <w:r w:rsidDel="00000000" w:rsidR="00000000" w:rsidRPr="00000000">
        <w:rPr>
          <w:rtl w:val="0"/>
        </w:rPr>
      </w:r>
    </w:p>
    <w:p w:rsidR="00000000" w:rsidDel="00000000" w:rsidP="00000000" w:rsidRDefault="00000000" w:rsidRPr="00000000" w14:paraId="00000127">
      <w:pPr>
        <w:spacing w:line="360" w:lineRule="auto"/>
        <w:jc w:val="both"/>
        <w:rPr>
          <w:u w:val="single"/>
        </w:rPr>
      </w:pPr>
      <w:r w:rsidDel="00000000" w:rsidR="00000000" w:rsidRPr="00000000">
        <w:rPr>
          <w:rtl w:val="0"/>
        </w:rPr>
      </w:r>
    </w:p>
    <w:p w:rsidR="00000000" w:rsidDel="00000000" w:rsidP="00000000" w:rsidRDefault="00000000" w:rsidRPr="00000000" w14:paraId="00000128">
      <w:pPr>
        <w:spacing w:line="360" w:lineRule="auto"/>
        <w:jc w:val="both"/>
        <w:rPr/>
      </w:pPr>
      <w:r w:rsidDel="00000000" w:rsidR="00000000" w:rsidRPr="00000000">
        <w:rPr>
          <w:rtl w:val="0"/>
        </w:rPr>
      </w:r>
    </w:p>
    <w:p w:rsidR="00000000" w:rsidDel="00000000" w:rsidP="00000000" w:rsidRDefault="00000000" w:rsidRPr="00000000" w14:paraId="00000129">
      <w:pPr>
        <w:spacing w:line="360" w:lineRule="auto"/>
        <w:jc w:val="both"/>
        <w:rPr/>
      </w:pPr>
      <w:r w:rsidDel="00000000" w:rsidR="00000000" w:rsidRPr="00000000">
        <w:rPr>
          <w:rtl w:val="0"/>
        </w:rPr>
      </w:r>
    </w:p>
    <w:p w:rsidR="00000000" w:rsidDel="00000000" w:rsidP="00000000" w:rsidRDefault="00000000" w:rsidRPr="00000000" w14:paraId="0000012A">
      <w:pPr>
        <w:spacing w:line="360" w:lineRule="auto"/>
        <w:jc w:val="both"/>
        <w:rPr/>
      </w:pPr>
      <w:r w:rsidDel="00000000" w:rsidR="00000000" w:rsidRPr="00000000">
        <w:rPr>
          <w:rtl w:val="0"/>
        </w:rPr>
      </w:r>
    </w:p>
    <w:p w:rsidR="00000000" w:rsidDel="00000000" w:rsidP="00000000" w:rsidRDefault="00000000" w:rsidRPr="00000000" w14:paraId="0000012B">
      <w:pPr>
        <w:spacing w:line="360" w:lineRule="auto"/>
        <w:jc w:val="both"/>
        <w:rPr/>
      </w:pPr>
      <w:r w:rsidDel="00000000" w:rsidR="00000000" w:rsidRPr="00000000">
        <w:rPr>
          <w:rtl w:val="0"/>
        </w:rPr>
      </w:r>
    </w:p>
    <w:p w:rsidR="00000000" w:rsidDel="00000000" w:rsidP="00000000" w:rsidRDefault="00000000" w:rsidRPr="00000000" w14:paraId="0000012C">
      <w:pPr>
        <w:spacing w:line="360" w:lineRule="auto"/>
        <w:jc w:val="both"/>
        <w:rPr/>
      </w:pPr>
      <w:r w:rsidDel="00000000" w:rsidR="00000000" w:rsidRPr="00000000">
        <w:rPr>
          <w:rtl w:val="0"/>
        </w:rPr>
      </w:r>
    </w:p>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type w:val="continuous"/>
      <w:pgSz w:h="16837" w:w="11905" w:orient="portrait"/>
      <w:pgMar w:bottom="1440" w:top="1440" w:left="1440" w:right="1440" w:header="144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WP Typographic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lvl>
    <w:lvl w:ilvl="1">
      <w:start w:val="1"/>
      <w:numFmt w:val="lowerLetter"/>
      <w:lvlText w:val="%2."/>
      <w:lvlJc w:val="left"/>
      <w:pPr>
        <w:ind w:left="0" w:firstLine="0"/>
      </w:pPr>
      <w:rPr/>
    </w:lvl>
    <w:lvl w:ilvl="2">
      <w:start w:val="1"/>
      <w:numFmt w:val="lowerRoman"/>
      <w:lvlText w:val="%3."/>
      <w:lvlJc w:val="lef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lef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0" w:firstLine="0"/>
      </w:pPr>
      <w:rPr/>
    </w:lvl>
    <w:lvl w:ilvl="1">
      <w:start w:val="1"/>
      <w:numFmt w:val="lowerLetter"/>
      <w:lvlText w:val="%2."/>
      <w:lvlJc w:val="left"/>
      <w:pPr>
        <w:ind w:left="0" w:firstLine="0"/>
      </w:pPr>
      <w:rPr/>
    </w:lvl>
    <w:lvl w:ilvl="2">
      <w:start w:val="1"/>
      <w:numFmt w:val="lowerRoman"/>
      <w:lvlText w:val="%3."/>
      <w:lvlJc w:val="lef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lef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decimal"/>
      <w:lvlText w:val=""/>
      <w:lvlJc w:val="left"/>
      <w:pPr>
        <w:ind w:left="0" w:firstLine="0"/>
      </w:pPr>
      <w:rPr/>
    </w:lvl>
  </w:abstractNum>
  <w:abstractNum w:abstractNumId="3">
    <w:lvl w:ilvl="0">
      <w:start w:val="1"/>
      <w:numFmt w:val="decimal"/>
      <w:lvlText w:val="%1."/>
      <w:lvlJc w:val="left"/>
      <w:pPr>
        <w:ind w:left="0" w:firstLine="0"/>
      </w:pPr>
      <w:rPr/>
    </w:lvl>
    <w:lvl w:ilvl="1">
      <w:start w:val="1"/>
      <w:numFmt w:val="lowerLetter"/>
      <w:lvlText w:val="%2."/>
      <w:lvlJc w:val="left"/>
      <w:pPr>
        <w:ind w:left="0" w:firstLine="0"/>
      </w:pPr>
      <w:rPr/>
    </w:lvl>
    <w:lvl w:ilvl="2">
      <w:start w:val="1"/>
      <w:numFmt w:val="lowerRoman"/>
      <w:lvlText w:val="%3."/>
      <w:lvlJc w:val="lef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lef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decimal"/>
      <w:lvlText w:val=""/>
      <w:lvlJc w:val="left"/>
      <w:pPr>
        <w:ind w:left="0" w:firstLine="0"/>
      </w:pPr>
      <w:rPr/>
    </w:lvl>
  </w:abstractNum>
  <w:abstractNum w:abstractNumId="4">
    <w:lvl w:ilvl="0">
      <w:start w:val="1"/>
      <w:numFmt w:val="decimal"/>
      <w:lvlText w:val="%1."/>
      <w:lvlJc w:val="left"/>
      <w:pPr>
        <w:ind w:left="0" w:firstLine="0"/>
      </w:pPr>
      <w:rPr/>
    </w:lvl>
    <w:lvl w:ilvl="1">
      <w:start w:val="1"/>
      <w:numFmt w:val="lowerLetter"/>
      <w:lvlText w:val="%2."/>
      <w:lvlJc w:val="left"/>
      <w:pPr>
        <w:ind w:left="0" w:firstLine="0"/>
      </w:pPr>
      <w:rPr/>
    </w:lvl>
    <w:lvl w:ilvl="2">
      <w:start w:val="1"/>
      <w:numFmt w:val="lowerRoman"/>
      <w:lvlText w:val="%3."/>
      <w:lvlJc w:val="lef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lef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decimal"/>
      <w:lvlText w:val=""/>
      <w:lvlJc w:val="left"/>
      <w:pPr>
        <w:ind w:left="0" w:firstLine="0"/>
      </w:pPr>
      <w:rPr/>
    </w:lvl>
  </w:abstractNum>
  <w:abstractNum w:abstractNumId="5">
    <w:lvl w:ilvl="0">
      <w:start w:val="1"/>
      <w:numFmt w:val="decimal"/>
      <w:lvlText w:val="%1."/>
      <w:lvlJc w:val="left"/>
      <w:pPr>
        <w:ind w:left="0" w:firstLine="0"/>
      </w:pPr>
      <w:rPr/>
    </w:lvl>
    <w:lvl w:ilvl="1">
      <w:start w:val="1"/>
      <w:numFmt w:val="lowerLetter"/>
      <w:lvlText w:val="%2."/>
      <w:lvlJc w:val="left"/>
      <w:pPr>
        <w:ind w:left="0" w:firstLine="0"/>
      </w:pPr>
      <w:rPr/>
    </w:lvl>
    <w:lvl w:ilvl="2">
      <w:start w:val="1"/>
      <w:numFmt w:val="lowerRoman"/>
      <w:lvlText w:val="%3."/>
      <w:lvlJc w:val="lef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lef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D7146"/>
    <w:pPr>
      <w:widowControl w:val="0"/>
      <w:autoSpaceDE w:val="0"/>
      <w:autoSpaceDN w:val="0"/>
      <w:adjustRightInd w:val="0"/>
      <w:spacing w:after="0"/>
      <w:ind w:firstLine="0"/>
    </w:pPr>
    <w:rPr>
      <w:rFonts w:ascii="Times New Roman" w:cs="Times New Roman" w:eastAsia="Times New Roman" w:hAnsi="Times New Roman"/>
      <w:sz w:val="24"/>
      <w:szCs w:val="24"/>
      <w:lang w:eastAsia="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evel1" w:customStyle="1">
    <w:name w:val="Level 1"/>
    <w:basedOn w:val="Normal"/>
    <w:rsid w:val="000D7146"/>
    <w:pPr>
      <w:numPr>
        <w:numId w:val="1"/>
      </w:numPr>
      <w:ind w:left="720" w:hanging="720"/>
      <w:outlineLvl w:val="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xhKvkn8GS23B3FUurGadKm+sHA==">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2011-05-24T04:10:00Z</dcterms:created>
  <dc:creator>Stella</dc:creator>
</cp:coreProperties>
</file>