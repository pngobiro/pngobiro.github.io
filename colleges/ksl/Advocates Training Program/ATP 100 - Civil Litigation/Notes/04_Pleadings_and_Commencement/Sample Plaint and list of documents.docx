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ageBreakBefore w:val="0"/>
            <w:spacing w:after="0" w:line="240" w:lineRule="auto"/>
            <w:jc w:val="center"/>
            <w:rPr>
              <w:ins w:author="Lukman Malik" w:id="0" w:date="2021-10-14T08:25:39Z"/>
              <w:rFonts w:ascii="Arial" w:cs="Arial" w:eastAsia="Arial" w:hAnsi="Arial"/>
              <w:b w:val="0"/>
              <w:i w:val="0"/>
              <w:smallCaps w:val="0"/>
              <w:strike w:val="0"/>
              <w:color w:val="000000"/>
              <w:sz w:val="22"/>
              <w:szCs w:val="22"/>
              <w:u w:val="none"/>
              <w:shd w:fill="auto" w:val="clear"/>
              <w:vertAlign w:val="baseline"/>
            </w:rPr>
          </w:pPr>
          <w:sdt>
            <w:sdtPr>
              <w:tag w:val="goog_rdk_1"/>
            </w:sdtPr>
            <w:sdtContent>
              <w:ins w:author="Lukman Malik" w:id="0" w:date="2021-10-14T08:25:39Z">
                <w:r w:rsidDel="00000000" w:rsidR="00000000" w:rsidRPr="00000000">
                  <w:rPr>
                    <w:rtl w:val="0"/>
                  </w:rPr>
                </w:r>
              </w:ins>
            </w:sdtContent>
          </w:sdt>
        </w:p>
      </w:sdtContent>
    </w:sdt>
    <w:sdt>
      <w:sdtPr>
        <w:tag w:val="goog_rdk_4"/>
      </w:sdtPr>
      <w:sdtContent>
        <w:p w:rsidR="00000000" w:rsidDel="00000000" w:rsidP="00000000" w:rsidRDefault="00000000" w:rsidRPr="00000000" w14:paraId="00000002">
          <w:pPr>
            <w:pageBreakBefore w:val="0"/>
            <w:spacing w:after="0" w:line="240" w:lineRule="auto"/>
            <w:jc w:val="center"/>
            <w:rPr>
              <w:ins w:author="Lukman Malik" w:id="0" w:date="2021-10-14T08:25:39Z"/>
              <w:rFonts w:ascii="Arial" w:cs="Arial" w:eastAsia="Arial" w:hAnsi="Arial"/>
              <w:b w:val="0"/>
              <w:i w:val="0"/>
              <w:smallCaps w:val="0"/>
              <w:strike w:val="0"/>
              <w:color w:val="000000"/>
              <w:sz w:val="22"/>
              <w:szCs w:val="22"/>
              <w:u w:val="none"/>
              <w:shd w:fill="auto" w:val="clear"/>
              <w:vertAlign w:val="baseline"/>
            </w:rPr>
          </w:pPr>
          <w:sdt>
            <w:sdtPr>
              <w:tag w:val="goog_rdk_3"/>
            </w:sdtPr>
            <w:sdtContent>
              <w:ins w:author="Lukman Malik" w:id="0" w:date="2021-10-14T08:25:39Z">
                <w:r w:rsidDel="00000000" w:rsidR="00000000" w:rsidRPr="00000000">
                  <w:rPr>
                    <w:rtl w:val="0"/>
                  </w:rPr>
                </w:r>
              </w:ins>
            </w:sdtContent>
          </w:sdt>
        </w:p>
      </w:sdtContent>
    </w:sdt>
    <w:p w:rsidR="00000000" w:rsidDel="00000000" w:rsidP="00000000" w:rsidRDefault="00000000" w:rsidRPr="00000000" w14:paraId="00000003">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REPUBLIC OF KENYA</w:t>
      </w:r>
    </w:p>
    <w:p w:rsidR="00000000" w:rsidDel="00000000" w:rsidP="00000000" w:rsidRDefault="00000000" w:rsidRPr="00000000" w14:paraId="00000004">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IN THE PRINCIPAL MAGISTRATE’S COURT AT CHUKA</w:t>
      </w:r>
    </w:p>
    <w:p w:rsidR="00000000" w:rsidDel="00000000" w:rsidP="00000000" w:rsidRDefault="00000000" w:rsidRPr="00000000" w14:paraId="00000005">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CHUKA LAW COURTS</w:t>
      </w:r>
    </w:p>
    <w:p w:rsidR="00000000" w:rsidDel="00000000" w:rsidP="00000000" w:rsidRDefault="00000000" w:rsidRPr="00000000" w14:paraId="00000006">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CIVIL SUIT NO                OF 2016</w:t>
      </w:r>
    </w:p>
    <w:p w:rsidR="00000000" w:rsidDel="00000000" w:rsidP="00000000" w:rsidRDefault="00000000" w:rsidRPr="00000000" w14:paraId="00000007">
      <w:pPr>
        <w:pageBreakBefore w:val="0"/>
        <w:spacing w:after="0" w:lin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08">
      <w:pPr>
        <w:pageBreakBefore w:val="0"/>
        <w:spacing w:after="0" w:lin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09">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SAM ………………….…………………………………………………………….PLAINTIFF</w:t>
      </w:r>
    </w:p>
    <w:p w:rsidR="00000000" w:rsidDel="00000000" w:rsidP="00000000" w:rsidRDefault="00000000" w:rsidRPr="00000000" w14:paraId="0000000A">
      <w:pPr>
        <w:pageBreakBefore w:val="0"/>
        <w:spacing w:after="0" w:line="24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0B">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-VERSUS-</w:t>
      </w:r>
    </w:p>
    <w:p w:rsidR="00000000" w:rsidDel="00000000" w:rsidP="00000000" w:rsidRDefault="00000000" w:rsidRPr="00000000" w14:paraId="0000000C">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0D">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MONICA……………………………………………….…...……..……………DEFENDANT</w:t>
      </w:r>
    </w:p>
    <w:p w:rsidR="00000000" w:rsidDel="00000000" w:rsidP="00000000" w:rsidRDefault="00000000" w:rsidRPr="00000000" w14:paraId="0000000E">
      <w:pPr>
        <w:pageBreakBefore w:val="0"/>
        <w:tabs>
          <w:tab w:val="left" w:pos="6210"/>
        </w:tabs>
        <w:spacing w:after="0" w:line="24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0F">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PLAINT </w:t>
      </w:r>
    </w:p>
    <w:p w:rsidR="00000000" w:rsidDel="00000000" w:rsidP="00000000" w:rsidRDefault="00000000" w:rsidRPr="00000000" w14:paraId="00000010">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w:t>
      </w:r>
      <w:r w:rsidDel="00000000" w:rsidR="00000000" w:rsidRPr="00000000">
        <w:rPr>
          <w:rFonts w:ascii="Tahoma" w:cs="Tahoma" w:eastAsia="Tahoma" w:hAnsi="Tahoma"/>
          <w:b w:val="1"/>
          <w:i w:val="1"/>
          <w:u w:val="single"/>
          <w:rtl w:val="0"/>
        </w:rPr>
        <w:t xml:space="preserve">FAST TRACK</w:t>
      </w:r>
      <w:r w:rsidDel="00000000" w:rsidR="00000000" w:rsidRPr="00000000">
        <w:rPr>
          <w:rFonts w:ascii="Tahoma" w:cs="Tahoma" w:eastAsia="Tahoma" w:hAnsi="Tahoma"/>
          <w:b w:val="1"/>
          <w:u w:val="single"/>
          <w:rtl w:val="0"/>
        </w:rPr>
        <w:t xml:space="preserve">}</w:t>
      </w:r>
    </w:p>
    <w:p w:rsidR="00000000" w:rsidDel="00000000" w:rsidP="00000000" w:rsidRDefault="00000000" w:rsidRPr="00000000" w14:paraId="00000011">
      <w:pPr>
        <w:pageBreakBefore w:val="0"/>
        <w:tabs>
          <w:tab w:val="left" w:pos="6210"/>
        </w:tabs>
        <w:spacing w:after="0" w:line="240" w:lineRule="auto"/>
        <w:jc w:val="center"/>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12">
      <w:pPr>
        <w:pageBreakBefore w:val="0"/>
        <w:numPr>
          <w:ilvl w:val="0"/>
          <w:numId w:val="5"/>
        </w:numPr>
        <w:spacing w:after="0" w:line="300" w:lineRule="auto"/>
        <w:ind w:left="720" w:hanging="360"/>
        <w:jc w:val="both"/>
        <w:rPr>
          <w:rFonts w:ascii="Tahoma" w:cs="Tahoma" w:eastAsia="Tahoma" w:hAnsi="Tahoma"/>
        </w:rPr>
      </w:pPr>
      <w:bookmarkStart w:colFirst="0" w:colLast="0" w:name="_heading=h.gjdgxs" w:id="0"/>
      <w:bookmarkEnd w:id="0"/>
      <w:r w:rsidDel="00000000" w:rsidR="00000000" w:rsidRPr="00000000">
        <w:rPr>
          <w:rFonts w:ascii="Tahoma" w:cs="Tahoma" w:eastAsia="Tahoma" w:hAnsi="Tahoma"/>
          <w:rtl w:val="0"/>
        </w:rPr>
        <w:t xml:space="preserve">The Plaintiff is an adult of sound mind and disposition residing and working for gain in </w:t>
      </w:r>
      <w:r w:rsidDel="00000000" w:rsidR="00000000" w:rsidRPr="00000000">
        <w:rPr>
          <w:rFonts w:ascii="Tahoma" w:cs="Tahoma" w:eastAsia="Tahoma" w:hAnsi="Tahoma"/>
          <w:b w:val="1"/>
          <w:rtl w:val="0"/>
        </w:rPr>
        <w:t xml:space="preserve">Chuka</w:t>
      </w:r>
      <w:r w:rsidDel="00000000" w:rsidR="00000000" w:rsidRPr="00000000">
        <w:rPr>
          <w:rFonts w:ascii="Tahoma" w:cs="Tahoma" w:eastAsia="Tahoma" w:hAnsi="Tahoma"/>
          <w:rtl w:val="0"/>
        </w:rPr>
        <w:t xml:space="preserve"> within the Republic of Kenya. His address of service for purposes of this suit is care of </w:t>
      </w:r>
      <w:r w:rsidDel="00000000" w:rsidR="00000000" w:rsidRPr="00000000">
        <w:rPr>
          <w:rFonts w:ascii="Tahoma" w:cs="Tahoma" w:eastAsia="Tahoma" w:hAnsi="Tahoma"/>
          <w:b w:val="1"/>
          <w:rtl w:val="0"/>
        </w:rPr>
        <w:t xml:space="preserve">DELANO SIMIYU &amp; CO. ADVOCATES, IMENTI BUILDING 7</w:t>
      </w:r>
      <w:r w:rsidDel="00000000" w:rsidR="00000000" w:rsidRPr="00000000">
        <w:rPr>
          <w:rFonts w:ascii="Tahoma" w:cs="Tahoma" w:eastAsia="Tahoma" w:hAnsi="Tahoma"/>
          <w:b w:val="1"/>
          <w:vertAlign w:val="superscript"/>
          <w:rtl w:val="0"/>
        </w:rPr>
        <w:t xml:space="preserve">TH</w:t>
      </w:r>
      <w:r w:rsidDel="00000000" w:rsidR="00000000" w:rsidRPr="00000000">
        <w:rPr>
          <w:rFonts w:ascii="Tahoma" w:cs="Tahoma" w:eastAsia="Tahoma" w:hAnsi="Tahoma"/>
          <w:b w:val="1"/>
          <w:rtl w:val="0"/>
        </w:rPr>
        <w:t xml:space="preserve"> FLOOR, MBACHU STREET, P.O. Box 24659-00100, CHUKA.</w:t>
      </w:r>
      <w:r w:rsidDel="00000000" w:rsidR="00000000" w:rsidRPr="00000000">
        <w:rPr>
          <w:rtl w:val="0"/>
        </w:rPr>
      </w:r>
    </w:p>
    <w:p w:rsidR="00000000" w:rsidDel="00000000" w:rsidP="00000000" w:rsidRDefault="00000000" w:rsidRPr="00000000" w14:paraId="00000013">
      <w:pPr>
        <w:pageBreakBefore w:val="0"/>
        <w:spacing w:after="0" w:line="300" w:lineRule="auto"/>
        <w:ind w:left="720"/>
        <w:jc w:val="both"/>
        <w:rPr>
          <w:rFonts w:ascii="Tahoma" w:cs="Tahoma" w:eastAsia="Tahoma" w:hAnsi="Tahoma"/>
        </w:rPr>
      </w:pPr>
      <w:r w:rsidDel="00000000" w:rsidR="00000000" w:rsidRPr="00000000">
        <w:rPr>
          <w:rtl w:val="0"/>
        </w:rPr>
      </w:r>
    </w:p>
    <w:p w:rsidR="00000000" w:rsidDel="00000000" w:rsidP="00000000" w:rsidRDefault="00000000" w:rsidRPr="00000000" w14:paraId="00000014">
      <w:pPr>
        <w:pageBreakBefore w:val="0"/>
        <w:numPr>
          <w:ilvl w:val="0"/>
          <w:numId w:val="5"/>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The Defendant is an adult of sound mind and disposition, residing in Kajiado County and working for gain in Nairobi County within the Republic of Kenya. Her address of service for purposes of this suit is care of P.O. Box 10292-00100 Nairobi within the Republic of Kenya.  [</w:t>
      </w:r>
      <w:r w:rsidDel="00000000" w:rsidR="00000000" w:rsidRPr="00000000">
        <w:rPr>
          <w:rFonts w:ascii="Tahoma" w:cs="Tahoma" w:eastAsia="Tahoma" w:hAnsi="Tahoma"/>
          <w:b w:val="1"/>
          <w:rtl w:val="0"/>
        </w:rPr>
        <w:t xml:space="preserve">Service of summons shall be effected through the Plaintiff’s advocates offices</w:t>
      </w:r>
      <w:r w:rsidDel="00000000" w:rsidR="00000000" w:rsidRPr="00000000">
        <w:rPr>
          <w:rFonts w:ascii="Tahoma" w:cs="Tahoma" w:eastAsia="Tahoma" w:hAnsi="Tahoma"/>
          <w:rtl w:val="0"/>
        </w:rPr>
        <w:t xml:space="preserve">].</w:t>
      </w:r>
    </w:p>
    <w:p w:rsidR="00000000" w:rsidDel="00000000" w:rsidP="00000000" w:rsidRDefault="00000000" w:rsidRPr="00000000" w14:paraId="00000015">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6">
      <w:pPr>
        <w:pageBreakBefore w:val="0"/>
        <w:numPr>
          <w:ilvl w:val="0"/>
          <w:numId w:val="5"/>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On or about 15</w:t>
      </w:r>
      <w:r w:rsidDel="00000000" w:rsidR="00000000" w:rsidRPr="00000000">
        <w:rPr>
          <w:rFonts w:ascii="Tahoma" w:cs="Tahoma" w:eastAsia="Tahoma" w:hAnsi="Tahoma"/>
          <w:vertAlign w:val="superscript"/>
          <w:rtl w:val="0"/>
        </w:rPr>
        <w:t xml:space="preserve">th</w:t>
      </w:r>
      <w:r w:rsidDel="00000000" w:rsidR="00000000" w:rsidRPr="00000000">
        <w:rPr>
          <w:rFonts w:ascii="Tahoma" w:cs="Tahoma" w:eastAsia="Tahoma" w:hAnsi="Tahoma"/>
          <w:rtl w:val="0"/>
        </w:rPr>
        <w:t xml:space="preserve"> July, 2016 the Plaintiff entered into a written agreement with the Defendant in which the Plaintiff would supply to the Defendant timber (hereinafter the goods) at a price of Kenya Shillings Three Hundred Thousand (Kshs. 300,000/=).</w:t>
      </w:r>
    </w:p>
    <w:p w:rsidR="00000000" w:rsidDel="00000000" w:rsidP="00000000" w:rsidRDefault="00000000" w:rsidRPr="00000000" w14:paraId="00000017">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8">
      <w:pPr>
        <w:pageBreakBefore w:val="0"/>
        <w:numPr>
          <w:ilvl w:val="0"/>
          <w:numId w:val="5"/>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It was a term in the agreement that payment for the said goods will be effected within two weeks of the execution of the agreement by the Defendant.</w:t>
      </w:r>
    </w:p>
    <w:p w:rsidR="00000000" w:rsidDel="00000000" w:rsidP="00000000" w:rsidRDefault="00000000" w:rsidRPr="00000000" w14:paraId="00000019">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A">
      <w:pPr>
        <w:pageBreakBefore w:val="0"/>
        <w:numPr>
          <w:ilvl w:val="0"/>
          <w:numId w:val="5"/>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That the said two weeks within which the payment was to be done have lapsed and the Defendant is yet to honour the said term of the agreement. </w:t>
      </w:r>
    </w:p>
    <w:p w:rsidR="00000000" w:rsidDel="00000000" w:rsidP="00000000" w:rsidRDefault="00000000" w:rsidRPr="00000000" w14:paraId="0000001B">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C">
      <w:pPr>
        <w:pageBreakBefore w:val="0"/>
        <w:numPr>
          <w:ilvl w:val="0"/>
          <w:numId w:val="5"/>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 The Defendant in breach of the contractual agreement, now owes the Plaintiff a sum of Kenya Shillings Three Hundred Thousand (Kshs. 300,000/=) which the Defendant has failed, ignored and/or refused to pay notwithstanding repeated requests by the Plaintiff. </w:t>
      </w:r>
    </w:p>
    <w:p w:rsidR="00000000" w:rsidDel="00000000" w:rsidP="00000000" w:rsidRDefault="00000000" w:rsidRPr="00000000" w14:paraId="0000001D">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E">
      <w:pPr>
        <w:pageBreakBefore w:val="0"/>
        <w:spacing w:after="0" w:line="360" w:lineRule="auto"/>
        <w:ind w:left="360"/>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PARTICULARS OF BREACH OF CONTRACT</w:t>
      </w:r>
    </w:p>
    <w:p w:rsidR="00000000" w:rsidDel="00000000" w:rsidP="00000000" w:rsidRDefault="00000000" w:rsidRPr="00000000" w14:paraId="0000001F">
      <w:pPr>
        <w:pageBreakBefore w:val="0"/>
        <w:numPr>
          <w:ilvl w:val="0"/>
          <w:numId w:val="4"/>
        </w:numPr>
        <w:spacing w:after="0" w:line="300" w:lineRule="auto"/>
        <w:ind w:left="994" w:hanging="360"/>
        <w:jc w:val="both"/>
        <w:rPr>
          <w:rFonts w:ascii="Tahoma" w:cs="Tahoma" w:eastAsia="Tahoma" w:hAnsi="Tahoma"/>
        </w:rPr>
      </w:pPr>
      <w:r w:rsidDel="00000000" w:rsidR="00000000" w:rsidRPr="00000000">
        <w:rPr>
          <w:rFonts w:ascii="Tahoma" w:cs="Tahoma" w:eastAsia="Tahoma" w:hAnsi="Tahoma"/>
          <w:rtl w:val="0"/>
        </w:rPr>
        <w:t xml:space="preserve">Failing to effect payment for the goods supplied to her as per the Agreement.</w:t>
      </w:r>
    </w:p>
    <w:p w:rsidR="00000000" w:rsidDel="00000000" w:rsidP="00000000" w:rsidRDefault="00000000" w:rsidRPr="00000000" w14:paraId="00000020">
      <w:pPr>
        <w:pageBreakBefore w:val="0"/>
        <w:numPr>
          <w:ilvl w:val="0"/>
          <w:numId w:val="4"/>
        </w:numPr>
        <w:spacing w:after="0" w:line="300" w:lineRule="auto"/>
        <w:ind w:left="994" w:hanging="360"/>
        <w:jc w:val="both"/>
        <w:rPr>
          <w:rFonts w:ascii="Tahoma" w:cs="Tahoma" w:eastAsia="Tahoma" w:hAnsi="Tahoma"/>
        </w:rPr>
      </w:pPr>
      <w:r w:rsidDel="00000000" w:rsidR="00000000" w:rsidRPr="00000000">
        <w:rPr>
          <w:rFonts w:ascii="Tahoma" w:cs="Tahoma" w:eastAsia="Tahoma" w:hAnsi="Tahoma"/>
          <w:rtl w:val="0"/>
        </w:rPr>
        <w:t xml:space="preserve">Failing to perform her obligations as per the express provisions of the Agreement.</w:t>
      </w:r>
    </w:p>
    <w:p w:rsidR="00000000" w:rsidDel="00000000" w:rsidP="00000000" w:rsidRDefault="00000000" w:rsidRPr="00000000" w14:paraId="00000021">
      <w:pPr>
        <w:pageBreakBefore w:val="0"/>
        <w:numPr>
          <w:ilvl w:val="0"/>
          <w:numId w:val="4"/>
        </w:numPr>
        <w:spacing w:after="0" w:line="300" w:lineRule="auto"/>
        <w:ind w:left="994" w:hanging="360"/>
        <w:jc w:val="both"/>
        <w:rPr>
          <w:rFonts w:ascii="Tahoma" w:cs="Tahoma" w:eastAsia="Tahoma" w:hAnsi="Tahoma"/>
        </w:rPr>
      </w:pPr>
      <w:r w:rsidDel="00000000" w:rsidR="00000000" w:rsidRPr="00000000">
        <w:rPr>
          <w:rFonts w:ascii="Tahoma" w:cs="Tahoma" w:eastAsia="Tahoma" w:hAnsi="Tahoma"/>
          <w:rtl w:val="0"/>
        </w:rPr>
        <w:t xml:space="preserve">Failing to remedy the said breach notwithstanding notice to do so.</w:t>
      </w:r>
    </w:p>
    <w:p w:rsidR="00000000" w:rsidDel="00000000" w:rsidP="00000000" w:rsidRDefault="00000000" w:rsidRPr="00000000" w14:paraId="00000022">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3">
      <w:pPr>
        <w:pageBreakBefore w:val="0"/>
        <w:numPr>
          <w:ilvl w:val="0"/>
          <w:numId w:val="5"/>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Pre-action demand has been made and notice of intention to sue has been given, but the Defendant has failed, refused and or neglected to settle the said indebtedness notwithstanding admission of indebtedness and numerous promises to make good the demand. </w:t>
      </w:r>
    </w:p>
    <w:p w:rsidR="00000000" w:rsidDel="00000000" w:rsidP="00000000" w:rsidRDefault="00000000" w:rsidRPr="00000000" w14:paraId="00000024">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5">
      <w:pPr>
        <w:pageBreakBefore w:val="0"/>
        <w:numPr>
          <w:ilvl w:val="0"/>
          <w:numId w:val="5"/>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There is no other suit pending or concluded before any other court between the Plaintiff and the Defendant over the same subject matter.</w:t>
      </w:r>
    </w:p>
    <w:p w:rsidR="00000000" w:rsidDel="00000000" w:rsidP="00000000" w:rsidRDefault="00000000" w:rsidRPr="00000000" w14:paraId="00000026">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7">
      <w:pPr>
        <w:pageBreakBefore w:val="0"/>
        <w:numPr>
          <w:ilvl w:val="0"/>
          <w:numId w:val="5"/>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The cause of action herein arose within the jurisdiction of this Honourable court.</w:t>
      </w:r>
    </w:p>
    <w:p w:rsidR="00000000" w:rsidDel="00000000" w:rsidP="00000000" w:rsidRDefault="00000000" w:rsidRPr="00000000" w14:paraId="00000028">
      <w:pPr>
        <w:pageBreakBefore w:val="0"/>
        <w:spacing w:after="0" w:line="360" w:lineRule="auto"/>
        <w:ind w:left="360" w:hanging="360"/>
        <w:rPr>
          <w:rFonts w:ascii="Tahoma" w:cs="Tahoma" w:eastAsia="Tahoma" w:hAnsi="Tahoma"/>
        </w:rPr>
      </w:pPr>
      <w:r w:rsidDel="00000000" w:rsidR="00000000" w:rsidRPr="00000000">
        <w:rPr>
          <w:rtl w:val="0"/>
        </w:rPr>
      </w:r>
    </w:p>
    <w:p w:rsidR="00000000" w:rsidDel="00000000" w:rsidP="00000000" w:rsidRDefault="00000000" w:rsidRPr="00000000" w14:paraId="00000029">
      <w:pPr>
        <w:pageBreakBefore w:val="0"/>
        <w:spacing w:after="0" w:lineRule="auto"/>
        <w:jc w:val="both"/>
        <w:rPr>
          <w:rFonts w:ascii="Tahoma" w:cs="Tahoma" w:eastAsia="Tahoma" w:hAnsi="Tahoma"/>
        </w:rPr>
      </w:pPr>
      <w:r w:rsidDel="00000000" w:rsidR="00000000" w:rsidRPr="00000000">
        <w:rPr>
          <w:rFonts w:ascii="Tahoma" w:cs="Tahoma" w:eastAsia="Tahoma" w:hAnsi="Tahoma"/>
          <w:b w:val="1"/>
          <w:u w:val="single"/>
          <w:rtl w:val="0"/>
        </w:rPr>
        <w:t xml:space="preserve">REASONS WHEREFORE</w:t>
      </w:r>
      <w:r w:rsidDel="00000000" w:rsidR="00000000" w:rsidRPr="00000000">
        <w:rPr>
          <w:rFonts w:ascii="Tahoma" w:cs="Tahoma" w:eastAsia="Tahoma" w:hAnsi="Tahoma"/>
          <w:rtl w:val="0"/>
        </w:rPr>
        <w:t xml:space="preserve"> the Plaintiff prays for judgment against the Defendant for;</w:t>
      </w:r>
    </w:p>
    <w:p w:rsidR="00000000" w:rsidDel="00000000" w:rsidP="00000000" w:rsidRDefault="00000000" w:rsidRPr="00000000" w14:paraId="0000002A">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2B">
      <w:pPr>
        <w:pageBreakBefore w:val="0"/>
        <w:numPr>
          <w:ilvl w:val="1"/>
          <w:numId w:val="3"/>
        </w:numPr>
        <w:spacing w:after="0" w:line="240" w:lineRule="auto"/>
        <w:ind w:left="900" w:hanging="540"/>
        <w:rPr/>
      </w:pPr>
      <w:r w:rsidDel="00000000" w:rsidR="00000000" w:rsidRPr="00000000">
        <w:rPr>
          <w:rFonts w:ascii="Tahoma" w:cs="Tahoma" w:eastAsia="Tahoma" w:hAnsi="Tahoma"/>
          <w:rtl w:val="0"/>
        </w:rPr>
        <w:t xml:space="preserve">Kshs.  300,000.00 arrears of installments.</w:t>
      </w:r>
      <w:r w:rsidDel="00000000" w:rsidR="00000000" w:rsidRPr="00000000">
        <w:rPr>
          <w:rtl w:val="0"/>
        </w:rPr>
      </w:r>
    </w:p>
    <w:p w:rsidR="00000000" w:rsidDel="00000000" w:rsidP="00000000" w:rsidRDefault="00000000" w:rsidRPr="00000000" w14:paraId="0000002C">
      <w:pPr>
        <w:pageBreakBefore w:val="0"/>
        <w:spacing w:after="0" w:lineRule="auto"/>
        <w:ind w:left="900" w:hanging="540"/>
        <w:rPr>
          <w:rFonts w:ascii="Tahoma" w:cs="Tahoma" w:eastAsia="Tahoma" w:hAnsi="Tahoma"/>
        </w:rPr>
      </w:pPr>
      <w:r w:rsidDel="00000000" w:rsidR="00000000" w:rsidRPr="00000000">
        <w:rPr>
          <w:rtl w:val="0"/>
        </w:rPr>
      </w:r>
    </w:p>
    <w:p w:rsidR="00000000" w:rsidDel="00000000" w:rsidP="00000000" w:rsidRDefault="00000000" w:rsidRPr="00000000" w14:paraId="0000002D">
      <w:pPr>
        <w:pageBreakBefore w:val="0"/>
        <w:numPr>
          <w:ilvl w:val="1"/>
          <w:numId w:val="3"/>
        </w:numPr>
        <w:spacing w:after="0" w:line="240" w:lineRule="auto"/>
        <w:ind w:left="900" w:hanging="540"/>
        <w:rPr/>
      </w:pPr>
      <w:r w:rsidDel="00000000" w:rsidR="00000000" w:rsidRPr="00000000">
        <w:rPr>
          <w:rFonts w:ascii="Tahoma" w:cs="Tahoma" w:eastAsia="Tahoma" w:hAnsi="Tahoma"/>
          <w:rtl w:val="0"/>
        </w:rPr>
        <w:t xml:space="preserve">Contractual Interest on a) above from 15</w:t>
      </w:r>
      <w:r w:rsidDel="00000000" w:rsidR="00000000" w:rsidRPr="00000000">
        <w:rPr>
          <w:rFonts w:ascii="Tahoma" w:cs="Tahoma" w:eastAsia="Tahoma" w:hAnsi="Tahoma"/>
          <w:vertAlign w:val="superscript"/>
          <w:rtl w:val="0"/>
        </w:rPr>
        <w:t xml:space="preserve">th</w:t>
      </w:r>
      <w:r w:rsidDel="00000000" w:rsidR="00000000" w:rsidRPr="00000000">
        <w:rPr>
          <w:rFonts w:ascii="Tahoma" w:cs="Tahoma" w:eastAsia="Tahoma" w:hAnsi="Tahoma"/>
          <w:rtl w:val="0"/>
        </w:rPr>
        <w:t xml:space="preserve"> July, 2016 till payment in full.</w:t>
      </w:r>
      <w:r w:rsidDel="00000000" w:rsidR="00000000" w:rsidRPr="00000000">
        <w:rPr>
          <w:rtl w:val="0"/>
        </w:rPr>
      </w:r>
    </w:p>
    <w:p w:rsidR="00000000" w:rsidDel="00000000" w:rsidP="00000000" w:rsidRDefault="00000000" w:rsidRPr="00000000" w14:paraId="0000002E">
      <w:pPr>
        <w:pageBreakBefore w:val="0"/>
        <w:spacing w:after="0" w:lineRule="auto"/>
        <w:ind w:left="720"/>
        <w:rPr>
          <w:rFonts w:ascii="Tahoma" w:cs="Tahoma" w:eastAsia="Tahoma" w:hAnsi="Tahoma"/>
        </w:rPr>
      </w:pPr>
      <w:r w:rsidDel="00000000" w:rsidR="00000000" w:rsidRPr="00000000">
        <w:rPr>
          <w:rtl w:val="0"/>
        </w:rPr>
      </w:r>
    </w:p>
    <w:p w:rsidR="00000000" w:rsidDel="00000000" w:rsidP="00000000" w:rsidRDefault="00000000" w:rsidRPr="00000000" w14:paraId="0000002F">
      <w:pPr>
        <w:pageBreakBefore w:val="0"/>
        <w:numPr>
          <w:ilvl w:val="1"/>
          <w:numId w:val="3"/>
        </w:numPr>
        <w:spacing w:after="0" w:line="240" w:lineRule="auto"/>
        <w:ind w:left="900" w:hanging="540"/>
        <w:rPr/>
      </w:pPr>
      <w:r w:rsidDel="00000000" w:rsidR="00000000" w:rsidRPr="00000000">
        <w:rPr>
          <w:rFonts w:ascii="Tahoma" w:cs="Tahoma" w:eastAsia="Tahoma" w:hAnsi="Tahoma"/>
          <w:rtl w:val="0"/>
        </w:rPr>
        <w:t xml:space="preserve">Costs of the suit together with interest thereon at court rates from date of judgment till payment in full.</w:t>
      </w:r>
      <w:r w:rsidDel="00000000" w:rsidR="00000000" w:rsidRPr="00000000">
        <w:rPr>
          <w:rtl w:val="0"/>
        </w:rPr>
      </w:r>
    </w:p>
    <w:p w:rsidR="00000000" w:rsidDel="00000000" w:rsidP="00000000" w:rsidRDefault="00000000" w:rsidRPr="00000000" w14:paraId="00000030">
      <w:pPr>
        <w:pageBreakBefore w:val="0"/>
        <w:spacing w:after="0" w:lineRule="auto"/>
        <w:ind w:left="900" w:hanging="540"/>
        <w:rPr>
          <w:rFonts w:ascii="Tahoma" w:cs="Tahoma" w:eastAsia="Tahoma" w:hAnsi="Tahoma"/>
        </w:rPr>
      </w:pPr>
      <w:r w:rsidDel="00000000" w:rsidR="00000000" w:rsidRPr="00000000">
        <w:rPr>
          <w:rtl w:val="0"/>
        </w:rPr>
      </w:r>
    </w:p>
    <w:p w:rsidR="00000000" w:rsidDel="00000000" w:rsidP="00000000" w:rsidRDefault="00000000" w:rsidRPr="00000000" w14:paraId="00000031">
      <w:pPr>
        <w:pageBreakBefore w:val="0"/>
        <w:numPr>
          <w:ilvl w:val="1"/>
          <w:numId w:val="3"/>
        </w:numPr>
        <w:spacing w:after="0" w:line="240" w:lineRule="auto"/>
        <w:ind w:left="900" w:hanging="540"/>
        <w:rPr/>
      </w:pPr>
      <w:r w:rsidDel="00000000" w:rsidR="00000000" w:rsidRPr="00000000">
        <w:rPr>
          <w:rFonts w:ascii="Tahoma" w:cs="Tahoma" w:eastAsia="Tahoma" w:hAnsi="Tahoma"/>
          <w:rtl w:val="0"/>
        </w:rPr>
        <w:t xml:space="preserve">Any other relief that this honourable court may deem just and fit to grant.</w:t>
      </w:r>
      <w:r w:rsidDel="00000000" w:rsidR="00000000" w:rsidRPr="00000000">
        <w:rPr>
          <w:rtl w:val="0"/>
        </w:rPr>
      </w:r>
    </w:p>
    <w:p w:rsidR="00000000" w:rsidDel="00000000" w:rsidP="00000000" w:rsidRDefault="00000000" w:rsidRPr="00000000" w14:paraId="00000032">
      <w:pPr>
        <w:pageBreakBefore w:val="0"/>
        <w:spacing w:after="0" w:lineRule="auto"/>
        <w:ind w:left="900" w:hanging="540"/>
        <w:rPr>
          <w:rFonts w:ascii="Tahoma" w:cs="Tahoma" w:eastAsia="Tahoma" w:hAnsi="Tahoma"/>
        </w:rPr>
      </w:pPr>
      <w:r w:rsidDel="00000000" w:rsidR="00000000" w:rsidRPr="00000000">
        <w:rPr>
          <w:rtl w:val="0"/>
        </w:rPr>
      </w:r>
    </w:p>
    <w:p w:rsidR="00000000" w:rsidDel="00000000" w:rsidP="00000000" w:rsidRDefault="00000000" w:rsidRPr="00000000" w14:paraId="00000033">
      <w:pPr>
        <w:pageBreakBefore w:val="0"/>
        <w:spacing w:after="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4">
      <w:pPr>
        <w:pageBreakBefore w:val="0"/>
        <w:spacing w:after="0" w:lineRule="auto"/>
        <w:jc w:val="both"/>
        <w:rPr>
          <w:rFonts w:ascii="Tahoma" w:cs="Tahoma" w:eastAsia="Tahoma" w:hAnsi="Tahoma"/>
        </w:rPr>
      </w:pPr>
      <w:r w:rsidDel="00000000" w:rsidR="00000000" w:rsidRPr="00000000">
        <w:rPr>
          <w:rFonts w:ascii="Tahoma" w:cs="Tahoma" w:eastAsia="Tahoma" w:hAnsi="Tahoma"/>
          <w:b w:val="1"/>
          <w:rtl w:val="0"/>
        </w:rPr>
        <w:t xml:space="preserve">Dated</w:t>
      </w:r>
      <w:r w:rsidDel="00000000" w:rsidR="00000000" w:rsidRPr="00000000">
        <w:rPr>
          <w:rFonts w:ascii="Tahoma" w:cs="Tahoma" w:eastAsia="Tahoma" w:hAnsi="Tahoma"/>
          <w:rtl w:val="0"/>
        </w:rPr>
        <w:t xml:space="preserve"> at </w:t>
      </w:r>
      <w:r w:rsidDel="00000000" w:rsidR="00000000" w:rsidRPr="00000000">
        <w:rPr>
          <w:rFonts w:ascii="Tahoma" w:cs="Tahoma" w:eastAsia="Tahoma" w:hAnsi="Tahoma"/>
          <w:b w:val="1"/>
          <w:rtl w:val="0"/>
        </w:rPr>
        <w:t xml:space="preserve">Meru </w:t>
      </w:r>
      <w:r w:rsidDel="00000000" w:rsidR="00000000" w:rsidRPr="00000000">
        <w:rPr>
          <w:rFonts w:ascii="Tahoma" w:cs="Tahoma" w:eastAsia="Tahoma" w:hAnsi="Tahoma"/>
          <w:rtl w:val="0"/>
        </w:rPr>
        <w:t xml:space="preserve">this_______________ day of ________________________________2016</w:t>
      </w:r>
    </w:p>
    <w:p w:rsidR="00000000" w:rsidDel="00000000" w:rsidP="00000000" w:rsidRDefault="00000000" w:rsidRPr="00000000" w14:paraId="00000035">
      <w:pPr>
        <w:pageBreakBefore w:val="0"/>
        <w:spacing w:after="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36">
      <w:pPr>
        <w:pageBreakBefore w:val="0"/>
        <w:spacing w:after="0" w:line="36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37">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DELANO SIMIYU &amp; CO.</w:t>
      </w:r>
    </w:p>
    <w:p w:rsidR="00000000" w:rsidDel="00000000" w:rsidP="00000000" w:rsidRDefault="00000000" w:rsidRPr="00000000" w14:paraId="00000038">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ADVOCATES FOR THE PLAINTIFF</w:t>
      </w:r>
    </w:p>
    <w:p w:rsidR="00000000" w:rsidDel="00000000" w:rsidP="00000000" w:rsidRDefault="00000000" w:rsidRPr="00000000" w14:paraId="00000039">
      <w:pPr>
        <w:pageBreakBefore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A">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Drawn &amp; Filed By;</w:t>
      </w:r>
    </w:p>
    <w:p w:rsidR="00000000" w:rsidDel="00000000" w:rsidP="00000000" w:rsidRDefault="00000000" w:rsidRPr="00000000" w14:paraId="0000003B">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Delano Simiyu &amp; Company</w:t>
      </w:r>
    </w:p>
    <w:p w:rsidR="00000000" w:rsidDel="00000000" w:rsidP="00000000" w:rsidRDefault="00000000" w:rsidRPr="00000000" w14:paraId="0000003C">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Advocates</w:t>
      </w:r>
    </w:p>
    <w:p w:rsidR="00000000" w:rsidDel="00000000" w:rsidP="00000000" w:rsidRDefault="00000000" w:rsidRPr="00000000" w14:paraId="0000003D">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Imenti Building 7th Floor,</w:t>
      </w:r>
    </w:p>
    <w:p w:rsidR="00000000" w:rsidDel="00000000" w:rsidP="00000000" w:rsidRDefault="00000000" w:rsidRPr="00000000" w14:paraId="0000003E">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Mbachu Street, </w:t>
      </w:r>
    </w:p>
    <w:p w:rsidR="00000000" w:rsidDel="00000000" w:rsidP="00000000" w:rsidRDefault="00000000" w:rsidRPr="00000000" w14:paraId="0000003F">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P.O. Box 24659-00100, </w:t>
      </w:r>
    </w:p>
    <w:p w:rsidR="00000000" w:rsidDel="00000000" w:rsidP="00000000" w:rsidRDefault="00000000" w:rsidRPr="00000000" w14:paraId="00000040">
      <w:pPr>
        <w:pageBreakBefore w:val="0"/>
        <w:spacing w:after="0" w:lineRule="auto"/>
        <w:rPr>
          <w:rFonts w:ascii="Tahoma" w:cs="Tahoma" w:eastAsia="Tahoma" w:hAnsi="Tahoma"/>
          <w:u w:val="single"/>
        </w:rPr>
      </w:pPr>
      <w:r w:rsidDel="00000000" w:rsidR="00000000" w:rsidRPr="00000000">
        <w:rPr>
          <w:rFonts w:ascii="Tahoma" w:cs="Tahoma" w:eastAsia="Tahoma" w:hAnsi="Tahoma"/>
          <w:b w:val="1"/>
          <w:u w:val="single"/>
          <w:rtl w:val="0"/>
        </w:rPr>
        <w:t xml:space="preserve">CHUKA.</w:t>
      </w:r>
      <w:r w:rsidDel="00000000" w:rsidR="00000000" w:rsidRPr="00000000">
        <w:rPr>
          <w:rtl w:val="0"/>
        </w:rPr>
      </w:r>
    </w:p>
    <w:p w:rsidR="00000000" w:rsidDel="00000000" w:rsidP="00000000" w:rsidRDefault="00000000" w:rsidRPr="00000000" w14:paraId="00000041">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42">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To Be Served Upon:</w:t>
      </w:r>
    </w:p>
    <w:p w:rsidR="00000000" w:rsidDel="00000000" w:rsidP="00000000" w:rsidRDefault="00000000" w:rsidRPr="00000000" w14:paraId="00000043">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Monica  </w:t>
      </w:r>
    </w:p>
    <w:p w:rsidR="00000000" w:rsidDel="00000000" w:rsidP="00000000" w:rsidRDefault="00000000" w:rsidRPr="00000000" w14:paraId="00000044">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P.O. Box 10292-00100, </w:t>
      </w:r>
    </w:p>
    <w:p w:rsidR="00000000" w:rsidDel="00000000" w:rsidP="00000000" w:rsidRDefault="00000000" w:rsidRPr="00000000" w14:paraId="00000045">
      <w:pPr>
        <w:pageBreakBefore w:val="0"/>
        <w:spacing w:after="0" w:line="24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NAIROBI. </w:t>
      </w:r>
    </w:p>
    <w:p w:rsidR="00000000" w:rsidDel="00000000" w:rsidP="00000000" w:rsidRDefault="00000000" w:rsidRPr="00000000" w14:paraId="00000046">
      <w:pPr>
        <w:pageBreakBefore w:val="0"/>
        <w:spacing w:after="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47">
      <w:pPr>
        <w:pageBreakBefore w:val="0"/>
        <w:spacing w:after="0" w:lineRule="auto"/>
        <w:rPr>
          <w:rFonts w:ascii="Tahoma" w:cs="Tahoma" w:eastAsia="Tahoma" w:hAnsi="Tahoma"/>
          <w:b w:val="1"/>
        </w:rPr>
      </w:pPr>
      <w:r w:rsidDel="00000000" w:rsidR="00000000" w:rsidRPr="00000000">
        <w:rPr>
          <w:rFonts w:ascii="Tahoma" w:cs="Tahoma" w:eastAsia="Tahoma" w:hAnsi="Tahoma"/>
          <w:b w:val="1"/>
          <w:rtl w:val="0"/>
        </w:rPr>
        <w:tab/>
        <w:t xml:space="preserve">(Service to be effected through the Plaintiff’s Advocates office)</w:t>
      </w:r>
    </w:p>
    <w:p w:rsidR="00000000" w:rsidDel="00000000" w:rsidP="00000000" w:rsidRDefault="00000000" w:rsidRPr="00000000" w14:paraId="00000048">
      <w:pPr>
        <w:pageBreakBefore w:val="0"/>
        <w:spacing w:after="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49">
      <w:pPr>
        <w:pageBreakBefore w:val="0"/>
        <w:spacing w:after="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4A">
      <w:pPr>
        <w:pageBreakBefore w:val="0"/>
        <w:spacing w:after="0" w:lin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4B">
      <w:pPr>
        <w:pageBreakBefore w:val="0"/>
        <w:spacing w:after="0" w:lin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04C">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4D">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4E">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4F">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50">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REPUBLIC OF KENYA</w:t>
      </w:r>
    </w:p>
    <w:p w:rsidR="00000000" w:rsidDel="00000000" w:rsidP="00000000" w:rsidRDefault="00000000" w:rsidRPr="00000000" w14:paraId="00000051">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IN THE PRINCIPAL MAGISTRATE’S COURT AT CHUKA</w:t>
      </w:r>
    </w:p>
    <w:p w:rsidR="00000000" w:rsidDel="00000000" w:rsidP="00000000" w:rsidRDefault="00000000" w:rsidRPr="00000000" w14:paraId="00000052">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CHUKA LAW COURTS</w:t>
      </w:r>
    </w:p>
    <w:p w:rsidR="00000000" w:rsidDel="00000000" w:rsidP="00000000" w:rsidRDefault="00000000" w:rsidRPr="00000000" w14:paraId="00000053">
      <w:pPr>
        <w:pageBreakBefore w:val="0"/>
        <w:spacing w:after="0" w:line="240" w:lineRule="auto"/>
        <w:ind w:left="2160" w:firstLine="720"/>
        <w:rPr>
          <w:rFonts w:ascii="Tahoma" w:cs="Tahoma" w:eastAsia="Tahoma" w:hAnsi="Tahoma"/>
          <w:b w:val="1"/>
          <w:u w:val="single"/>
        </w:rPr>
      </w:pPr>
      <w:r w:rsidDel="00000000" w:rsidR="00000000" w:rsidRPr="00000000">
        <w:rPr>
          <w:rFonts w:ascii="Tahoma" w:cs="Tahoma" w:eastAsia="Tahoma" w:hAnsi="Tahoma"/>
          <w:b w:val="1"/>
          <w:u w:val="single"/>
          <w:rtl w:val="0"/>
        </w:rPr>
        <w:t xml:space="preserve">CIVIL SUIT NO                OF 2016</w:t>
      </w:r>
    </w:p>
    <w:p w:rsidR="00000000" w:rsidDel="00000000" w:rsidP="00000000" w:rsidRDefault="00000000" w:rsidRPr="00000000" w14:paraId="00000054">
      <w:pPr>
        <w:pageBreakBefore w:val="0"/>
        <w:spacing w:after="0" w:line="240" w:lineRule="auto"/>
        <w:ind w:left="2160" w:firstLine="720"/>
        <w:rPr>
          <w:rFonts w:ascii="Tahoma" w:cs="Tahoma" w:eastAsia="Tahoma" w:hAnsi="Tahoma"/>
          <w:b w:val="1"/>
        </w:rPr>
      </w:pPr>
      <w:r w:rsidDel="00000000" w:rsidR="00000000" w:rsidRPr="00000000">
        <w:rPr>
          <w:rtl w:val="0"/>
        </w:rPr>
      </w:r>
    </w:p>
    <w:p w:rsidR="00000000" w:rsidDel="00000000" w:rsidP="00000000" w:rsidRDefault="00000000" w:rsidRPr="00000000" w14:paraId="00000055">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SAM ………………….…………………………………………………………….PLAINTIFF</w:t>
      </w:r>
    </w:p>
    <w:p w:rsidR="00000000" w:rsidDel="00000000" w:rsidP="00000000" w:rsidRDefault="00000000" w:rsidRPr="00000000" w14:paraId="00000056">
      <w:pPr>
        <w:pageBreakBefore w:val="0"/>
        <w:spacing w:after="0" w:line="24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57">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-VERSUS-</w:t>
      </w:r>
    </w:p>
    <w:p w:rsidR="00000000" w:rsidDel="00000000" w:rsidP="00000000" w:rsidRDefault="00000000" w:rsidRPr="00000000" w14:paraId="00000058">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59">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MONICA……………………………………………….…...……..……………DEFENDANT</w:t>
      </w:r>
    </w:p>
    <w:p w:rsidR="00000000" w:rsidDel="00000000" w:rsidP="00000000" w:rsidRDefault="00000000" w:rsidRPr="00000000" w14:paraId="0000005A">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B">
      <w:pPr>
        <w:pageBreakBefore w:val="0"/>
        <w:tabs>
          <w:tab w:val="center" w:pos="4680"/>
        </w:tabs>
        <w:spacing w:after="0" w:line="240" w:lineRule="auto"/>
        <w:rPr>
          <w:rFonts w:ascii="Tahoma" w:cs="Tahoma" w:eastAsia="Tahoma" w:hAnsi="Tahoma"/>
        </w:rPr>
      </w:pPr>
      <w:r w:rsidDel="00000000" w:rsidR="00000000" w:rsidRPr="00000000">
        <w:rPr>
          <w:rFonts w:ascii="Tahoma" w:cs="Tahoma" w:eastAsia="Tahoma" w:hAnsi="Tahoma"/>
          <w:rtl w:val="0"/>
        </w:rPr>
        <w:tab/>
      </w:r>
      <w:r w:rsidDel="00000000" w:rsidR="00000000" w:rsidRPr="00000000">
        <w:rPr>
          <w:rFonts w:ascii="Tahoma" w:cs="Tahoma" w:eastAsia="Tahoma" w:hAnsi="Tahoma"/>
          <w:b w:val="1"/>
          <w:u w:val="single"/>
          <w:rtl w:val="0"/>
        </w:rPr>
        <w:t xml:space="preserve">VERIFYING AFFIDAVIT</w:t>
      </w:r>
      <w:r w:rsidDel="00000000" w:rsidR="00000000" w:rsidRPr="00000000">
        <w:rPr>
          <w:rtl w:val="0"/>
        </w:rPr>
      </w:r>
    </w:p>
    <w:p w:rsidR="00000000" w:rsidDel="00000000" w:rsidP="00000000" w:rsidRDefault="00000000" w:rsidRPr="00000000" w14:paraId="0000005C">
      <w:pPr>
        <w:pageBreakBefore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5D">
      <w:pPr>
        <w:pageBreakBefore w:val="0"/>
        <w:spacing w:after="0" w:line="300" w:lineRule="auto"/>
        <w:jc w:val="both"/>
        <w:rPr>
          <w:rFonts w:ascii="Tahoma" w:cs="Tahoma" w:eastAsia="Tahoma" w:hAnsi="Tahoma"/>
        </w:rPr>
      </w:pPr>
      <w:r w:rsidDel="00000000" w:rsidR="00000000" w:rsidRPr="00000000">
        <w:rPr>
          <w:rFonts w:ascii="Tahoma" w:cs="Tahoma" w:eastAsia="Tahoma" w:hAnsi="Tahoma"/>
          <w:rtl w:val="0"/>
        </w:rPr>
        <w:t xml:space="preserve">I, </w:t>
      </w:r>
      <w:r w:rsidDel="00000000" w:rsidR="00000000" w:rsidRPr="00000000">
        <w:rPr>
          <w:rFonts w:ascii="Tahoma" w:cs="Tahoma" w:eastAsia="Tahoma" w:hAnsi="Tahoma"/>
          <w:b w:val="1"/>
          <w:rtl w:val="0"/>
        </w:rPr>
        <w:t xml:space="preserve">SAM </w:t>
      </w:r>
      <w:r w:rsidDel="00000000" w:rsidR="00000000" w:rsidRPr="00000000">
        <w:rPr>
          <w:rFonts w:ascii="Tahoma" w:cs="Tahoma" w:eastAsia="Tahoma" w:hAnsi="Tahoma"/>
          <w:rtl w:val="0"/>
        </w:rPr>
        <w:t xml:space="preserve">of P.O Box 17689-00500, </w:t>
      </w:r>
      <w:r w:rsidDel="00000000" w:rsidR="00000000" w:rsidRPr="00000000">
        <w:rPr>
          <w:rFonts w:ascii="Tahoma" w:cs="Tahoma" w:eastAsia="Tahoma" w:hAnsi="Tahoma"/>
          <w:b w:val="1"/>
          <w:rtl w:val="0"/>
        </w:rPr>
        <w:t xml:space="preserve">Chuka</w:t>
      </w:r>
      <w:r w:rsidDel="00000000" w:rsidR="00000000" w:rsidRPr="00000000">
        <w:rPr>
          <w:rFonts w:ascii="Tahoma" w:cs="Tahoma" w:eastAsia="Tahoma" w:hAnsi="Tahoma"/>
          <w:rtl w:val="0"/>
        </w:rPr>
        <w:t xml:space="preserve"> within the Republic of Kenya make oath and state as follows:</w:t>
      </w:r>
    </w:p>
    <w:p w:rsidR="00000000" w:rsidDel="00000000" w:rsidP="00000000" w:rsidRDefault="00000000" w:rsidRPr="00000000" w14:paraId="0000005E">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5F">
      <w:pPr>
        <w:pageBreakBefore w:val="0"/>
        <w:tabs>
          <w:tab w:val="left" w:pos="-1440"/>
        </w:tabs>
        <w:spacing w:after="0" w:line="300" w:lineRule="auto"/>
        <w:ind w:left="720" w:hanging="720"/>
        <w:jc w:val="both"/>
        <w:rPr>
          <w:rFonts w:ascii="Tahoma" w:cs="Tahoma" w:eastAsia="Tahoma" w:hAnsi="Tahoma"/>
        </w:rPr>
      </w:pPr>
      <w:r w:rsidDel="00000000" w:rsidR="00000000" w:rsidRPr="00000000">
        <w:rPr>
          <w:rFonts w:ascii="Tahoma" w:cs="Tahoma" w:eastAsia="Tahoma" w:hAnsi="Tahoma"/>
          <w:rtl w:val="0"/>
        </w:rPr>
        <w:t xml:space="preserve">1.</w:t>
        <w:tab/>
      </w:r>
      <w:r w:rsidDel="00000000" w:rsidR="00000000" w:rsidRPr="00000000">
        <w:rPr>
          <w:rFonts w:ascii="Tahoma" w:cs="Tahoma" w:eastAsia="Tahoma" w:hAnsi="Tahoma"/>
          <w:b w:val="1"/>
          <w:rtl w:val="0"/>
        </w:rPr>
        <w:t xml:space="preserve">THAT</w:t>
      </w:r>
      <w:r w:rsidDel="00000000" w:rsidR="00000000" w:rsidRPr="00000000">
        <w:rPr>
          <w:rFonts w:ascii="Tahoma" w:cs="Tahoma" w:eastAsia="Tahoma" w:hAnsi="Tahoma"/>
          <w:rtl w:val="0"/>
        </w:rPr>
        <w:t xml:space="preserve"> I am the Plaintiff herein well versed with the facts giving rise to this suit thus competent to depose this affidavit as I hereby do.</w:t>
      </w:r>
    </w:p>
    <w:p w:rsidR="00000000" w:rsidDel="00000000" w:rsidP="00000000" w:rsidRDefault="00000000" w:rsidRPr="00000000" w14:paraId="00000060">
      <w:pPr>
        <w:pageBreakBefore w:val="0"/>
        <w:tabs>
          <w:tab w:val="left" w:pos="-1440"/>
        </w:tabs>
        <w:spacing w:after="0" w:line="300" w:lineRule="auto"/>
        <w:ind w:left="720" w:hanging="720"/>
        <w:jc w:val="both"/>
        <w:rPr>
          <w:rFonts w:ascii="Tahoma" w:cs="Tahoma" w:eastAsia="Tahoma" w:hAnsi="Tahoma"/>
        </w:rPr>
      </w:pPr>
      <w:r w:rsidDel="00000000" w:rsidR="00000000" w:rsidRPr="00000000">
        <w:rPr>
          <w:rtl w:val="0"/>
        </w:rPr>
      </w:r>
    </w:p>
    <w:p w:rsidR="00000000" w:rsidDel="00000000" w:rsidP="00000000" w:rsidRDefault="00000000" w:rsidRPr="00000000" w14:paraId="00000061">
      <w:pPr>
        <w:pageBreakBefore w:val="0"/>
        <w:tabs>
          <w:tab w:val="left" w:pos="-1440"/>
        </w:tabs>
        <w:spacing w:after="0" w:line="300" w:lineRule="auto"/>
        <w:ind w:left="720" w:hanging="720"/>
        <w:jc w:val="both"/>
        <w:rPr>
          <w:rFonts w:ascii="Tahoma" w:cs="Tahoma" w:eastAsia="Tahoma" w:hAnsi="Tahoma"/>
        </w:rPr>
      </w:pPr>
      <w:r w:rsidDel="00000000" w:rsidR="00000000" w:rsidRPr="00000000">
        <w:rPr>
          <w:rFonts w:ascii="Tahoma" w:cs="Tahoma" w:eastAsia="Tahoma" w:hAnsi="Tahoma"/>
          <w:rtl w:val="0"/>
        </w:rPr>
        <w:t xml:space="preserve">2.</w:t>
        <w:tab/>
      </w:r>
      <w:r w:rsidDel="00000000" w:rsidR="00000000" w:rsidRPr="00000000">
        <w:rPr>
          <w:rFonts w:ascii="Tahoma" w:cs="Tahoma" w:eastAsia="Tahoma" w:hAnsi="Tahoma"/>
          <w:b w:val="1"/>
          <w:rtl w:val="0"/>
        </w:rPr>
        <w:t xml:space="preserve">THAT</w:t>
      </w:r>
      <w:r w:rsidDel="00000000" w:rsidR="00000000" w:rsidRPr="00000000">
        <w:rPr>
          <w:rFonts w:ascii="Tahoma" w:cs="Tahoma" w:eastAsia="Tahoma" w:hAnsi="Tahoma"/>
          <w:rtl w:val="0"/>
        </w:rPr>
        <w:t xml:space="preserve"> I have instructed the firm of M/s. Delano Simiyu &amp; Co. Advocates to act and plead the claim herein on my behalf.   </w:t>
      </w:r>
    </w:p>
    <w:p w:rsidR="00000000" w:rsidDel="00000000" w:rsidP="00000000" w:rsidRDefault="00000000" w:rsidRPr="00000000" w14:paraId="00000062">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63">
      <w:pPr>
        <w:pageBreakBefore w:val="0"/>
        <w:tabs>
          <w:tab w:val="left" w:pos="-1440"/>
        </w:tabs>
        <w:spacing w:after="0" w:line="300" w:lineRule="auto"/>
        <w:ind w:left="720" w:hanging="720"/>
        <w:jc w:val="both"/>
        <w:rPr>
          <w:rFonts w:ascii="Tahoma" w:cs="Tahoma" w:eastAsia="Tahoma" w:hAnsi="Tahoma"/>
        </w:rPr>
      </w:pPr>
      <w:r w:rsidDel="00000000" w:rsidR="00000000" w:rsidRPr="00000000">
        <w:rPr>
          <w:rFonts w:ascii="Tahoma" w:cs="Tahoma" w:eastAsia="Tahoma" w:hAnsi="Tahoma"/>
          <w:rtl w:val="0"/>
        </w:rPr>
        <w:t xml:space="preserve">3)</w:t>
        <w:tab/>
      </w:r>
      <w:r w:rsidDel="00000000" w:rsidR="00000000" w:rsidRPr="00000000">
        <w:rPr>
          <w:rFonts w:ascii="Tahoma" w:cs="Tahoma" w:eastAsia="Tahoma" w:hAnsi="Tahoma"/>
          <w:b w:val="1"/>
          <w:rtl w:val="0"/>
        </w:rPr>
        <w:t xml:space="preserve">THAT</w:t>
      </w:r>
      <w:r w:rsidDel="00000000" w:rsidR="00000000" w:rsidRPr="00000000">
        <w:rPr>
          <w:rFonts w:ascii="Tahoma" w:cs="Tahoma" w:eastAsia="Tahoma" w:hAnsi="Tahoma"/>
          <w:rtl w:val="0"/>
        </w:rPr>
        <w:t xml:space="preserve"> I have read and understood the contents of the annexed plaint herein and adopt and reiterate the contents of the same in full.</w:t>
      </w:r>
    </w:p>
    <w:p w:rsidR="00000000" w:rsidDel="00000000" w:rsidP="00000000" w:rsidRDefault="00000000" w:rsidRPr="00000000" w14:paraId="00000064">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65">
      <w:pPr>
        <w:pageBreakBefore w:val="0"/>
        <w:tabs>
          <w:tab w:val="left" w:pos="-1440"/>
        </w:tabs>
        <w:spacing w:after="0" w:line="300" w:lineRule="auto"/>
        <w:ind w:left="720" w:hanging="720"/>
        <w:jc w:val="both"/>
        <w:rPr>
          <w:rFonts w:ascii="Tahoma" w:cs="Tahoma" w:eastAsia="Tahoma" w:hAnsi="Tahoma"/>
        </w:rPr>
      </w:pPr>
      <w:r w:rsidDel="00000000" w:rsidR="00000000" w:rsidRPr="00000000">
        <w:rPr>
          <w:rFonts w:ascii="Tahoma" w:cs="Tahoma" w:eastAsia="Tahoma" w:hAnsi="Tahoma"/>
          <w:rtl w:val="0"/>
        </w:rPr>
        <w:t xml:space="preserve">4)</w:t>
        <w:tab/>
      </w:r>
      <w:r w:rsidDel="00000000" w:rsidR="00000000" w:rsidRPr="00000000">
        <w:rPr>
          <w:rFonts w:ascii="Tahoma" w:cs="Tahoma" w:eastAsia="Tahoma" w:hAnsi="Tahoma"/>
          <w:b w:val="1"/>
          <w:rtl w:val="0"/>
        </w:rPr>
        <w:t xml:space="preserve">THAT</w:t>
      </w:r>
      <w:r w:rsidDel="00000000" w:rsidR="00000000" w:rsidRPr="00000000">
        <w:rPr>
          <w:rFonts w:ascii="Tahoma" w:cs="Tahoma" w:eastAsia="Tahoma" w:hAnsi="Tahoma"/>
          <w:rtl w:val="0"/>
        </w:rPr>
        <w:t xml:space="preserve"> I verify the truth and correctness of the contents of the annexed plaint and I swear this Affidavit in support of the same.</w:t>
      </w:r>
    </w:p>
    <w:p w:rsidR="00000000" w:rsidDel="00000000" w:rsidP="00000000" w:rsidRDefault="00000000" w:rsidRPr="00000000" w14:paraId="00000066">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67">
      <w:pPr>
        <w:pageBreakBefore w:val="0"/>
        <w:tabs>
          <w:tab w:val="left" w:pos="-1440"/>
        </w:tabs>
        <w:spacing w:after="0" w:line="300" w:lineRule="auto"/>
        <w:ind w:left="720" w:hanging="720"/>
        <w:jc w:val="both"/>
        <w:rPr>
          <w:rFonts w:ascii="Tahoma" w:cs="Tahoma" w:eastAsia="Tahoma" w:hAnsi="Tahoma"/>
        </w:rPr>
      </w:pPr>
      <w:r w:rsidDel="00000000" w:rsidR="00000000" w:rsidRPr="00000000">
        <w:rPr>
          <w:rFonts w:ascii="Tahoma" w:cs="Tahoma" w:eastAsia="Tahoma" w:hAnsi="Tahoma"/>
          <w:rtl w:val="0"/>
        </w:rPr>
        <w:t xml:space="preserve">5)</w:t>
        <w:tab/>
      </w:r>
      <w:r w:rsidDel="00000000" w:rsidR="00000000" w:rsidRPr="00000000">
        <w:rPr>
          <w:rFonts w:ascii="Tahoma" w:cs="Tahoma" w:eastAsia="Tahoma" w:hAnsi="Tahoma"/>
          <w:b w:val="1"/>
          <w:rtl w:val="0"/>
        </w:rPr>
        <w:t xml:space="preserve">THAT</w:t>
      </w:r>
      <w:r w:rsidDel="00000000" w:rsidR="00000000" w:rsidRPr="00000000">
        <w:rPr>
          <w:rFonts w:ascii="Tahoma" w:cs="Tahoma" w:eastAsia="Tahoma" w:hAnsi="Tahoma"/>
          <w:rtl w:val="0"/>
        </w:rPr>
        <w:t xml:space="preserve"> what I have deponed herein is true to the best of my knowledge, save for where otherwise expressly disclosed.</w:t>
      </w:r>
    </w:p>
    <w:p w:rsidR="00000000" w:rsidDel="00000000" w:rsidP="00000000" w:rsidRDefault="00000000" w:rsidRPr="00000000" w14:paraId="00000068">
      <w:pPr>
        <w:pageBreakBefore w:val="0"/>
        <w:tabs>
          <w:tab w:val="left" w:pos="-1440"/>
        </w:tabs>
        <w:spacing w:after="0" w:line="300" w:lineRule="auto"/>
        <w:rPr>
          <w:rFonts w:ascii="Tahoma" w:cs="Tahoma" w:eastAsia="Tahoma" w:hAnsi="Tahoma"/>
        </w:rPr>
      </w:pPr>
      <w:r w:rsidDel="00000000" w:rsidR="00000000" w:rsidRPr="00000000">
        <w:rPr>
          <w:rtl w:val="0"/>
        </w:rPr>
      </w:r>
    </w:p>
    <w:p w:rsidR="00000000" w:rsidDel="00000000" w:rsidP="00000000" w:rsidRDefault="00000000" w:rsidRPr="00000000" w14:paraId="00000069">
      <w:pPr>
        <w:pageBreakBefore w:val="0"/>
        <w:tabs>
          <w:tab w:val="left" w:pos="-1440"/>
        </w:tabs>
        <w:spacing w:after="0" w:line="300" w:lineRule="auto"/>
        <w:rPr>
          <w:rFonts w:ascii="Tahoma" w:cs="Tahoma" w:eastAsia="Tahoma" w:hAnsi="Tahoma"/>
        </w:rPr>
      </w:pPr>
      <w:r w:rsidDel="00000000" w:rsidR="00000000" w:rsidRPr="00000000">
        <w:rPr>
          <w:rFonts w:ascii="Tahoma" w:cs="Tahoma" w:eastAsia="Tahoma" w:hAnsi="Tahoma"/>
          <w:rtl w:val="0"/>
        </w:rPr>
        <w:t xml:space="preserve">Sworn at Meru by the said</w:t>
        <w:tab/>
        <w:tab/>
        <w:tab/>
        <w:t xml:space="preserve">)</w:t>
      </w:r>
    </w:p>
    <w:p w:rsidR="00000000" w:rsidDel="00000000" w:rsidP="00000000" w:rsidRDefault="00000000" w:rsidRPr="00000000" w14:paraId="0000006A">
      <w:pPr>
        <w:pageBreakBefore w:val="0"/>
        <w:spacing w:after="0" w:line="300" w:lineRule="auto"/>
        <w:ind w:firstLine="4320"/>
        <w:rPr>
          <w:rFonts w:ascii="Tahoma" w:cs="Tahoma" w:eastAsia="Tahoma" w:hAnsi="Tahoma"/>
        </w:rPr>
      </w:pPr>
      <w:r w:rsidDel="00000000" w:rsidR="00000000" w:rsidRPr="00000000">
        <w:rPr>
          <w:rFonts w:ascii="Tahoma" w:cs="Tahoma" w:eastAsia="Tahoma" w:hAnsi="Tahoma"/>
          <w:rtl w:val="0"/>
        </w:rPr>
        <w:t xml:space="preserve">)</w:t>
      </w:r>
    </w:p>
    <w:p w:rsidR="00000000" w:rsidDel="00000000" w:rsidP="00000000" w:rsidRDefault="00000000" w:rsidRPr="00000000" w14:paraId="0000006B">
      <w:pPr>
        <w:pageBreakBefore w:val="0"/>
        <w:tabs>
          <w:tab w:val="left" w:pos="-1440"/>
        </w:tabs>
        <w:spacing w:after="0" w:line="300" w:lineRule="auto"/>
        <w:rPr>
          <w:rFonts w:ascii="Tahoma" w:cs="Tahoma" w:eastAsia="Tahoma" w:hAnsi="Tahoma"/>
        </w:rPr>
      </w:pPr>
      <w:r w:rsidDel="00000000" w:rsidR="00000000" w:rsidRPr="00000000">
        <w:rPr>
          <w:rFonts w:ascii="Tahoma" w:cs="Tahoma" w:eastAsia="Tahoma" w:hAnsi="Tahoma"/>
          <w:b w:val="1"/>
          <w:rtl w:val="0"/>
        </w:rPr>
        <w:t xml:space="preserve">SAM</w:t>
        <w:tab/>
        <w:tab/>
        <w:t xml:space="preserve"> </w:t>
      </w:r>
      <w:r w:rsidDel="00000000" w:rsidR="00000000" w:rsidRPr="00000000">
        <w:rPr>
          <w:rFonts w:ascii="Tahoma" w:cs="Tahoma" w:eastAsia="Tahoma" w:hAnsi="Tahoma"/>
          <w:rtl w:val="0"/>
        </w:rPr>
        <w:tab/>
        <w:tab/>
        <w:tab/>
        <w:tab/>
        <w:t xml:space="preserve">) </w:t>
      </w:r>
    </w:p>
    <w:p w:rsidR="00000000" w:rsidDel="00000000" w:rsidP="00000000" w:rsidRDefault="00000000" w:rsidRPr="00000000" w14:paraId="0000006C">
      <w:pPr>
        <w:pageBreakBefore w:val="0"/>
        <w:spacing w:after="0" w:line="300" w:lineRule="auto"/>
        <w:ind w:firstLine="4320"/>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6D">
      <w:pPr>
        <w:pageBreakBefore w:val="0"/>
        <w:tabs>
          <w:tab w:val="left" w:pos="-1440"/>
        </w:tabs>
        <w:spacing w:after="0" w:line="300" w:lineRule="auto"/>
        <w:rPr>
          <w:rFonts w:ascii="Tahoma" w:cs="Tahoma" w:eastAsia="Tahoma" w:hAnsi="Tahoma"/>
        </w:rPr>
      </w:pPr>
      <w:r w:rsidDel="00000000" w:rsidR="00000000" w:rsidRPr="00000000">
        <w:rPr>
          <w:rFonts w:ascii="Tahoma" w:cs="Tahoma" w:eastAsia="Tahoma" w:hAnsi="Tahoma"/>
          <w:rtl w:val="0"/>
        </w:rPr>
        <w:t xml:space="preserve">This</w:t>
        <w:tab/>
        <w:tab/>
        <w:t xml:space="preserve">day of</w:t>
        <w:tab/>
        <w:tab/>
        <w:t xml:space="preserve">2016</w:t>
        <w:tab/>
        <w:tab/>
        <w:t xml:space="preserve">)</w:t>
        <w:tab/>
      </w:r>
      <w:r w:rsidDel="00000000" w:rsidR="00000000" w:rsidRPr="00000000">
        <w:rPr>
          <w:rFonts w:ascii="Tahoma" w:cs="Tahoma" w:eastAsia="Tahoma" w:hAnsi="Tahoma"/>
          <w:b w:val="1"/>
          <w:rtl w:val="0"/>
        </w:rPr>
        <w:t xml:space="preserve">DEPONENT</w:t>
      </w:r>
      <w:r w:rsidDel="00000000" w:rsidR="00000000" w:rsidRPr="00000000">
        <w:rPr>
          <w:rtl w:val="0"/>
        </w:rPr>
      </w:r>
    </w:p>
    <w:p w:rsidR="00000000" w:rsidDel="00000000" w:rsidP="00000000" w:rsidRDefault="00000000" w:rsidRPr="00000000" w14:paraId="0000006E">
      <w:pPr>
        <w:pageBreakBefore w:val="0"/>
        <w:spacing w:after="0" w:line="300" w:lineRule="auto"/>
        <w:ind w:firstLine="4320"/>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6F">
      <w:pPr>
        <w:pageBreakBefore w:val="0"/>
        <w:tabs>
          <w:tab w:val="left" w:pos="-1440"/>
        </w:tabs>
        <w:spacing w:after="0" w:line="300" w:lineRule="auto"/>
        <w:rPr>
          <w:rFonts w:ascii="Tahoma" w:cs="Tahoma" w:eastAsia="Tahoma" w:hAnsi="Tahoma"/>
        </w:rPr>
      </w:pPr>
      <w:r w:rsidDel="00000000" w:rsidR="00000000" w:rsidRPr="00000000">
        <w:rPr>
          <w:rFonts w:ascii="Tahoma" w:cs="Tahoma" w:eastAsia="Tahoma" w:hAnsi="Tahoma"/>
          <w:b w:val="1"/>
          <w:rtl w:val="0"/>
        </w:rPr>
        <w:t xml:space="preserve">BEFORE ME</w:t>
        <w:tab/>
      </w:r>
      <w:r w:rsidDel="00000000" w:rsidR="00000000" w:rsidRPr="00000000">
        <w:rPr>
          <w:rFonts w:ascii="Tahoma" w:cs="Tahoma" w:eastAsia="Tahoma" w:hAnsi="Tahoma"/>
          <w:rtl w:val="0"/>
        </w:rPr>
        <w:tab/>
        <w:tab/>
        <w:tab/>
        <w:tab/>
        <w:t xml:space="preserve">)</w:t>
      </w:r>
    </w:p>
    <w:p w:rsidR="00000000" w:rsidDel="00000000" w:rsidP="00000000" w:rsidRDefault="00000000" w:rsidRPr="00000000" w14:paraId="00000070">
      <w:pPr>
        <w:pageBreakBefore w:val="0"/>
        <w:spacing w:after="0" w:line="300" w:lineRule="auto"/>
        <w:ind w:firstLine="4320"/>
        <w:rPr>
          <w:rFonts w:ascii="Tahoma" w:cs="Tahoma" w:eastAsia="Tahoma" w:hAnsi="Tahoma"/>
        </w:rPr>
      </w:pPr>
      <w:r w:rsidDel="00000000" w:rsidR="00000000" w:rsidRPr="00000000">
        <w:rPr>
          <w:rFonts w:ascii="Tahoma" w:cs="Tahoma" w:eastAsia="Tahoma" w:hAnsi="Tahoma"/>
          <w:rtl w:val="0"/>
        </w:rPr>
        <w:t xml:space="preserve">)</w:t>
      </w:r>
    </w:p>
    <w:p w:rsidR="00000000" w:rsidDel="00000000" w:rsidP="00000000" w:rsidRDefault="00000000" w:rsidRPr="00000000" w14:paraId="00000071">
      <w:pPr>
        <w:pageBreakBefore w:val="0"/>
        <w:spacing w:after="0" w:line="300" w:lineRule="auto"/>
        <w:ind w:firstLine="4320"/>
        <w:rPr>
          <w:rFonts w:ascii="Tahoma" w:cs="Tahoma" w:eastAsia="Tahoma" w:hAnsi="Tahoma"/>
        </w:rPr>
      </w:pPr>
      <w:r w:rsidDel="00000000" w:rsidR="00000000" w:rsidRPr="00000000">
        <w:rPr>
          <w:rFonts w:ascii="Tahoma" w:cs="Tahoma" w:eastAsia="Tahoma" w:hAnsi="Tahoma"/>
          <w:rtl w:val="0"/>
        </w:rPr>
        <w:t xml:space="preserve">)</w:t>
      </w:r>
    </w:p>
    <w:p w:rsidR="00000000" w:rsidDel="00000000" w:rsidP="00000000" w:rsidRDefault="00000000" w:rsidRPr="00000000" w14:paraId="00000072">
      <w:pPr>
        <w:pageBreakBefore w:val="0"/>
        <w:spacing w:after="0" w:line="300" w:lineRule="auto"/>
        <w:rPr>
          <w:rFonts w:ascii="Tahoma" w:cs="Tahoma" w:eastAsia="Tahoma" w:hAnsi="Tahoma"/>
        </w:rPr>
      </w:pPr>
      <w:r w:rsidDel="00000000" w:rsidR="00000000" w:rsidRPr="00000000">
        <w:rPr>
          <w:rFonts w:ascii="Tahoma" w:cs="Tahoma" w:eastAsia="Tahoma" w:hAnsi="Tahoma"/>
          <w:b w:val="1"/>
          <w:rtl w:val="0"/>
        </w:rPr>
        <w:t xml:space="preserve">COMMISIONER FOR OATHS</w:t>
      </w:r>
      <w:r w:rsidDel="00000000" w:rsidR="00000000" w:rsidRPr="00000000">
        <w:rPr>
          <w:rFonts w:ascii="Tahoma" w:cs="Tahoma" w:eastAsia="Tahoma" w:hAnsi="Tahoma"/>
          <w:rtl w:val="0"/>
        </w:rPr>
        <w:t xml:space="preserve"> </w:t>
        <w:tab/>
        <w:tab/>
        <w:t xml:space="preserve">)</w:t>
      </w:r>
    </w:p>
    <w:p w:rsidR="00000000" w:rsidDel="00000000" w:rsidP="00000000" w:rsidRDefault="00000000" w:rsidRPr="00000000" w14:paraId="00000073">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74">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75">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76">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77">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78">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Drawn &amp; Filed By;</w:t>
      </w:r>
    </w:p>
    <w:p w:rsidR="00000000" w:rsidDel="00000000" w:rsidP="00000000" w:rsidRDefault="00000000" w:rsidRPr="00000000" w14:paraId="00000079">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Delano Simiyu &amp; Company</w:t>
      </w:r>
    </w:p>
    <w:p w:rsidR="00000000" w:rsidDel="00000000" w:rsidP="00000000" w:rsidRDefault="00000000" w:rsidRPr="00000000" w14:paraId="0000007A">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Advocates</w:t>
      </w:r>
    </w:p>
    <w:p w:rsidR="00000000" w:rsidDel="00000000" w:rsidP="00000000" w:rsidRDefault="00000000" w:rsidRPr="00000000" w14:paraId="0000007B">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Imenti Building 7th Floor,</w:t>
      </w:r>
    </w:p>
    <w:p w:rsidR="00000000" w:rsidDel="00000000" w:rsidP="00000000" w:rsidRDefault="00000000" w:rsidRPr="00000000" w14:paraId="0000007C">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Mbachu Street, </w:t>
      </w:r>
    </w:p>
    <w:p w:rsidR="00000000" w:rsidDel="00000000" w:rsidP="00000000" w:rsidRDefault="00000000" w:rsidRPr="00000000" w14:paraId="0000007D">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P.O. Box 24659-00100, </w:t>
      </w:r>
    </w:p>
    <w:p w:rsidR="00000000" w:rsidDel="00000000" w:rsidP="00000000" w:rsidRDefault="00000000" w:rsidRPr="00000000" w14:paraId="0000007E">
      <w:pPr>
        <w:pageBreakBefore w:val="0"/>
        <w:spacing w:after="0" w:lineRule="auto"/>
        <w:rPr>
          <w:rFonts w:ascii="Tahoma" w:cs="Tahoma" w:eastAsia="Tahoma" w:hAnsi="Tahoma"/>
          <w:u w:val="single"/>
        </w:rPr>
      </w:pPr>
      <w:r w:rsidDel="00000000" w:rsidR="00000000" w:rsidRPr="00000000">
        <w:rPr>
          <w:rFonts w:ascii="Tahoma" w:cs="Tahoma" w:eastAsia="Tahoma" w:hAnsi="Tahoma"/>
          <w:b w:val="1"/>
          <w:u w:val="single"/>
          <w:rtl w:val="0"/>
        </w:rPr>
        <w:t xml:space="preserve">CHUKA.</w:t>
      </w:r>
      <w:r w:rsidDel="00000000" w:rsidR="00000000" w:rsidRPr="00000000">
        <w:rPr>
          <w:rtl w:val="0"/>
        </w:rPr>
      </w:r>
    </w:p>
    <w:p w:rsidR="00000000" w:rsidDel="00000000" w:rsidP="00000000" w:rsidRDefault="00000000" w:rsidRPr="00000000" w14:paraId="0000007F">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80">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To Be Served Upon:</w:t>
      </w:r>
    </w:p>
    <w:p w:rsidR="00000000" w:rsidDel="00000000" w:rsidP="00000000" w:rsidRDefault="00000000" w:rsidRPr="00000000" w14:paraId="00000081">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Monica  </w:t>
      </w:r>
    </w:p>
    <w:p w:rsidR="00000000" w:rsidDel="00000000" w:rsidP="00000000" w:rsidRDefault="00000000" w:rsidRPr="00000000" w14:paraId="00000082">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P.O. Box 10292-00100</w:t>
      </w:r>
    </w:p>
    <w:p w:rsidR="00000000" w:rsidDel="00000000" w:rsidP="00000000" w:rsidRDefault="00000000" w:rsidRPr="00000000" w14:paraId="00000083">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NAIROBI.</w:t>
      </w:r>
    </w:p>
    <w:p w:rsidR="00000000" w:rsidDel="00000000" w:rsidP="00000000" w:rsidRDefault="00000000" w:rsidRPr="00000000" w14:paraId="00000084">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5">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6">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7">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8">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9">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A">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B">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C">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D">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E">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8F">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0">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1">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2">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3">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4">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5">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6">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7">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8">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9">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A">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B">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C">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D">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E">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9F">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0">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1">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2">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3">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4">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5">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6">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7">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A8">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REPUBLIC OF KENYA</w:t>
      </w:r>
    </w:p>
    <w:p w:rsidR="00000000" w:rsidDel="00000000" w:rsidP="00000000" w:rsidRDefault="00000000" w:rsidRPr="00000000" w14:paraId="000000A9">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IN THE PRINCIPAL MAGISTRATE’S COURT AT CHUKA</w:t>
      </w:r>
    </w:p>
    <w:p w:rsidR="00000000" w:rsidDel="00000000" w:rsidP="00000000" w:rsidRDefault="00000000" w:rsidRPr="00000000" w14:paraId="000000AA">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CHUKA LAW COURTS</w:t>
      </w:r>
    </w:p>
    <w:p w:rsidR="00000000" w:rsidDel="00000000" w:rsidP="00000000" w:rsidRDefault="00000000" w:rsidRPr="00000000" w14:paraId="000000AB">
      <w:pPr>
        <w:pageBreakBefore w:val="0"/>
        <w:spacing w:after="0" w:line="240" w:lineRule="auto"/>
        <w:ind w:left="2160" w:firstLine="720"/>
        <w:rPr>
          <w:rFonts w:ascii="Tahoma" w:cs="Tahoma" w:eastAsia="Tahoma" w:hAnsi="Tahoma"/>
          <w:b w:val="1"/>
          <w:u w:val="single"/>
        </w:rPr>
      </w:pPr>
      <w:r w:rsidDel="00000000" w:rsidR="00000000" w:rsidRPr="00000000">
        <w:rPr>
          <w:rFonts w:ascii="Tahoma" w:cs="Tahoma" w:eastAsia="Tahoma" w:hAnsi="Tahoma"/>
          <w:b w:val="1"/>
          <w:u w:val="single"/>
          <w:rtl w:val="0"/>
        </w:rPr>
        <w:t xml:space="preserve">CIVIL SUIT NO                OF 2016</w:t>
      </w:r>
    </w:p>
    <w:p w:rsidR="00000000" w:rsidDel="00000000" w:rsidP="00000000" w:rsidRDefault="00000000" w:rsidRPr="00000000" w14:paraId="000000AC">
      <w:pPr>
        <w:pageBreakBefore w:val="0"/>
        <w:spacing w:after="0" w:line="240" w:lineRule="auto"/>
        <w:ind w:left="2160" w:firstLine="720"/>
        <w:rPr>
          <w:rFonts w:ascii="Tahoma" w:cs="Tahoma" w:eastAsia="Tahoma" w:hAnsi="Tahoma"/>
          <w:b w:val="1"/>
        </w:rPr>
      </w:pPr>
      <w:r w:rsidDel="00000000" w:rsidR="00000000" w:rsidRPr="00000000">
        <w:rPr>
          <w:rtl w:val="0"/>
        </w:rPr>
      </w:r>
    </w:p>
    <w:p w:rsidR="00000000" w:rsidDel="00000000" w:rsidP="00000000" w:rsidRDefault="00000000" w:rsidRPr="00000000" w14:paraId="000000AD">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SAM ………………….…………………………………………………………….PLAINTIFF</w:t>
      </w:r>
    </w:p>
    <w:p w:rsidR="00000000" w:rsidDel="00000000" w:rsidP="00000000" w:rsidRDefault="00000000" w:rsidRPr="00000000" w14:paraId="000000AE">
      <w:pPr>
        <w:pageBreakBefore w:val="0"/>
        <w:spacing w:after="0" w:line="24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AF">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-VERSUS-</w:t>
      </w:r>
    </w:p>
    <w:p w:rsidR="00000000" w:rsidDel="00000000" w:rsidP="00000000" w:rsidRDefault="00000000" w:rsidRPr="00000000" w14:paraId="000000B0">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B1">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MONICA……………………………………………….…...……..……………DEFENDANT</w:t>
      </w:r>
    </w:p>
    <w:p w:rsidR="00000000" w:rsidDel="00000000" w:rsidP="00000000" w:rsidRDefault="00000000" w:rsidRPr="00000000" w14:paraId="000000B2">
      <w:pPr>
        <w:pageBreakBefore w:val="0"/>
        <w:spacing w:after="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B3">
      <w:pPr>
        <w:pageBreakBefore w:val="0"/>
        <w:spacing w:after="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PLAINTIFF’S LIST OF WITNESSES</w:t>
      </w:r>
    </w:p>
    <w:p w:rsidR="00000000" w:rsidDel="00000000" w:rsidP="00000000" w:rsidRDefault="00000000" w:rsidRPr="00000000" w14:paraId="000000B4">
      <w:pPr>
        <w:pageBreakBefore w:val="0"/>
        <w:spacing w:after="0" w:lineRule="auto"/>
        <w:ind w:left="360"/>
        <w:jc w:val="both"/>
        <w:rPr>
          <w:rFonts w:ascii="Tahoma" w:cs="Tahoma" w:eastAsia="Tahoma" w:hAnsi="Tahoma"/>
        </w:rPr>
      </w:pPr>
      <w:r w:rsidDel="00000000" w:rsidR="00000000" w:rsidRPr="00000000">
        <w:rPr>
          <w:rtl w:val="0"/>
        </w:rPr>
      </w:r>
    </w:p>
    <w:p w:rsidR="00000000" w:rsidDel="00000000" w:rsidP="00000000" w:rsidRDefault="00000000" w:rsidRPr="00000000" w14:paraId="000000B5">
      <w:pPr>
        <w:pageBreakBefore w:val="0"/>
        <w:numPr>
          <w:ilvl w:val="0"/>
          <w:numId w:val="7"/>
        </w:numPr>
        <w:spacing w:after="0"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Sam.</w:t>
      </w:r>
    </w:p>
    <w:p w:rsidR="00000000" w:rsidDel="00000000" w:rsidP="00000000" w:rsidRDefault="00000000" w:rsidRPr="00000000" w14:paraId="000000B6">
      <w:pPr>
        <w:pageBreakBefore w:val="0"/>
        <w:numPr>
          <w:ilvl w:val="0"/>
          <w:numId w:val="7"/>
        </w:numPr>
        <w:spacing w:after="0"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Others to be stated in court.</w:t>
      </w:r>
    </w:p>
    <w:p w:rsidR="00000000" w:rsidDel="00000000" w:rsidP="00000000" w:rsidRDefault="00000000" w:rsidRPr="00000000" w14:paraId="000000B7">
      <w:pPr>
        <w:pageBreakBefore w:val="0"/>
        <w:spacing w:after="0" w:lineRule="auto"/>
        <w:ind w:left="720"/>
        <w:jc w:val="both"/>
        <w:rPr>
          <w:rFonts w:ascii="Tahoma" w:cs="Tahoma" w:eastAsia="Tahoma" w:hAnsi="Tahoma"/>
        </w:rPr>
      </w:pPr>
      <w:r w:rsidDel="00000000" w:rsidR="00000000" w:rsidRPr="00000000">
        <w:rPr>
          <w:rtl w:val="0"/>
        </w:rPr>
      </w:r>
    </w:p>
    <w:p w:rsidR="00000000" w:rsidDel="00000000" w:rsidP="00000000" w:rsidRDefault="00000000" w:rsidRPr="00000000" w14:paraId="000000B8">
      <w:pPr>
        <w:pageBreakBefore w:val="0"/>
        <w:spacing w:after="0" w:lineRule="auto"/>
        <w:jc w:val="both"/>
        <w:rPr>
          <w:rFonts w:ascii="Tahoma" w:cs="Tahoma" w:eastAsia="Tahoma" w:hAnsi="Tahoma"/>
        </w:rPr>
      </w:pPr>
      <w:r w:rsidDel="00000000" w:rsidR="00000000" w:rsidRPr="00000000">
        <w:rPr>
          <w:rFonts w:ascii="Tahoma" w:cs="Tahoma" w:eastAsia="Tahoma" w:hAnsi="Tahoma"/>
          <w:b w:val="1"/>
          <w:rtl w:val="0"/>
        </w:rPr>
        <w:t xml:space="preserve">DATED</w:t>
      </w:r>
      <w:r w:rsidDel="00000000" w:rsidR="00000000" w:rsidRPr="00000000">
        <w:rPr>
          <w:rFonts w:ascii="Tahoma" w:cs="Tahoma" w:eastAsia="Tahoma" w:hAnsi="Tahoma"/>
          <w:rtl w:val="0"/>
        </w:rPr>
        <w:t xml:space="preserve"> at </w:t>
      </w:r>
      <w:r w:rsidDel="00000000" w:rsidR="00000000" w:rsidRPr="00000000">
        <w:rPr>
          <w:rFonts w:ascii="Tahoma" w:cs="Tahoma" w:eastAsia="Tahoma" w:hAnsi="Tahoma"/>
          <w:b w:val="1"/>
          <w:rtl w:val="0"/>
        </w:rPr>
        <w:t xml:space="preserve">NAIROBI</w:t>
      </w:r>
      <w:r w:rsidDel="00000000" w:rsidR="00000000" w:rsidRPr="00000000">
        <w:rPr>
          <w:rFonts w:ascii="Tahoma" w:cs="Tahoma" w:eastAsia="Tahoma" w:hAnsi="Tahoma"/>
          <w:rtl w:val="0"/>
        </w:rPr>
        <w:t xml:space="preserve"> this </w:t>
        <w:tab/>
        <w:tab/>
        <w:tab/>
        <w:t xml:space="preserve">day of</w:t>
        <w:tab/>
        <w:tab/>
        <w:tab/>
        <w:t xml:space="preserve"> </w:t>
        <w:tab/>
        <w:tab/>
        <w:t xml:space="preserve">2013.</w:t>
      </w:r>
    </w:p>
    <w:p w:rsidR="00000000" w:rsidDel="00000000" w:rsidP="00000000" w:rsidRDefault="00000000" w:rsidRPr="00000000" w14:paraId="000000B9">
      <w:pPr>
        <w:pageBreakBefore w:val="0"/>
        <w:spacing w:after="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BA">
      <w:pPr>
        <w:pageBreakBefore w:val="0"/>
        <w:spacing w:after="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BB">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DELANO SIMIYU &amp; CO.</w:t>
      </w:r>
    </w:p>
    <w:p w:rsidR="00000000" w:rsidDel="00000000" w:rsidP="00000000" w:rsidRDefault="00000000" w:rsidRPr="00000000" w14:paraId="000000BC">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ADVOCATES FOR THE PLAINTIFF</w:t>
      </w:r>
    </w:p>
    <w:p w:rsidR="00000000" w:rsidDel="00000000" w:rsidP="00000000" w:rsidRDefault="00000000" w:rsidRPr="00000000" w14:paraId="000000BD">
      <w:pPr>
        <w:pageBreakBefore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BE">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Drawn &amp; Filed By;</w:t>
      </w:r>
    </w:p>
    <w:p w:rsidR="00000000" w:rsidDel="00000000" w:rsidP="00000000" w:rsidRDefault="00000000" w:rsidRPr="00000000" w14:paraId="000000BF">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Delano Simiyu &amp; Company</w:t>
      </w:r>
    </w:p>
    <w:p w:rsidR="00000000" w:rsidDel="00000000" w:rsidP="00000000" w:rsidRDefault="00000000" w:rsidRPr="00000000" w14:paraId="000000C0">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Advocates</w:t>
      </w:r>
    </w:p>
    <w:p w:rsidR="00000000" w:rsidDel="00000000" w:rsidP="00000000" w:rsidRDefault="00000000" w:rsidRPr="00000000" w14:paraId="000000C1">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Imenti Building 7th Floor,</w:t>
      </w:r>
    </w:p>
    <w:p w:rsidR="00000000" w:rsidDel="00000000" w:rsidP="00000000" w:rsidRDefault="00000000" w:rsidRPr="00000000" w14:paraId="000000C2">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Mbachu Street, </w:t>
      </w:r>
    </w:p>
    <w:p w:rsidR="00000000" w:rsidDel="00000000" w:rsidP="00000000" w:rsidRDefault="00000000" w:rsidRPr="00000000" w14:paraId="000000C3">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P.O. Box 24659-00100, </w:t>
      </w:r>
    </w:p>
    <w:p w:rsidR="00000000" w:rsidDel="00000000" w:rsidP="00000000" w:rsidRDefault="00000000" w:rsidRPr="00000000" w14:paraId="000000C4">
      <w:pPr>
        <w:pageBreakBefore w:val="0"/>
        <w:spacing w:after="0" w:lineRule="auto"/>
        <w:rPr>
          <w:rFonts w:ascii="Tahoma" w:cs="Tahoma" w:eastAsia="Tahoma" w:hAnsi="Tahoma"/>
          <w:u w:val="single"/>
        </w:rPr>
      </w:pPr>
      <w:r w:rsidDel="00000000" w:rsidR="00000000" w:rsidRPr="00000000">
        <w:rPr>
          <w:rFonts w:ascii="Tahoma" w:cs="Tahoma" w:eastAsia="Tahoma" w:hAnsi="Tahoma"/>
          <w:b w:val="1"/>
          <w:u w:val="single"/>
          <w:rtl w:val="0"/>
        </w:rPr>
        <w:t xml:space="preserve">CHUKA.</w:t>
      </w:r>
      <w:r w:rsidDel="00000000" w:rsidR="00000000" w:rsidRPr="00000000">
        <w:rPr>
          <w:rtl w:val="0"/>
        </w:rPr>
      </w:r>
    </w:p>
    <w:p w:rsidR="00000000" w:rsidDel="00000000" w:rsidP="00000000" w:rsidRDefault="00000000" w:rsidRPr="00000000" w14:paraId="000000C5">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C6">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To Be Served Upon:</w:t>
      </w:r>
    </w:p>
    <w:p w:rsidR="00000000" w:rsidDel="00000000" w:rsidP="00000000" w:rsidRDefault="00000000" w:rsidRPr="00000000" w14:paraId="000000C7">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Monica  </w:t>
      </w:r>
    </w:p>
    <w:p w:rsidR="00000000" w:rsidDel="00000000" w:rsidP="00000000" w:rsidRDefault="00000000" w:rsidRPr="00000000" w14:paraId="000000C8">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P.O. Box 10292-00100, </w:t>
      </w:r>
    </w:p>
    <w:p w:rsidR="00000000" w:rsidDel="00000000" w:rsidP="00000000" w:rsidRDefault="00000000" w:rsidRPr="00000000" w14:paraId="000000C9">
      <w:pPr>
        <w:pageBreakBefore w:val="0"/>
        <w:spacing w:after="0" w:line="24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NAIROBI. </w:t>
      </w:r>
    </w:p>
    <w:p w:rsidR="00000000" w:rsidDel="00000000" w:rsidP="00000000" w:rsidRDefault="00000000" w:rsidRPr="00000000" w14:paraId="000000CA">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CB">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CC">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CD">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CE">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CF">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0">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1">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2">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3">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4">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5">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6">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7">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8">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9">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A">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B">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DC">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REPUBLIC OF KENYA</w:t>
      </w:r>
    </w:p>
    <w:p w:rsidR="00000000" w:rsidDel="00000000" w:rsidP="00000000" w:rsidRDefault="00000000" w:rsidRPr="00000000" w14:paraId="000000DD">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IN THE PRINCIPAL MAGISTRATE’S COURT AT CHUKA</w:t>
      </w:r>
    </w:p>
    <w:p w:rsidR="00000000" w:rsidDel="00000000" w:rsidP="00000000" w:rsidRDefault="00000000" w:rsidRPr="00000000" w14:paraId="000000DE">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CHUKA LAW COURTS</w:t>
      </w:r>
    </w:p>
    <w:p w:rsidR="00000000" w:rsidDel="00000000" w:rsidP="00000000" w:rsidRDefault="00000000" w:rsidRPr="00000000" w14:paraId="000000DF">
      <w:pPr>
        <w:pageBreakBefore w:val="0"/>
        <w:spacing w:after="0" w:line="240" w:lineRule="auto"/>
        <w:ind w:left="2160" w:firstLine="720"/>
        <w:rPr>
          <w:rFonts w:ascii="Tahoma" w:cs="Tahoma" w:eastAsia="Tahoma" w:hAnsi="Tahoma"/>
          <w:b w:val="1"/>
          <w:u w:val="single"/>
        </w:rPr>
      </w:pPr>
      <w:r w:rsidDel="00000000" w:rsidR="00000000" w:rsidRPr="00000000">
        <w:rPr>
          <w:rFonts w:ascii="Tahoma" w:cs="Tahoma" w:eastAsia="Tahoma" w:hAnsi="Tahoma"/>
          <w:b w:val="1"/>
          <w:u w:val="single"/>
          <w:rtl w:val="0"/>
        </w:rPr>
        <w:t xml:space="preserve">CIVIL SUIT NO                OF 2016</w:t>
      </w:r>
    </w:p>
    <w:p w:rsidR="00000000" w:rsidDel="00000000" w:rsidP="00000000" w:rsidRDefault="00000000" w:rsidRPr="00000000" w14:paraId="000000E0">
      <w:pPr>
        <w:pageBreakBefore w:val="0"/>
        <w:spacing w:after="0" w:line="240" w:lineRule="auto"/>
        <w:ind w:left="2160" w:firstLine="720"/>
        <w:rPr>
          <w:rFonts w:ascii="Tahoma" w:cs="Tahoma" w:eastAsia="Tahoma" w:hAnsi="Tahoma"/>
          <w:b w:val="1"/>
        </w:rPr>
      </w:pPr>
      <w:r w:rsidDel="00000000" w:rsidR="00000000" w:rsidRPr="00000000">
        <w:rPr>
          <w:rtl w:val="0"/>
        </w:rPr>
      </w:r>
    </w:p>
    <w:p w:rsidR="00000000" w:rsidDel="00000000" w:rsidP="00000000" w:rsidRDefault="00000000" w:rsidRPr="00000000" w14:paraId="000000E1">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SAM ………………….…………………………………………………………….PLAINTIFF</w:t>
      </w:r>
    </w:p>
    <w:p w:rsidR="00000000" w:rsidDel="00000000" w:rsidP="00000000" w:rsidRDefault="00000000" w:rsidRPr="00000000" w14:paraId="000000E2">
      <w:pPr>
        <w:pageBreakBefore w:val="0"/>
        <w:spacing w:after="0" w:line="24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E3">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-VERSUS-</w:t>
      </w:r>
    </w:p>
    <w:p w:rsidR="00000000" w:rsidDel="00000000" w:rsidP="00000000" w:rsidRDefault="00000000" w:rsidRPr="00000000" w14:paraId="000000E4">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0E5">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MONICA……………………………………………….…...……..……………DEFENDANT</w:t>
      </w:r>
    </w:p>
    <w:p w:rsidR="00000000" w:rsidDel="00000000" w:rsidP="00000000" w:rsidRDefault="00000000" w:rsidRPr="00000000" w14:paraId="000000E6">
      <w:pPr>
        <w:pageBreakBefore w:val="0"/>
        <w:spacing w:after="0" w:line="300" w:lineRule="auto"/>
        <w:jc w:val="center"/>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E7">
      <w:pPr>
        <w:pageBreakBefore w:val="0"/>
        <w:spacing w:after="0" w:line="30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PLAINTIFF’S WITNESS STATEMENT</w:t>
      </w:r>
    </w:p>
    <w:p w:rsidR="00000000" w:rsidDel="00000000" w:rsidP="00000000" w:rsidRDefault="00000000" w:rsidRPr="00000000" w14:paraId="000000E8">
      <w:pPr>
        <w:pageBreakBefore w:val="0"/>
        <w:spacing w:after="0" w:line="30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E9">
      <w:pPr>
        <w:pageBreakBefore w:val="0"/>
        <w:spacing w:after="0" w:line="300" w:lineRule="auto"/>
        <w:jc w:val="both"/>
        <w:rPr>
          <w:rFonts w:ascii="Tahoma" w:cs="Tahoma" w:eastAsia="Tahoma" w:hAnsi="Tahoma"/>
        </w:rPr>
      </w:pPr>
      <w:r w:rsidDel="00000000" w:rsidR="00000000" w:rsidRPr="00000000">
        <w:rPr>
          <w:rFonts w:ascii="Tahoma" w:cs="Tahoma" w:eastAsia="Tahoma" w:hAnsi="Tahoma"/>
          <w:rtl w:val="0"/>
        </w:rPr>
        <w:t xml:space="preserve">I, </w:t>
      </w:r>
      <w:r w:rsidDel="00000000" w:rsidR="00000000" w:rsidRPr="00000000">
        <w:rPr>
          <w:rFonts w:ascii="Tahoma" w:cs="Tahoma" w:eastAsia="Tahoma" w:hAnsi="Tahoma"/>
          <w:b w:val="1"/>
          <w:rtl w:val="0"/>
        </w:rPr>
        <w:t xml:space="preserve">SAM </w:t>
      </w:r>
      <w:r w:rsidDel="00000000" w:rsidR="00000000" w:rsidRPr="00000000">
        <w:rPr>
          <w:rFonts w:ascii="Tahoma" w:cs="Tahoma" w:eastAsia="Tahoma" w:hAnsi="Tahoma"/>
          <w:rtl w:val="0"/>
        </w:rPr>
        <w:t xml:space="preserve">of P.O Box 17689-00500, </w:t>
      </w:r>
      <w:r w:rsidDel="00000000" w:rsidR="00000000" w:rsidRPr="00000000">
        <w:rPr>
          <w:rFonts w:ascii="Tahoma" w:cs="Tahoma" w:eastAsia="Tahoma" w:hAnsi="Tahoma"/>
          <w:b w:val="1"/>
          <w:rtl w:val="0"/>
        </w:rPr>
        <w:t xml:space="preserve">Chuka</w:t>
      </w:r>
      <w:r w:rsidDel="00000000" w:rsidR="00000000" w:rsidRPr="00000000">
        <w:rPr>
          <w:rFonts w:ascii="Tahoma" w:cs="Tahoma" w:eastAsia="Tahoma" w:hAnsi="Tahoma"/>
          <w:rtl w:val="0"/>
        </w:rPr>
        <w:t xml:space="preserve"> do state that:-</w:t>
      </w:r>
    </w:p>
    <w:p w:rsidR="00000000" w:rsidDel="00000000" w:rsidP="00000000" w:rsidRDefault="00000000" w:rsidRPr="00000000" w14:paraId="000000EA">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EB">
      <w:pPr>
        <w:pageBreakBefore w:val="0"/>
        <w:numPr>
          <w:ilvl w:val="0"/>
          <w:numId w:val="6"/>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 am an adult of sound mind and the Plaintiff herein. Am therefore well conversant with the issues in this suit. </w:t>
      </w:r>
    </w:p>
    <w:p w:rsidR="00000000" w:rsidDel="00000000" w:rsidP="00000000" w:rsidRDefault="00000000" w:rsidRPr="00000000" w14:paraId="000000EC">
      <w:pPr>
        <w:pageBreakBefore w:val="0"/>
        <w:spacing w:after="0" w:line="300" w:lineRule="auto"/>
        <w:ind w:left="360"/>
        <w:jc w:val="both"/>
        <w:rPr>
          <w:rFonts w:ascii="Tahoma" w:cs="Tahoma" w:eastAsia="Tahoma" w:hAnsi="Tahoma"/>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On or about 15</w:t>
      </w:r>
      <w:r w:rsidDel="00000000" w:rsidR="00000000" w:rsidRPr="00000000">
        <w:rPr>
          <w:rFonts w:ascii="Tahoma" w:cs="Tahoma" w:eastAsia="Tahoma" w:hAnsi="Tahoma"/>
          <w:b w:val="0"/>
          <w:i w:val="0"/>
          <w:smallCaps w:val="0"/>
          <w:strike w:val="0"/>
          <w:color w:val="000000"/>
          <w:sz w:val="22"/>
          <w:szCs w:val="22"/>
          <w:u w:val="none"/>
          <w:shd w:fill="auto" w:val="clear"/>
          <w:vertAlign w:val="superscript"/>
          <w:rtl w:val="0"/>
        </w:rPr>
        <w:t xml:space="preserve">th</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July, 2016 the Plaintiff entered into a written agreement with the Defendant in which the Plaintiff would supply to the Defendant timber, iron sheets, nails among other assorted goods (hereinafter the goods) at a price of Kenya Shillings Three Hundred Thousand (Kshs. 300,000/=).</w:t>
      </w:r>
    </w:p>
    <w:p w:rsidR="00000000" w:rsidDel="00000000" w:rsidP="00000000" w:rsidRDefault="00000000" w:rsidRPr="00000000" w14:paraId="000000EE">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EF">
      <w:pPr>
        <w:pageBreakBefore w:val="0"/>
        <w:numPr>
          <w:ilvl w:val="0"/>
          <w:numId w:val="6"/>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It was a term in the agreement that payment for the said goods will be effected within two weeks of the execution of the agreement by the Defendant.</w:t>
      </w:r>
    </w:p>
    <w:p w:rsidR="00000000" w:rsidDel="00000000" w:rsidP="00000000" w:rsidRDefault="00000000" w:rsidRPr="00000000" w14:paraId="000000F0">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F1">
      <w:pPr>
        <w:pageBreakBefore w:val="0"/>
        <w:numPr>
          <w:ilvl w:val="0"/>
          <w:numId w:val="6"/>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The said two weeks within which the payment was to be done have lapsed and the Defendant is yet to honour the said term of the agreement. </w:t>
      </w:r>
    </w:p>
    <w:p w:rsidR="00000000" w:rsidDel="00000000" w:rsidP="00000000" w:rsidRDefault="00000000" w:rsidRPr="00000000" w14:paraId="000000F2">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F3">
      <w:pPr>
        <w:pageBreakBefore w:val="0"/>
        <w:numPr>
          <w:ilvl w:val="0"/>
          <w:numId w:val="6"/>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 The Defendant now owes the Plaintiff a sum of Kenya Shillings Three Hundred Thousand (Kshs. 300,000/=) which the Defendant has failed, ignored and/or refused to pay notwithstanding repeated requests by the Plaintiff. </w:t>
      </w:r>
    </w:p>
    <w:p w:rsidR="00000000" w:rsidDel="00000000" w:rsidP="00000000" w:rsidRDefault="00000000" w:rsidRPr="00000000" w14:paraId="000000F4">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F5">
      <w:pPr>
        <w:pageBreakBefore w:val="0"/>
        <w:numPr>
          <w:ilvl w:val="0"/>
          <w:numId w:val="6"/>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On the 3</w:t>
      </w:r>
      <w:r w:rsidDel="00000000" w:rsidR="00000000" w:rsidRPr="00000000">
        <w:rPr>
          <w:rFonts w:ascii="Tahoma" w:cs="Tahoma" w:eastAsia="Tahoma" w:hAnsi="Tahoma"/>
          <w:vertAlign w:val="superscript"/>
          <w:rtl w:val="0"/>
        </w:rPr>
        <w:t xml:space="preserve">rd</w:t>
      </w:r>
      <w:r w:rsidDel="00000000" w:rsidR="00000000" w:rsidRPr="00000000">
        <w:rPr>
          <w:rFonts w:ascii="Tahoma" w:cs="Tahoma" w:eastAsia="Tahoma" w:hAnsi="Tahoma"/>
          <w:rtl w:val="0"/>
        </w:rPr>
        <w:t xml:space="preserve"> August, 2016 I instructed my lawyers M/s. Delano Simiyu &amp; Co. Advocates to write to the Defendant with a view of recovering the outstanding balance and they issued a demand letter to the Defendant on 5</w:t>
      </w:r>
      <w:r w:rsidDel="00000000" w:rsidR="00000000" w:rsidRPr="00000000">
        <w:rPr>
          <w:rFonts w:ascii="Tahoma" w:cs="Tahoma" w:eastAsia="Tahoma" w:hAnsi="Tahoma"/>
          <w:vertAlign w:val="superscript"/>
          <w:rtl w:val="0"/>
        </w:rPr>
        <w:t xml:space="preserve">th</w:t>
      </w:r>
      <w:r w:rsidDel="00000000" w:rsidR="00000000" w:rsidRPr="00000000">
        <w:rPr>
          <w:rFonts w:ascii="Tahoma" w:cs="Tahoma" w:eastAsia="Tahoma" w:hAnsi="Tahoma"/>
          <w:rtl w:val="0"/>
        </w:rPr>
        <w:t xml:space="preserve"> August, 2016 and a reminder of 13</w:t>
      </w:r>
      <w:r w:rsidDel="00000000" w:rsidR="00000000" w:rsidRPr="00000000">
        <w:rPr>
          <w:rFonts w:ascii="Tahoma" w:cs="Tahoma" w:eastAsia="Tahoma" w:hAnsi="Tahoma"/>
          <w:vertAlign w:val="superscript"/>
          <w:rtl w:val="0"/>
        </w:rPr>
        <w:t xml:space="preserve">th</w:t>
      </w:r>
      <w:r w:rsidDel="00000000" w:rsidR="00000000" w:rsidRPr="00000000">
        <w:rPr>
          <w:rFonts w:ascii="Tahoma" w:cs="Tahoma" w:eastAsia="Tahoma" w:hAnsi="Tahoma"/>
          <w:rtl w:val="0"/>
        </w:rPr>
        <w:t xml:space="preserve"> August, 2016 have elicited no response. </w:t>
      </w:r>
    </w:p>
    <w:p w:rsidR="00000000" w:rsidDel="00000000" w:rsidP="00000000" w:rsidRDefault="00000000" w:rsidRPr="00000000" w14:paraId="000000F6">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F7">
      <w:pPr>
        <w:pageBreakBefore w:val="0"/>
        <w:numPr>
          <w:ilvl w:val="0"/>
          <w:numId w:val="6"/>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The Plaintiff’s claim is therefore for a sum of Kenya Shillings Three Hundred Thousand (Kshs. 300,000/=) plus contractual interest till payment in full.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pageBreakBefore w:val="0"/>
        <w:numPr>
          <w:ilvl w:val="0"/>
          <w:numId w:val="6"/>
        </w:numPr>
        <w:spacing w:after="0" w:line="30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That despite demand and notice of intention to sue the Defendant for the stated sum, the Defendant has refused, neglected and/or ignored to make good their indebtness.</w:t>
      </w:r>
    </w:p>
    <w:p w:rsidR="00000000" w:rsidDel="00000000" w:rsidP="00000000" w:rsidRDefault="00000000" w:rsidRPr="00000000" w14:paraId="000000FA">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FB">
      <w:pPr>
        <w:pageBreakBefore w:val="0"/>
        <w:spacing w:after="0" w:line="300" w:lineRule="auto"/>
        <w:jc w:val="both"/>
        <w:rPr>
          <w:rFonts w:ascii="Tahoma" w:cs="Tahoma" w:eastAsia="Tahoma" w:hAnsi="Tahoma"/>
        </w:rPr>
      </w:pPr>
      <w:r w:rsidDel="00000000" w:rsidR="00000000" w:rsidRPr="00000000">
        <w:rPr>
          <w:rFonts w:ascii="Tahoma" w:cs="Tahoma" w:eastAsia="Tahoma" w:hAnsi="Tahoma"/>
          <w:rtl w:val="0"/>
        </w:rPr>
        <w:t xml:space="preserve">That is all I wish to state for now.</w:t>
      </w:r>
    </w:p>
    <w:p w:rsidR="00000000" w:rsidDel="00000000" w:rsidP="00000000" w:rsidRDefault="00000000" w:rsidRPr="00000000" w14:paraId="000000FC">
      <w:pPr>
        <w:pageBreakBefore w:val="0"/>
        <w:spacing w:after="0" w:line="300" w:lineRule="auto"/>
        <w:jc w:val="both"/>
        <w:rPr>
          <w:rFonts w:ascii="Tahoma" w:cs="Tahoma" w:eastAsia="Tahoma" w:hAnsi="Tahoma"/>
        </w:rPr>
      </w:pPr>
      <w:r w:rsidDel="00000000" w:rsidR="00000000" w:rsidRPr="00000000">
        <w:rPr>
          <w:rFonts w:ascii="Tahoma" w:cs="Tahoma" w:eastAsia="Tahoma" w:hAnsi="Tahoma"/>
          <w:rtl w:val="0"/>
        </w:rPr>
        <w:tab/>
        <w:tab/>
        <w:tab/>
        <w:tab/>
        <w:tab/>
        <w:tab/>
        <w:t xml:space="preserve">}</w:t>
      </w:r>
    </w:p>
    <w:p w:rsidR="00000000" w:rsidDel="00000000" w:rsidP="00000000" w:rsidRDefault="00000000" w:rsidRPr="00000000" w14:paraId="000000FD">
      <w:pPr>
        <w:pageBreakBefore w:val="0"/>
        <w:spacing w:after="0" w:line="300" w:lineRule="auto"/>
        <w:jc w:val="both"/>
        <w:rPr>
          <w:rFonts w:ascii="Tahoma" w:cs="Tahoma" w:eastAsia="Tahoma" w:hAnsi="Tahoma"/>
        </w:rPr>
      </w:pPr>
      <w:r w:rsidDel="00000000" w:rsidR="00000000" w:rsidRPr="00000000">
        <w:rPr>
          <w:rFonts w:ascii="Tahoma" w:cs="Tahoma" w:eastAsia="Tahoma" w:hAnsi="Tahoma"/>
          <w:b w:val="1"/>
          <w:rtl w:val="0"/>
        </w:rPr>
        <w:t xml:space="preserve">SAM</w:t>
        <w:tab/>
        <w:tab/>
        <w:tab/>
        <w:tab/>
        <w:tab/>
        <w:tab/>
      </w:r>
      <w:r w:rsidDel="00000000" w:rsidR="00000000" w:rsidRPr="00000000">
        <w:rPr>
          <w:rFonts w:ascii="Tahoma" w:cs="Tahoma" w:eastAsia="Tahoma" w:hAnsi="Tahoma"/>
          <w:rtl w:val="0"/>
        </w:rPr>
        <w:t xml:space="preserve">}</w:t>
      </w:r>
      <w:r w:rsidDel="00000000" w:rsidR="00000000" w:rsidRPr="00000000">
        <w:rPr>
          <w:rFonts w:ascii="Tahoma" w:cs="Tahoma" w:eastAsia="Tahoma" w:hAnsi="Tahoma"/>
          <w:b w:val="1"/>
          <w:rtl w:val="0"/>
        </w:rPr>
        <w:tab/>
        <w:tab/>
      </w:r>
      <w:r w:rsidDel="00000000" w:rsidR="00000000" w:rsidRPr="00000000">
        <w:rPr>
          <w:rFonts w:ascii="Tahoma" w:cs="Tahoma" w:eastAsia="Tahoma" w:hAnsi="Tahoma"/>
          <w:rtl w:val="0"/>
        </w:rPr>
        <w:t xml:space="preserve">-------------------------</w:t>
      </w:r>
    </w:p>
    <w:p w:rsidR="00000000" w:rsidDel="00000000" w:rsidP="00000000" w:rsidRDefault="00000000" w:rsidRPr="00000000" w14:paraId="000000FE">
      <w:pPr>
        <w:pageBreakBefore w:val="0"/>
        <w:spacing w:after="0" w:line="300" w:lineRule="auto"/>
        <w:jc w:val="both"/>
        <w:rPr>
          <w:rFonts w:ascii="Tahoma" w:cs="Tahoma" w:eastAsia="Tahoma" w:hAnsi="Tahoma"/>
        </w:rPr>
      </w:pPr>
      <w:r w:rsidDel="00000000" w:rsidR="00000000" w:rsidRPr="00000000">
        <w:rPr>
          <w:rFonts w:ascii="Tahoma" w:cs="Tahoma" w:eastAsia="Tahoma" w:hAnsi="Tahoma"/>
          <w:rtl w:val="0"/>
        </w:rPr>
        <w:tab/>
        <w:tab/>
        <w:tab/>
        <w:tab/>
        <w:tab/>
        <w:tab/>
        <w:t xml:space="preserve">}</w:t>
        <w:tab/>
        <w:tab/>
        <w:tab/>
        <w:tab/>
      </w:r>
    </w:p>
    <w:p w:rsidR="00000000" w:rsidDel="00000000" w:rsidP="00000000" w:rsidRDefault="00000000" w:rsidRPr="00000000" w14:paraId="000000FF">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00">
      <w:pPr>
        <w:pageBreakBefore w:val="0"/>
        <w:spacing w:after="0" w:line="30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01">
      <w:pPr>
        <w:pageBreakBefore w:val="0"/>
        <w:spacing w:after="0" w:lineRule="auto"/>
        <w:jc w:val="both"/>
        <w:rPr>
          <w:rFonts w:ascii="Tahoma" w:cs="Tahoma" w:eastAsia="Tahoma" w:hAnsi="Tahoma"/>
        </w:rPr>
      </w:pPr>
      <w:r w:rsidDel="00000000" w:rsidR="00000000" w:rsidRPr="00000000">
        <w:rPr>
          <w:rFonts w:ascii="Tahoma" w:cs="Tahoma" w:eastAsia="Tahoma" w:hAnsi="Tahoma"/>
          <w:rtl w:val="0"/>
        </w:rPr>
        <w:t xml:space="preserve">Dated at Meru</w:t>
      </w:r>
      <w:r w:rsidDel="00000000" w:rsidR="00000000" w:rsidRPr="00000000">
        <w:rPr>
          <w:rFonts w:ascii="Tahoma" w:cs="Tahoma" w:eastAsia="Tahoma" w:hAnsi="Tahoma"/>
          <w:b w:val="1"/>
          <w:rtl w:val="0"/>
        </w:rPr>
        <w:t xml:space="preserve"> </w:t>
      </w:r>
      <w:r w:rsidDel="00000000" w:rsidR="00000000" w:rsidRPr="00000000">
        <w:rPr>
          <w:rFonts w:ascii="Tahoma" w:cs="Tahoma" w:eastAsia="Tahoma" w:hAnsi="Tahoma"/>
          <w:rtl w:val="0"/>
        </w:rPr>
        <w:t xml:space="preserve">this---------------------- day of -------------------------------2016</w:t>
      </w:r>
    </w:p>
    <w:p w:rsidR="00000000" w:rsidDel="00000000" w:rsidP="00000000" w:rsidRDefault="00000000" w:rsidRPr="00000000" w14:paraId="00000102">
      <w:pPr>
        <w:pageBreakBefore w:val="0"/>
        <w:spacing w:after="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3">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4">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5">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6">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7">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8">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9">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A">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B">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C">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D">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E">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0F">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0">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1">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2">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3">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4">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5">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6">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7">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8">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9">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A">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B">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C">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D">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E">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1F">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0">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1">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2">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3">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4">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5">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6">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7">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8">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9">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A">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B">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C">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D">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E">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2F">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30">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REPUBLIC OF KENYA</w:t>
      </w:r>
    </w:p>
    <w:p w:rsidR="00000000" w:rsidDel="00000000" w:rsidP="00000000" w:rsidRDefault="00000000" w:rsidRPr="00000000" w14:paraId="00000131">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IN THE PRINCIPAL MAGISTRATE’S COURT AT CHUKA</w:t>
      </w:r>
    </w:p>
    <w:p w:rsidR="00000000" w:rsidDel="00000000" w:rsidP="00000000" w:rsidRDefault="00000000" w:rsidRPr="00000000" w14:paraId="00000132">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CHUKA LAW COURTS</w:t>
      </w:r>
    </w:p>
    <w:p w:rsidR="00000000" w:rsidDel="00000000" w:rsidP="00000000" w:rsidRDefault="00000000" w:rsidRPr="00000000" w14:paraId="00000133">
      <w:pPr>
        <w:pageBreakBefore w:val="0"/>
        <w:spacing w:after="0" w:line="240" w:lineRule="auto"/>
        <w:ind w:left="2160" w:firstLine="720"/>
        <w:rPr>
          <w:rFonts w:ascii="Tahoma" w:cs="Tahoma" w:eastAsia="Tahoma" w:hAnsi="Tahoma"/>
          <w:b w:val="1"/>
          <w:u w:val="single"/>
        </w:rPr>
      </w:pPr>
      <w:r w:rsidDel="00000000" w:rsidR="00000000" w:rsidRPr="00000000">
        <w:rPr>
          <w:rFonts w:ascii="Tahoma" w:cs="Tahoma" w:eastAsia="Tahoma" w:hAnsi="Tahoma"/>
          <w:b w:val="1"/>
          <w:u w:val="single"/>
          <w:rtl w:val="0"/>
        </w:rPr>
        <w:t xml:space="preserve">CIVIL SUIT NO                OF 2016</w:t>
      </w:r>
    </w:p>
    <w:p w:rsidR="00000000" w:rsidDel="00000000" w:rsidP="00000000" w:rsidRDefault="00000000" w:rsidRPr="00000000" w14:paraId="00000134">
      <w:pPr>
        <w:pageBreakBefore w:val="0"/>
        <w:spacing w:after="0" w:line="240" w:lineRule="auto"/>
        <w:ind w:left="2160" w:firstLine="720"/>
        <w:rPr>
          <w:rFonts w:ascii="Tahoma" w:cs="Tahoma" w:eastAsia="Tahoma" w:hAnsi="Tahoma"/>
          <w:b w:val="1"/>
        </w:rPr>
      </w:pPr>
      <w:r w:rsidDel="00000000" w:rsidR="00000000" w:rsidRPr="00000000">
        <w:rPr>
          <w:rtl w:val="0"/>
        </w:rPr>
      </w:r>
    </w:p>
    <w:p w:rsidR="00000000" w:rsidDel="00000000" w:rsidP="00000000" w:rsidRDefault="00000000" w:rsidRPr="00000000" w14:paraId="00000135">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SAM ………………….…………………………………………………………….PLAINTIFF</w:t>
      </w:r>
    </w:p>
    <w:p w:rsidR="00000000" w:rsidDel="00000000" w:rsidP="00000000" w:rsidRDefault="00000000" w:rsidRPr="00000000" w14:paraId="00000136">
      <w:pPr>
        <w:pageBreakBefore w:val="0"/>
        <w:spacing w:after="0" w:line="24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137">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-VERSUS-</w:t>
      </w:r>
    </w:p>
    <w:p w:rsidR="00000000" w:rsidDel="00000000" w:rsidP="00000000" w:rsidRDefault="00000000" w:rsidRPr="00000000" w14:paraId="00000138">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39">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MONICA……………………………………………….…...……..……………DEFENDANT</w:t>
      </w:r>
    </w:p>
    <w:p w:rsidR="00000000" w:rsidDel="00000000" w:rsidP="00000000" w:rsidRDefault="00000000" w:rsidRPr="00000000" w14:paraId="0000013A">
      <w:pPr>
        <w:pageBreakBefore w:val="0"/>
        <w:spacing w:after="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13B">
      <w:pPr>
        <w:pageBreakBefore w:val="0"/>
        <w:spacing w:after="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PLAINTIFF’S LIST OF DOCUMENTS</w:t>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Demand letters before action dated 5</w:t>
      </w:r>
      <w:r w:rsidDel="00000000" w:rsidR="00000000" w:rsidRPr="00000000">
        <w:rPr>
          <w:rFonts w:ascii="Tahoma" w:cs="Tahoma" w:eastAsia="Tahoma" w:hAnsi="Tahoma"/>
          <w:b w:val="0"/>
          <w:i w:val="0"/>
          <w:smallCaps w:val="0"/>
          <w:strike w:val="0"/>
          <w:color w:val="000000"/>
          <w:sz w:val="22"/>
          <w:szCs w:val="22"/>
          <w:u w:val="none"/>
          <w:shd w:fill="auto" w:val="clear"/>
          <w:vertAlign w:val="superscript"/>
          <w:rtl w:val="0"/>
        </w:rPr>
        <w:t xml:space="preserve">th</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and 13</w:t>
      </w:r>
      <w:r w:rsidDel="00000000" w:rsidR="00000000" w:rsidRPr="00000000">
        <w:rPr>
          <w:rFonts w:ascii="Tahoma" w:cs="Tahoma" w:eastAsia="Tahoma" w:hAnsi="Tahoma"/>
          <w:b w:val="0"/>
          <w:i w:val="0"/>
          <w:smallCaps w:val="0"/>
          <w:strike w:val="0"/>
          <w:color w:val="000000"/>
          <w:sz w:val="22"/>
          <w:szCs w:val="22"/>
          <w:u w:val="none"/>
          <w:shd w:fill="auto" w:val="clear"/>
          <w:vertAlign w:val="superscript"/>
          <w:rtl w:val="0"/>
        </w:rPr>
        <w:t xml:space="preserve">th</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August 2016.</w:t>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Agreement dated 15</w:t>
      </w:r>
      <w:r w:rsidDel="00000000" w:rsidR="00000000" w:rsidRPr="00000000">
        <w:rPr>
          <w:rFonts w:ascii="Tahoma" w:cs="Tahoma" w:eastAsia="Tahoma" w:hAnsi="Tahoma"/>
          <w:b w:val="0"/>
          <w:i w:val="0"/>
          <w:smallCaps w:val="0"/>
          <w:strike w:val="0"/>
          <w:color w:val="000000"/>
          <w:sz w:val="22"/>
          <w:szCs w:val="22"/>
          <w:u w:val="none"/>
          <w:shd w:fill="auto" w:val="clear"/>
          <w:vertAlign w:val="superscript"/>
          <w:rtl w:val="0"/>
        </w:rPr>
        <w:t xml:space="preserve">th</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July, 2016.</w:t>
      </w:r>
    </w:p>
    <w:p w:rsidR="00000000" w:rsidDel="00000000" w:rsidP="00000000" w:rsidRDefault="00000000" w:rsidRPr="00000000" w14:paraId="0000013E">
      <w:pPr>
        <w:pageBreakBefore w:val="0"/>
        <w:spacing w:line="360" w:lineRule="auto"/>
        <w:rPr>
          <w:rFonts w:ascii="Tahoma" w:cs="Tahoma" w:eastAsia="Tahoma" w:hAnsi="Tahoma"/>
        </w:rPr>
      </w:pPr>
      <w:r w:rsidDel="00000000" w:rsidR="00000000" w:rsidRPr="00000000">
        <w:rPr>
          <w:rFonts w:ascii="Tahoma" w:cs="Tahoma" w:eastAsia="Tahoma" w:hAnsi="Tahoma"/>
          <w:rtl w:val="0"/>
        </w:rPr>
        <w:t xml:space="preserve">Dated at Meru this………………day of……………………</w:t>
      </w:r>
      <w:r w:rsidDel="00000000" w:rsidR="00000000" w:rsidRPr="00000000">
        <w:rPr>
          <w:rFonts w:ascii="Tahoma" w:cs="Tahoma" w:eastAsia="Tahoma" w:hAnsi="Tahoma"/>
          <w:b w:val="1"/>
          <w:rtl w:val="0"/>
        </w:rPr>
        <w:t xml:space="preserve">2016</w:t>
      </w:r>
      <w:r w:rsidDel="00000000" w:rsidR="00000000" w:rsidRPr="00000000">
        <w:rPr>
          <w:rtl w:val="0"/>
        </w:rPr>
      </w:r>
    </w:p>
    <w:p w:rsidR="00000000" w:rsidDel="00000000" w:rsidP="00000000" w:rsidRDefault="00000000" w:rsidRPr="00000000" w14:paraId="0000013F">
      <w:pPr>
        <w:pageBreakBefore w:val="0"/>
        <w:spacing w:line="360" w:lineRule="auto"/>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140">
      <w:pPr>
        <w:pageBreakBefore w:val="0"/>
        <w:spacing w:after="0" w:line="240" w:lineRule="auto"/>
        <w:ind w:left="2880"/>
        <w:rPr>
          <w:rFonts w:ascii="Tahoma" w:cs="Tahoma" w:eastAsia="Tahoma" w:hAnsi="Tahoma"/>
          <w:b w:val="1"/>
        </w:rPr>
      </w:pPr>
      <w:r w:rsidDel="00000000" w:rsidR="00000000" w:rsidRPr="00000000">
        <w:rPr>
          <w:rFonts w:ascii="Tahoma" w:cs="Tahoma" w:eastAsia="Tahoma" w:hAnsi="Tahoma"/>
          <w:b w:val="1"/>
          <w:rtl w:val="0"/>
        </w:rPr>
        <w:t xml:space="preserve">     DELANO SIMIYU &amp; CO.</w:t>
      </w:r>
    </w:p>
    <w:p w:rsidR="00000000" w:rsidDel="00000000" w:rsidP="00000000" w:rsidRDefault="00000000" w:rsidRPr="00000000" w14:paraId="00000141">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ADVOCATES FOR THE PLAINTIFF</w:t>
      </w:r>
    </w:p>
    <w:p w:rsidR="00000000" w:rsidDel="00000000" w:rsidP="00000000" w:rsidRDefault="00000000" w:rsidRPr="00000000" w14:paraId="00000142">
      <w:pPr>
        <w:pageBreakBefore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43">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Drawn &amp; Filed By;</w:t>
      </w:r>
    </w:p>
    <w:p w:rsidR="00000000" w:rsidDel="00000000" w:rsidP="00000000" w:rsidRDefault="00000000" w:rsidRPr="00000000" w14:paraId="00000144">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Delano Simiyu &amp; Company</w:t>
      </w:r>
    </w:p>
    <w:p w:rsidR="00000000" w:rsidDel="00000000" w:rsidP="00000000" w:rsidRDefault="00000000" w:rsidRPr="00000000" w14:paraId="00000145">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Advocates</w:t>
      </w:r>
    </w:p>
    <w:p w:rsidR="00000000" w:rsidDel="00000000" w:rsidP="00000000" w:rsidRDefault="00000000" w:rsidRPr="00000000" w14:paraId="00000146">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Imenti Building 7th Floor,</w:t>
      </w:r>
    </w:p>
    <w:p w:rsidR="00000000" w:rsidDel="00000000" w:rsidP="00000000" w:rsidRDefault="00000000" w:rsidRPr="00000000" w14:paraId="00000147">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Mbachu Street, </w:t>
      </w:r>
    </w:p>
    <w:p w:rsidR="00000000" w:rsidDel="00000000" w:rsidP="00000000" w:rsidRDefault="00000000" w:rsidRPr="00000000" w14:paraId="00000148">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P.O. Box 24659-00100, </w:t>
      </w:r>
    </w:p>
    <w:p w:rsidR="00000000" w:rsidDel="00000000" w:rsidP="00000000" w:rsidRDefault="00000000" w:rsidRPr="00000000" w14:paraId="00000149">
      <w:pPr>
        <w:pageBreakBefore w:val="0"/>
        <w:spacing w:after="0" w:lineRule="auto"/>
        <w:rPr>
          <w:rFonts w:ascii="Tahoma" w:cs="Tahoma" w:eastAsia="Tahoma" w:hAnsi="Tahoma"/>
          <w:u w:val="single"/>
        </w:rPr>
      </w:pPr>
      <w:r w:rsidDel="00000000" w:rsidR="00000000" w:rsidRPr="00000000">
        <w:rPr>
          <w:rFonts w:ascii="Tahoma" w:cs="Tahoma" w:eastAsia="Tahoma" w:hAnsi="Tahoma"/>
          <w:b w:val="1"/>
          <w:u w:val="single"/>
          <w:rtl w:val="0"/>
        </w:rPr>
        <w:t xml:space="preserve">CHUKA.</w:t>
      </w:r>
      <w:r w:rsidDel="00000000" w:rsidR="00000000" w:rsidRPr="00000000">
        <w:rPr>
          <w:rtl w:val="0"/>
        </w:rPr>
      </w:r>
    </w:p>
    <w:p w:rsidR="00000000" w:rsidDel="00000000" w:rsidP="00000000" w:rsidRDefault="00000000" w:rsidRPr="00000000" w14:paraId="0000014A">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4B">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To Be Served Upon:</w:t>
      </w:r>
    </w:p>
    <w:p w:rsidR="00000000" w:rsidDel="00000000" w:rsidP="00000000" w:rsidRDefault="00000000" w:rsidRPr="00000000" w14:paraId="0000014C">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Monica  </w:t>
      </w:r>
    </w:p>
    <w:p w:rsidR="00000000" w:rsidDel="00000000" w:rsidP="00000000" w:rsidRDefault="00000000" w:rsidRPr="00000000" w14:paraId="0000014D">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P.O. Box 10292-00100, </w:t>
      </w:r>
    </w:p>
    <w:p w:rsidR="00000000" w:rsidDel="00000000" w:rsidP="00000000" w:rsidRDefault="00000000" w:rsidRPr="00000000" w14:paraId="0000014E">
      <w:pPr>
        <w:pageBreakBefore w:val="0"/>
        <w:spacing w:after="0" w:line="24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NAIROBI. </w:t>
      </w:r>
    </w:p>
    <w:p w:rsidR="00000000" w:rsidDel="00000000" w:rsidP="00000000" w:rsidRDefault="00000000" w:rsidRPr="00000000" w14:paraId="0000014F">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0">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1">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2">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3">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4">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5">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6">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7">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8">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9">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A">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B">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C">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D">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E">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F">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60">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61">
      <w:pPr>
        <w:pageBreakBefore w:val="0"/>
        <w:spacing w:after="0" w:line="240" w:lineRule="auto"/>
        <w:rPr>
          <w:rFonts w:ascii="Tahoma" w:cs="Tahoma" w:eastAsia="Tahoma" w:hAnsi="Tahoma"/>
          <w:b w:val="1"/>
        </w:rPr>
      </w:pPr>
      <w:r w:rsidDel="00000000" w:rsidR="00000000" w:rsidRPr="00000000">
        <w:rPr>
          <w:rFonts w:ascii="Tahoma" w:cs="Tahoma" w:eastAsia="Tahoma" w:hAnsi="Tahoma"/>
          <w:rtl w:val="0"/>
        </w:rPr>
        <w:t xml:space="preserve">Form No. 13</w:t>
        <w:tab/>
        <w:tab/>
        <w:tab/>
        <w:tab/>
        <w:tab/>
        <w:tab/>
        <w:tab/>
        <w:tab/>
        <w:t xml:space="preserve">                      Order 10, r.4</w:t>
      </w:r>
      <w:r w:rsidDel="00000000" w:rsidR="00000000" w:rsidRPr="00000000">
        <w:rPr>
          <w:rtl w:val="0"/>
        </w:rPr>
      </w:r>
    </w:p>
    <w:p w:rsidR="00000000" w:rsidDel="00000000" w:rsidP="00000000" w:rsidRDefault="00000000" w:rsidRPr="00000000" w14:paraId="00000162">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63">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64">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REPUBLIC OF KENYA</w:t>
      </w:r>
    </w:p>
    <w:p w:rsidR="00000000" w:rsidDel="00000000" w:rsidP="00000000" w:rsidRDefault="00000000" w:rsidRPr="00000000" w14:paraId="00000165">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IN THE PRINCIPAL MAGISTRATE’S COURT AT CHUKA</w:t>
      </w:r>
    </w:p>
    <w:p w:rsidR="00000000" w:rsidDel="00000000" w:rsidP="00000000" w:rsidRDefault="00000000" w:rsidRPr="00000000" w14:paraId="00000166">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CHUKA LAW COURTS</w:t>
      </w:r>
    </w:p>
    <w:p w:rsidR="00000000" w:rsidDel="00000000" w:rsidP="00000000" w:rsidRDefault="00000000" w:rsidRPr="00000000" w14:paraId="00000167">
      <w:pPr>
        <w:pageBreakBefore w:val="0"/>
        <w:spacing w:after="0" w:line="240" w:lineRule="auto"/>
        <w:ind w:left="2160" w:firstLine="720"/>
        <w:rPr>
          <w:rFonts w:ascii="Tahoma" w:cs="Tahoma" w:eastAsia="Tahoma" w:hAnsi="Tahoma"/>
          <w:b w:val="1"/>
          <w:u w:val="single"/>
        </w:rPr>
      </w:pPr>
      <w:r w:rsidDel="00000000" w:rsidR="00000000" w:rsidRPr="00000000">
        <w:rPr>
          <w:rFonts w:ascii="Tahoma" w:cs="Tahoma" w:eastAsia="Tahoma" w:hAnsi="Tahoma"/>
          <w:b w:val="1"/>
          <w:u w:val="single"/>
          <w:rtl w:val="0"/>
        </w:rPr>
        <w:t xml:space="preserve">CIVIL SUIT NO                OF 2016</w:t>
      </w:r>
    </w:p>
    <w:p w:rsidR="00000000" w:rsidDel="00000000" w:rsidP="00000000" w:rsidRDefault="00000000" w:rsidRPr="00000000" w14:paraId="00000168">
      <w:pPr>
        <w:pageBreakBefore w:val="0"/>
        <w:spacing w:after="0" w:line="240" w:lineRule="auto"/>
        <w:ind w:left="2160" w:firstLine="720"/>
        <w:rPr>
          <w:rFonts w:ascii="Tahoma" w:cs="Tahoma" w:eastAsia="Tahoma" w:hAnsi="Tahoma"/>
          <w:b w:val="1"/>
        </w:rPr>
      </w:pPr>
      <w:r w:rsidDel="00000000" w:rsidR="00000000" w:rsidRPr="00000000">
        <w:rPr>
          <w:rtl w:val="0"/>
        </w:rPr>
      </w:r>
    </w:p>
    <w:p w:rsidR="00000000" w:rsidDel="00000000" w:rsidP="00000000" w:rsidRDefault="00000000" w:rsidRPr="00000000" w14:paraId="00000169">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SAM ………………….…………………………………………………………….PLAINTIFF</w:t>
      </w:r>
    </w:p>
    <w:p w:rsidR="00000000" w:rsidDel="00000000" w:rsidP="00000000" w:rsidRDefault="00000000" w:rsidRPr="00000000" w14:paraId="0000016A">
      <w:pPr>
        <w:pageBreakBefore w:val="0"/>
        <w:spacing w:after="0" w:line="24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16B">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-VERSUS-</w:t>
      </w:r>
    </w:p>
    <w:p w:rsidR="00000000" w:rsidDel="00000000" w:rsidP="00000000" w:rsidRDefault="00000000" w:rsidRPr="00000000" w14:paraId="0000016C">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6D">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MONICA……………………………………………….…...……..……………DEFENDANT</w:t>
      </w:r>
    </w:p>
    <w:p w:rsidR="00000000" w:rsidDel="00000000" w:rsidP="00000000" w:rsidRDefault="00000000" w:rsidRPr="00000000" w14:paraId="0000016E">
      <w:pPr>
        <w:pageBreakBefore w:val="0"/>
        <w:spacing w:after="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6F">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REQUEST FOR JUDGEMENT</w:t>
      </w:r>
    </w:p>
    <w:p w:rsidR="00000000" w:rsidDel="00000000" w:rsidP="00000000" w:rsidRDefault="00000000" w:rsidRPr="00000000" w14:paraId="00000170">
      <w:pPr>
        <w:pageBreakBefore w:val="0"/>
        <w:spacing w:after="0" w:line="240" w:lineRule="auto"/>
        <w:rPr>
          <w:rFonts w:ascii="Tahoma" w:cs="Tahoma" w:eastAsia="Tahoma" w:hAnsi="Tahoma"/>
          <w:i w:val="1"/>
          <w:u w:val="single"/>
        </w:rPr>
      </w:pPr>
      <w:r w:rsidDel="00000000" w:rsidR="00000000" w:rsidRPr="00000000">
        <w:rPr>
          <w:rFonts w:ascii="Tahoma" w:cs="Tahoma" w:eastAsia="Tahoma" w:hAnsi="Tahoma"/>
          <w:i w:val="1"/>
          <w:rtl w:val="0"/>
        </w:rPr>
        <w:t xml:space="preserve">                      </w:t>
      </w:r>
      <w:r w:rsidDel="00000000" w:rsidR="00000000" w:rsidRPr="00000000">
        <w:rPr>
          <w:rFonts w:ascii="Tahoma" w:cs="Tahoma" w:eastAsia="Tahoma" w:hAnsi="Tahoma"/>
          <w:i w:val="1"/>
          <w:u w:val="single"/>
          <w:rtl w:val="0"/>
        </w:rPr>
        <w:t xml:space="preserve">(Under Order 10 rule 4 of the Civil Procedure Rules, 2010)</w:t>
      </w:r>
    </w:p>
    <w:p w:rsidR="00000000" w:rsidDel="00000000" w:rsidP="00000000" w:rsidRDefault="00000000" w:rsidRPr="00000000" w14:paraId="00000171">
      <w:pPr>
        <w:pageBreakBefore w:val="0"/>
        <w:spacing w:after="0" w:line="240" w:lineRule="auto"/>
        <w:jc w:val="both"/>
        <w:rPr>
          <w:rFonts w:ascii="Tahoma" w:cs="Tahoma" w:eastAsia="Tahoma" w:hAnsi="Tahoma"/>
          <w:i w:val="1"/>
        </w:rPr>
      </w:pPr>
      <w:r w:rsidDel="00000000" w:rsidR="00000000" w:rsidRPr="00000000">
        <w:rPr>
          <w:rtl w:val="0"/>
        </w:rPr>
      </w:r>
    </w:p>
    <w:p w:rsidR="00000000" w:rsidDel="00000000" w:rsidP="00000000" w:rsidRDefault="00000000" w:rsidRPr="00000000" w14:paraId="00000172">
      <w:pPr>
        <w:pageBreakBefore w:val="0"/>
        <w:jc w:val="both"/>
        <w:rPr>
          <w:rFonts w:ascii="Tahoma" w:cs="Tahoma" w:eastAsia="Tahoma" w:hAnsi="Tahoma"/>
        </w:rPr>
      </w:pPr>
      <w:r w:rsidDel="00000000" w:rsidR="00000000" w:rsidRPr="00000000">
        <w:rPr>
          <w:rFonts w:ascii="Tahoma" w:cs="Tahoma" w:eastAsia="Tahoma" w:hAnsi="Tahoma"/>
          <w:rtl w:val="0"/>
        </w:rPr>
        <w:t xml:space="preserve">The Plaintiff herein requests for Judgment against the Defendant respectively who upon being served with Summons to Enter an Appearance and file Defence have failed to do so within the period prescribed by the law.</w:t>
      </w:r>
    </w:p>
    <w:p w:rsidR="00000000" w:rsidDel="00000000" w:rsidP="00000000" w:rsidRDefault="00000000" w:rsidRPr="00000000" w14:paraId="00000173">
      <w:pPr>
        <w:pageBreakBefore w:val="0"/>
        <w:jc w:val="both"/>
        <w:rPr>
          <w:rFonts w:ascii="Tahoma" w:cs="Tahoma" w:eastAsia="Tahoma" w:hAnsi="Tahoma"/>
        </w:rPr>
      </w:pPr>
      <w:r w:rsidDel="00000000" w:rsidR="00000000" w:rsidRPr="00000000">
        <w:rPr>
          <w:rFonts w:ascii="Tahoma" w:cs="Tahoma" w:eastAsia="Tahoma" w:hAnsi="Tahoma"/>
          <w:rtl w:val="0"/>
        </w:rPr>
        <w:t xml:space="preserve">This request is for:-</w:t>
      </w:r>
    </w:p>
    <w:p w:rsidR="00000000" w:rsidDel="00000000" w:rsidP="00000000" w:rsidRDefault="00000000" w:rsidRPr="00000000" w14:paraId="00000174">
      <w:pPr>
        <w:pageBreakBefore w:val="0"/>
        <w:numPr>
          <w:ilvl w:val="0"/>
          <w:numId w:val="1"/>
        </w:numPr>
        <w:spacing w:after="0" w:before="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Judgment of Kshs. 300,000/=.</w:t>
      </w:r>
    </w:p>
    <w:p w:rsidR="00000000" w:rsidDel="00000000" w:rsidP="00000000" w:rsidRDefault="00000000" w:rsidRPr="00000000" w14:paraId="00000175">
      <w:pPr>
        <w:pageBreakBefore w:val="0"/>
        <w:numPr>
          <w:ilvl w:val="0"/>
          <w:numId w:val="1"/>
        </w:numPr>
        <w:spacing w:after="0" w:before="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Contractual interest on (a) from 30</w:t>
      </w:r>
      <w:r w:rsidDel="00000000" w:rsidR="00000000" w:rsidRPr="00000000">
        <w:rPr>
          <w:rFonts w:ascii="Tahoma" w:cs="Tahoma" w:eastAsia="Tahoma" w:hAnsi="Tahoma"/>
          <w:vertAlign w:val="superscript"/>
          <w:rtl w:val="0"/>
        </w:rPr>
        <w:t xml:space="preserve">th</w:t>
      </w:r>
      <w:r w:rsidDel="00000000" w:rsidR="00000000" w:rsidRPr="00000000">
        <w:rPr>
          <w:rFonts w:ascii="Tahoma" w:cs="Tahoma" w:eastAsia="Tahoma" w:hAnsi="Tahoma"/>
          <w:rtl w:val="0"/>
        </w:rPr>
        <w:t xml:space="preserve"> July 2016 till payment in full.</w:t>
      </w:r>
    </w:p>
    <w:p w:rsidR="00000000" w:rsidDel="00000000" w:rsidP="00000000" w:rsidRDefault="00000000" w:rsidRPr="00000000" w14:paraId="00000176">
      <w:pPr>
        <w:pageBreakBefore w:val="0"/>
        <w:numPr>
          <w:ilvl w:val="0"/>
          <w:numId w:val="1"/>
        </w:numPr>
        <w:spacing w:after="0" w:before="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Costs of the suit together with interest thereon at court rates from date of judgment till payment in full. </w:t>
      </w:r>
    </w:p>
    <w:p w:rsidR="00000000" w:rsidDel="00000000" w:rsidP="00000000" w:rsidRDefault="00000000" w:rsidRPr="00000000" w14:paraId="00000177">
      <w:pPr>
        <w:pageBreakBefore w:val="0"/>
        <w:numPr>
          <w:ilvl w:val="0"/>
          <w:numId w:val="1"/>
        </w:numPr>
        <w:spacing w:after="0" w:before="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Any other relief that this honourable court may deem just and fit to grant. </w:t>
      </w:r>
    </w:p>
    <w:p w:rsidR="00000000" w:rsidDel="00000000" w:rsidP="00000000" w:rsidRDefault="00000000" w:rsidRPr="00000000" w14:paraId="00000178">
      <w:pPr>
        <w:pageBreakBefore w:val="0"/>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179">
      <w:pPr>
        <w:pageBreakBefore w:val="0"/>
        <w:jc w:val="both"/>
        <w:rPr>
          <w:rFonts w:ascii="Tahoma" w:cs="Tahoma" w:eastAsia="Tahoma" w:hAnsi="Tahoma"/>
        </w:rPr>
      </w:pPr>
      <w:r w:rsidDel="00000000" w:rsidR="00000000" w:rsidRPr="00000000">
        <w:rPr>
          <w:rFonts w:ascii="Tahoma" w:cs="Tahoma" w:eastAsia="Tahoma" w:hAnsi="Tahoma"/>
          <w:b w:val="1"/>
          <w:rtl w:val="0"/>
        </w:rPr>
        <w:t xml:space="preserve">Dated</w:t>
      </w:r>
      <w:r w:rsidDel="00000000" w:rsidR="00000000" w:rsidRPr="00000000">
        <w:rPr>
          <w:rFonts w:ascii="Tahoma" w:cs="Tahoma" w:eastAsia="Tahoma" w:hAnsi="Tahoma"/>
          <w:rtl w:val="0"/>
        </w:rPr>
        <w:t xml:space="preserve"> at </w:t>
      </w:r>
      <w:r w:rsidDel="00000000" w:rsidR="00000000" w:rsidRPr="00000000">
        <w:rPr>
          <w:rFonts w:ascii="Tahoma" w:cs="Tahoma" w:eastAsia="Tahoma" w:hAnsi="Tahoma"/>
          <w:b w:val="1"/>
          <w:rtl w:val="0"/>
        </w:rPr>
        <w:t xml:space="preserve">Meru</w:t>
      </w:r>
      <w:r w:rsidDel="00000000" w:rsidR="00000000" w:rsidRPr="00000000">
        <w:rPr>
          <w:rFonts w:ascii="Tahoma" w:cs="Tahoma" w:eastAsia="Tahoma" w:hAnsi="Tahoma"/>
          <w:rtl w:val="0"/>
        </w:rPr>
        <w:t xml:space="preserve"> this                         day                                            2016</w:t>
      </w:r>
    </w:p>
    <w:p w:rsidR="00000000" w:rsidDel="00000000" w:rsidP="00000000" w:rsidRDefault="00000000" w:rsidRPr="00000000" w14:paraId="0000017A">
      <w:pPr>
        <w:pageBreakBefore w:val="0"/>
        <w:spacing w:after="0" w:line="240" w:lineRule="auto"/>
        <w:ind w:left="2880"/>
        <w:rPr>
          <w:rFonts w:ascii="Tahoma" w:cs="Tahoma" w:eastAsia="Tahoma" w:hAnsi="Tahoma"/>
          <w:b w:val="1"/>
        </w:rPr>
      </w:pPr>
      <w:r w:rsidDel="00000000" w:rsidR="00000000" w:rsidRPr="00000000">
        <w:rPr>
          <w:rFonts w:ascii="Tahoma" w:cs="Tahoma" w:eastAsia="Tahoma" w:hAnsi="Tahoma"/>
          <w:b w:val="1"/>
          <w:rtl w:val="0"/>
        </w:rPr>
        <w:t xml:space="preserve">          DELANO SIMIYU &amp; CO.</w:t>
      </w:r>
    </w:p>
    <w:p w:rsidR="00000000" w:rsidDel="00000000" w:rsidP="00000000" w:rsidRDefault="00000000" w:rsidRPr="00000000" w14:paraId="0000017B">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rtl w:val="0"/>
        </w:rPr>
        <w:t xml:space="preserve">       </w:t>
      </w:r>
      <w:r w:rsidDel="00000000" w:rsidR="00000000" w:rsidRPr="00000000">
        <w:rPr>
          <w:rFonts w:ascii="Tahoma" w:cs="Tahoma" w:eastAsia="Tahoma" w:hAnsi="Tahoma"/>
          <w:b w:val="1"/>
          <w:u w:val="single"/>
          <w:rtl w:val="0"/>
        </w:rPr>
        <w:t xml:space="preserve">ADVOCATES FOR THE PLAINTIFF</w:t>
      </w:r>
    </w:p>
    <w:p w:rsidR="00000000" w:rsidDel="00000000" w:rsidP="00000000" w:rsidRDefault="00000000" w:rsidRPr="00000000" w14:paraId="0000017C">
      <w:pPr>
        <w:pageBreakBefore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7D">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Drawn &amp; Filed By;</w:t>
      </w:r>
    </w:p>
    <w:p w:rsidR="00000000" w:rsidDel="00000000" w:rsidP="00000000" w:rsidRDefault="00000000" w:rsidRPr="00000000" w14:paraId="0000017E">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Delano Simiyu &amp; Company</w:t>
      </w:r>
    </w:p>
    <w:p w:rsidR="00000000" w:rsidDel="00000000" w:rsidP="00000000" w:rsidRDefault="00000000" w:rsidRPr="00000000" w14:paraId="0000017F">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Advocates</w:t>
      </w:r>
    </w:p>
    <w:p w:rsidR="00000000" w:rsidDel="00000000" w:rsidP="00000000" w:rsidRDefault="00000000" w:rsidRPr="00000000" w14:paraId="00000180">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Imenti Building 7th Floor,</w:t>
      </w:r>
    </w:p>
    <w:p w:rsidR="00000000" w:rsidDel="00000000" w:rsidP="00000000" w:rsidRDefault="00000000" w:rsidRPr="00000000" w14:paraId="00000181">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Mbachu Street, </w:t>
      </w:r>
    </w:p>
    <w:p w:rsidR="00000000" w:rsidDel="00000000" w:rsidP="00000000" w:rsidRDefault="00000000" w:rsidRPr="00000000" w14:paraId="00000182">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P.O. Box 24659-00100, </w:t>
      </w:r>
    </w:p>
    <w:p w:rsidR="00000000" w:rsidDel="00000000" w:rsidP="00000000" w:rsidRDefault="00000000" w:rsidRPr="00000000" w14:paraId="00000183">
      <w:pPr>
        <w:pageBreakBefore w:val="0"/>
        <w:spacing w:after="0" w:lineRule="auto"/>
        <w:rPr>
          <w:rFonts w:ascii="Tahoma" w:cs="Tahoma" w:eastAsia="Tahoma" w:hAnsi="Tahoma"/>
          <w:u w:val="single"/>
        </w:rPr>
      </w:pPr>
      <w:r w:rsidDel="00000000" w:rsidR="00000000" w:rsidRPr="00000000">
        <w:rPr>
          <w:rFonts w:ascii="Tahoma" w:cs="Tahoma" w:eastAsia="Tahoma" w:hAnsi="Tahoma"/>
          <w:b w:val="1"/>
          <w:u w:val="single"/>
          <w:rtl w:val="0"/>
        </w:rPr>
        <w:t xml:space="preserve">CHUKA.</w:t>
      </w:r>
      <w:r w:rsidDel="00000000" w:rsidR="00000000" w:rsidRPr="00000000">
        <w:rPr>
          <w:rtl w:val="0"/>
        </w:rPr>
      </w:r>
    </w:p>
    <w:p w:rsidR="00000000" w:rsidDel="00000000" w:rsidP="00000000" w:rsidRDefault="00000000" w:rsidRPr="00000000" w14:paraId="00000184">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85">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To Be Served Upon:</w:t>
      </w:r>
    </w:p>
    <w:p w:rsidR="00000000" w:rsidDel="00000000" w:rsidP="00000000" w:rsidRDefault="00000000" w:rsidRPr="00000000" w14:paraId="00000186">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Monica  </w:t>
      </w:r>
    </w:p>
    <w:p w:rsidR="00000000" w:rsidDel="00000000" w:rsidP="00000000" w:rsidRDefault="00000000" w:rsidRPr="00000000" w14:paraId="00000187">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P.O. Box 10292-00100, </w:t>
      </w:r>
    </w:p>
    <w:p w:rsidR="00000000" w:rsidDel="00000000" w:rsidP="00000000" w:rsidRDefault="00000000" w:rsidRPr="00000000" w14:paraId="00000188">
      <w:pPr>
        <w:pageBreakBefore w:val="0"/>
        <w:spacing w:after="0" w:line="24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NAIROBI. </w:t>
      </w:r>
    </w:p>
    <w:p w:rsidR="00000000" w:rsidDel="00000000" w:rsidP="00000000" w:rsidRDefault="00000000" w:rsidRPr="00000000" w14:paraId="00000189">
      <w:pPr>
        <w:pageBreakBefore w:val="0"/>
        <w:spacing w:after="0" w:line="24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8A">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8B">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8C">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8D">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8E">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8F">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REPUBLIC OF KENYA</w:t>
      </w:r>
    </w:p>
    <w:p w:rsidR="00000000" w:rsidDel="00000000" w:rsidP="00000000" w:rsidRDefault="00000000" w:rsidRPr="00000000" w14:paraId="00000190">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IN THE PRINCIPAL MAGISTRATE’S COURT AT CHUKA</w:t>
      </w:r>
    </w:p>
    <w:p w:rsidR="00000000" w:rsidDel="00000000" w:rsidP="00000000" w:rsidRDefault="00000000" w:rsidRPr="00000000" w14:paraId="00000191">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CHUKA LAW COURTS</w:t>
      </w:r>
    </w:p>
    <w:p w:rsidR="00000000" w:rsidDel="00000000" w:rsidP="00000000" w:rsidRDefault="00000000" w:rsidRPr="00000000" w14:paraId="00000192">
      <w:pPr>
        <w:pageBreakBefore w:val="0"/>
        <w:spacing w:after="0" w:line="240" w:lineRule="auto"/>
        <w:ind w:left="2160" w:firstLine="720"/>
        <w:rPr>
          <w:rFonts w:ascii="Tahoma" w:cs="Tahoma" w:eastAsia="Tahoma" w:hAnsi="Tahoma"/>
          <w:b w:val="1"/>
          <w:u w:val="single"/>
        </w:rPr>
      </w:pPr>
      <w:r w:rsidDel="00000000" w:rsidR="00000000" w:rsidRPr="00000000">
        <w:rPr>
          <w:rFonts w:ascii="Tahoma" w:cs="Tahoma" w:eastAsia="Tahoma" w:hAnsi="Tahoma"/>
          <w:b w:val="1"/>
          <w:u w:val="single"/>
          <w:rtl w:val="0"/>
        </w:rPr>
        <w:t xml:space="preserve">CIVIL SUIT NO                OF 2016</w:t>
      </w:r>
    </w:p>
    <w:p w:rsidR="00000000" w:rsidDel="00000000" w:rsidP="00000000" w:rsidRDefault="00000000" w:rsidRPr="00000000" w14:paraId="00000193">
      <w:pPr>
        <w:pageBreakBefore w:val="0"/>
        <w:spacing w:after="0" w:line="240" w:lineRule="auto"/>
        <w:ind w:left="2160" w:firstLine="720"/>
        <w:rPr>
          <w:rFonts w:ascii="Tahoma" w:cs="Tahoma" w:eastAsia="Tahoma" w:hAnsi="Tahoma"/>
          <w:b w:val="1"/>
        </w:rPr>
      </w:pPr>
      <w:r w:rsidDel="00000000" w:rsidR="00000000" w:rsidRPr="00000000">
        <w:rPr>
          <w:rtl w:val="0"/>
        </w:rPr>
      </w:r>
    </w:p>
    <w:p w:rsidR="00000000" w:rsidDel="00000000" w:rsidP="00000000" w:rsidRDefault="00000000" w:rsidRPr="00000000" w14:paraId="00000194">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SAM ………………….………………………………………………………….…….PLAINTIFF</w:t>
      </w:r>
    </w:p>
    <w:p w:rsidR="00000000" w:rsidDel="00000000" w:rsidP="00000000" w:rsidRDefault="00000000" w:rsidRPr="00000000" w14:paraId="00000195">
      <w:pPr>
        <w:pageBreakBefore w:val="0"/>
        <w:spacing w:after="0" w:line="24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196">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-VERSUS-</w:t>
      </w:r>
    </w:p>
    <w:p w:rsidR="00000000" w:rsidDel="00000000" w:rsidP="00000000" w:rsidRDefault="00000000" w:rsidRPr="00000000" w14:paraId="00000197">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98">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MONICA……………………………………………….…...……..………….……DEFENDANT</w:t>
      </w:r>
    </w:p>
    <w:p w:rsidR="00000000" w:rsidDel="00000000" w:rsidP="00000000" w:rsidRDefault="00000000" w:rsidRPr="00000000" w14:paraId="00000199">
      <w:pPr>
        <w:pageBreakBefore w:val="0"/>
        <w:spacing w:after="0" w:line="24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9A">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u w:val="single"/>
          <w:rtl w:val="0"/>
        </w:rPr>
        <w:t xml:space="preserve">TEN DAYS NOTICE OF ENTRY OF JUDGMENT</w:t>
      </w:r>
    </w:p>
    <w:p w:rsidR="00000000" w:rsidDel="00000000" w:rsidP="00000000" w:rsidRDefault="00000000" w:rsidRPr="00000000" w14:paraId="0000019B">
      <w:pPr>
        <w:pageBreakBefore w:val="0"/>
        <w:spacing w:after="0" w:line="240" w:lineRule="auto"/>
        <w:jc w:val="center"/>
        <w:rPr>
          <w:rFonts w:ascii="Tahoma" w:cs="Tahoma" w:eastAsia="Tahoma" w:hAnsi="Tahoma"/>
          <w:i w:val="1"/>
        </w:rPr>
      </w:pPr>
      <w:r w:rsidDel="00000000" w:rsidR="00000000" w:rsidRPr="00000000">
        <w:rPr>
          <w:rFonts w:ascii="Tahoma" w:cs="Tahoma" w:eastAsia="Tahoma" w:hAnsi="Tahoma"/>
          <w:i w:val="1"/>
          <w:rtl w:val="0"/>
        </w:rPr>
        <w:t xml:space="preserve">(Under Order 22, Rule 6 of the Civil Procedure Rules, 2010)</w:t>
      </w:r>
    </w:p>
    <w:p w:rsidR="00000000" w:rsidDel="00000000" w:rsidP="00000000" w:rsidRDefault="00000000" w:rsidRPr="00000000" w14:paraId="0000019C">
      <w:pPr>
        <w:pageBreakBefore w:val="0"/>
        <w:spacing w:after="0" w:line="240" w:lineRule="auto"/>
        <w:rPr>
          <w:rFonts w:ascii="Tahoma" w:cs="Tahoma" w:eastAsia="Tahoma" w:hAnsi="Tahoma"/>
          <w:i w:val="1"/>
        </w:rPr>
      </w:pPr>
      <w:r w:rsidDel="00000000" w:rsidR="00000000" w:rsidRPr="00000000">
        <w:rPr>
          <w:rtl w:val="0"/>
        </w:rPr>
      </w:r>
    </w:p>
    <w:p w:rsidR="00000000" w:rsidDel="00000000" w:rsidP="00000000" w:rsidRDefault="00000000" w:rsidRPr="00000000" w14:paraId="0000019D">
      <w:pPr>
        <w:pageBreakBefore w:val="0"/>
        <w:spacing w:after="0" w:before="0" w:lineRule="auto"/>
        <w:jc w:val="both"/>
        <w:rPr>
          <w:rFonts w:ascii="Tahoma" w:cs="Tahoma" w:eastAsia="Tahoma" w:hAnsi="Tahoma"/>
        </w:rPr>
      </w:pPr>
      <w:r w:rsidDel="00000000" w:rsidR="00000000" w:rsidRPr="00000000">
        <w:rPr>
          <w:rFonts w:ascii="Tahoma" w:cs="Tahoma" w:eastAsia="Tahoma" w:hAnsi="Tahoma"/>
          <w:rtl w:val="0"/>
        </w:rPr>
        <w:t xml:space="preserve">To: Monica (Mrs.)                         </w:t>
      </w:r>
    </w:p>
    <w:p w:rsidR="00000000" w:rsidDel="00000000" w:rsidP="00000000" w:rsidRDefault="00000000" w:rsidRPr="00000000" w14:paraId="0000019E">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      P.O. Box 10292-00100, </w:t>
      </w:r>
    </w:p>
    <w:p w:rsidR="00000000" w:rsidDel="00000000" w:rsidP="00000000" w:rsidRDefault="00000000" w:rsidRPr="00000000" w14:paraId="0000019F">
      <w:pPr>
        <w:pageBreakBefore w:val="0"/>
        <w:spacing w:after="0" w:line="240" w:lineRule="auto"/>
        <w:jc w:val="both"/>
        <w:rPr>
          <w:rFonts w:ascii="Tahoma" w:cs="Tahoma" w:eastAsia="Tahoma" w:hAnsi="Tahoma"/>
          <w:b w:val="1"/>
          <w:u w:val="single"/>
        </w:rPr>
      </w:pP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u w:val="single"/>
          <w:rtl w:val="0"/>
        </w:rPr>
        <w:t xml:space="preserve">NAIROBI. </w:t>
      </w:r>
    </w:p>
    <w:p w:rsidR="00000000" w:rsidDel="00000000" w:rsidP="00000000" w:rsidRDefault="00000000" w:rsidRPr="00000000" w14:paraId="000001A0">
      <w:pPr>
        <w:pageBreakBefore w:val="0"/>
        <w:spacing w:after="0" w:before="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A1">
      <w:pPr>
        <w:pageBreakBefore w:val="0"/>
        <w:tabs>
          <w:tab w:val="left" w:pos="5700"/>
          <w:tab w:val="right" w:pos="9360"/>
        </w:tabs>
        <w:spacing w:after="0" w:line="240" w:lineRule="auto"/>
        <w:jc w:val="both"/>
        <w:rPr>
          <w:rFonts w:ascii="Tahoma" w:cs="Tahoma" w:eastAsia="Tahoma" w:hAnsi="Tahoma"/>
        </w:rPr>
      </w:pPr>
      <w:r w:rsidDel="00000000" w:rsidR="00000000" w:rsidRPr="00000000">
        <w:rPr>
          <w:rFonts w:ascii="Tahoma" w:cs="Tahoma" w:eastAsia="Tahoma" w:hAnsi="Tahoma"/>
          <w:b w:val="1"/>
          <w:u w:val="single"/>
          <w:rtl w:val="0"/>
        </w:rPr>
        <w:t xml:space="preserve">TAKE NOTICE </w:t>
      </w:r>
      <w:r w:rsidDel="00000000" w:rsidR="00000000" w:rsidRPr="00000000">
        <w:rPr>
          <w:rFonts w:ascii="Tahoma" w:cs="Tahoma" w:eastAsia="Tahoma" w:hAnsi="Tahoma"/>
          <w:rtl w:val="0"/>
        </w:rPr>
        <w:t xml:space="preserve">that judgment has been entered in this suit in favour of the Plaintiff against yourself for Kshs. 300,000/= plus costs and interest.</w:t>
      </w:r>
    </w:p>
    <w:p w:rsidR="00000000" w:rsidDel="00000000" w:rsidP="00000000" w:rsidRDefault="00000000" w:rsidRPr="00000000" w14:paraId="000001A2">
      <w:pPr>
        <w:pageBreakBefore w:val="0"/>
        <w:tabs>
          <w:tab w:val="left" w:pos="5700"/>
          <w:tab w:val="right" w:pos="9360"/>
        </w:tabs>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A3">
      <w:pPr>
        <w:pageBreakBefore w:val="0"/>
        <w:tabs>
          <w:tab w:val="left" w:pos="5700"/>
          <w:tab w:val="right" w:pos="9360"/>
        </w:tabs>
        <w:spacing w:after="0" w:line="240" w:lineRule="auto"/>
        <w:jc w:val="both"/>
        <w:rPr>
          <w:rFonts w:ascii="Tahoma" w:cs="Tahoma" w:eastAsia="Tahoma" w:hAnsi="Tahoma"/>
        </w:rPr>
      </w:pPr>
      <w:r w:rsidDel="00000000" w:rsidR="00000000" w:rsidRPr="00000000">
        <w:rPr>
          <w:rFonts w:ascii="Tahoma" w:cs="Tahoma" w:eastAsia="Tahoma" w:hAnsi="Tahoma"/>
          <w:b w:val="1"/>
          <w:u w:val="single"/>
          <w:rtl w:val="0"/>
        </w:rPr>
        <w:t xml:space="preserve">TAKE FURTHER NOTICE </w:t>
      </w:r>
      <w:r w:rsidDel="00000000" w:rsidR="00000000" w:rsidRPr="00000000">
        <w:rPr>
          <w:rFonts w:ascii="Tahoma" w:cs="Tahoma" w:eastAsia="Tahoma" w:hAnsi="Tahoma"/>
          <w:rtl w:val="0"/>
        </w:rPr>
        <w:t xml:space="preserve">that unless the judgment amount is satisfied within the next Ten (10) days from the date herein, the Plaintiff shall proceed with execution and more costs to be recovered  from yourself.</w:t>
      </w:r>
    </w:p>
    <w:p w:rsidR="00000000" w:rsidDel="00000000" w:rsidP="00000000" w:rsidRDefault="00000000" w:rsidRPr="00000000" w14:paraId="000001A4">
      <w:pPr>
        <w:pageBreakBefore w:val="0"/>
        <w:tabs>
          <w:tab w:val="left" w:pos="5700"/>
          <w:tab w:val="right" w:pos="9360"/>
        </w:tabs>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1A5">
      <w:pPr>
        <w:pageBreakBefore w:val="0"/>
        <w:tabs>
          <w:tab w:val="left" w:pos="5700"/>
          <w:tab w:val="right" w:pos="9360"/>
        </w:tabs>
        <w:spacing w:after="0" w:line="240" w:lineRule="auto"/>
        <w:jc w:val="both"/>
        <w:rPr>
          <w:rFonts w:ascii="Tahoma" w:cs="Tahoma" w:eastAsia="Tahoma" w:hAnsi="Tahoma"/>
        </w:rPr>
      </w:pPr>
      <w:r w:rsidDel="00000000" w:rsidR="00000000" w:rsidRPr="00000000">
        <w:rPr>
          <w:rFonts w:ascii="Tahoma" w:cs="Tahoma" w:eastAsia="Tahoma" w:hAnsi="Tahoma"/>
          <w:b w:val="1"/>
          <w:rtl w:val="0"/>
        </w:rPr>
        <w:t xml:space="preserve">DATED </w:t>
      </w:r>
      <w:r w:rsidDel="00000000" w:rsidR="00000000" w:rsidRPr="00000000">
        <w:rPr>
          <w:rFonts w:ascii="Tahoma" w:cs="Tahoma" w:eastAsia="Tahoma" w:hAnsi="Tahoma"/>
          <w:rtl w:val="0"/>
        </w:rPr>
        <w:t xml:space="preserve">at </w:t>
      </w:r>
      <w:r w:rsidDel="00000000" w:rsidR="00000000" w:rsidRPr="00000000">
        <w:rPr>
          <w:rFonts w:ascii="Tahoma" w:cs="Tahoma" w:eastAsia="Tahoma" w:hAnsi="Tahoma"/>
          <w:b w:val="1"/>
          <w:rtl w:val="0"/>
        </w:rPr>
        <w:t xml:space="preserve">NAIROBI </w:t>
      </w:r>
      <w:r w:rsidDel="00000000" w:rsidR="00000000" w:rsidRPr="00000000">
        <w:rPr>
          <w:rFonts w:ascii="Tahoma" w:cs="Tahoma" w:eastAsia="Tahoma" w:hAnsi="Tahoma"/>
          <w:rtl w:val="0"/>
        </w:rPr>
        <w:t xml:space="preserve">this……………………….day of …………………………………………2016</w:t>
      </w:r>
    </w:p>
    <w:p w:rsidR="00000000" w:rsidDel="00000000" w:rsidP="00000000" w:rsidRDefault="00000000" w:rsidRPr="00000000" w14:paraId="000001A6">
      <w:pPr>
        <w:pageBreakBefore w:val="0"/>
        <w:tabs>
          <w:tab w:val="left" w:pos="5700"/>
          <w:tab w:val="right" w:pos="9360"/>
        </w:tabs>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A7">
      <w:pPr>
        <w:pageBreakBefore w:val="0"/>
        <w:tabs>
          <w:tab w:val="left" w:pos="5700"/>
          <w:tab w:val="right" w:pos="9360"/>
        </w:tabs>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A8">
      <w:pPr>
        <w:pageBreakBefore w:val="0"/>
        <w:spacing w:after="0" w:line="240" w:lineRule="auto"/>
        <w:ind w:left="2880"/>
        <w:rPr>
          <w:rFonts w:ascii="Tahoma" w:cs="Tahoma" w:eastAsia="Tahoma" w:hAnsi="Tahoma"/>
          <w:b w:val="1"/>
        </w:rPr>
      </w:pPr>
      <w:r w:rsidDel="00000000" w:rsidR="00000000" w:rsidRPr="00000000">
        <w:rPr>
          <w:rFonts w:ascii="Tahoma" w:cs="Tahoma" w:eastAsia="Tahoma" w:hAnsi="Tahoma"/>
          <w:b w:val="1"/>
          <w:rtl w:val="0"/>
        </w:rPr>
        <w:t xml:space="preserve">            DELANO SIMIYU &amp; CO.</w:t>
      </w:r>
    </w:p>
    <w:p w:rsidR="00000000" w:rsidDel="00000000" w:rsidP="00000000" w:rsidRDefault="00000000" w:rsidRPr="00000000" w14:paraId="000001A9">
      <w:pPr>
        <w:pageBreakBefore w:val="0"/>
        <w:spacing w:after="0" w:line="240" w:lineRule="auto"/>
        <w:jc w:val="center"/>
        <w:rPr>
          <w:rFonts w:ascii="Tahoma" w:cs="Tahoma" w:eastAsia="Tahoma" w:hAnsi="Tahoma"/>
          <w:b w:val="1"/>
          <w:u w:val="single"/>
        </w:rPr>
      </w:pPr>
      <w:r w:rsidDel="00000000" w:rsidR="00000000" w:rsidRPr="00000000">
        <w:rPr>
          <w:rFonts w:ascii="Tahoma" w:cs="Tahoma" w:eastAsia="Tahoma" w:hAnsi="Tahoma"/>
          <w:b w:val="1"/>
          <w:rtl w:val="0"/>
        </w:rPr>
        <w:t xml:space="preserve">                  </w:t>
      </w:r>
      <w:r w:rsidDel="00000000" w:rsidR="00000000" w:rsidRPr="00000000">
        <w:rPr>
          <w:rFonts w:ascii="Tahoma" w:cs="Tahoma" w:eastAsia="Tahoma" w:hAnsi="Tahoma"/>
          <w:b w:val="1"/>
          <w:u w:val="single"/>
          <w:rtl w:val="0"/>
        </w:rPr>
        <w:t xml:space="preserve">ADVOCATES FOR THE PLAINTIFF</w:t>
      </w:r>
    </w:p>
    <w:p w:rsidR="00000000" w:rsidDel="00000000" w:rsidP="00000000" w:rsidRDefault="00000000" w:rsidRPr="00000000" w14:paraId="000001AA">
      <w:pPr>
        <w:pageBreakBefore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AB">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Drawn &amp; Filed By;</w:t>
      </w:r>
    </w:p>
    <w:p w:rsidR="00000000" w:rsidDel="00000000" w:rsidP="00000000" w:rsidRDefault="00000000" w:rsidRPr="00000000" w14:paraId="000001AC">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Delano Simiyu &amp; Company</w:t>
      </w:r>
    </w:p>
    <w:p w:rsidR="00000000" w:rsidDel="00000000" w:rsidP="00000000" w:rsidRDefault="00000000" w:rsidRPr="00000000" w14:paraId="000001AD">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Advocates</w:t>
      </w:r>
    </w:p>
    <w:p w:rsidR="00000000" w:rsidDel="00000000" w:rsidP="00000000" w:rsidRDefault="00000000" w:rsidRPr="00000000" w14:paraId="000001AE">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Imenti Building 7th Floor,</w:t>
      </w:r>
    </w:p>
    <w:p w:rsidR="00000000" w:rsidDel="00000000" w:rsidP="00000000" w:rsidRDefault="00000000" w:rsidRPr="00000000" w14:paraId="000001AF">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Mbachu Street, </w:t>
      </w:r>
    </w:p>
    <w:p w:rsidR="00000000" w:rsidDel="00000000" w:rsidP="00000000" w:rsidRDefault="00000000" w:rsidRPr="00000000" w14:paraId="000001B0">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P.O. Box 24659-00100, </w:t>
      </w:r>
    </w:p>
    <w:p w:rsidR="00000000" w:rsidDel="00000000" w:rsidP="00000000" w:rsidRDefault="00000000" w:rsidRPr="00000000" w14:paraId="000001B1">
      <w:pPr>
        <w:pageBreakBefore w:val="0"/>
        <w:spacing w:after="0" w:lineRule="auto"/>
        <w:rPr>
          <w:rFonts w:ascii="Tahoma" w:cs="Tahoma" w:eastAsia="Tahoma" w:hAnsi="Tahoma"/>
          <w:u w:val="single"/>
        </w:rPr>
      </w:pPr>
      <w:r w:rsidDel="00000000" w:rsidR="00000000" w:rsidRPr="00000000">
        <w:rPr>
          <w:rFonts w:ascii="Tahoma" w:cs="Tahoma" w:eastAsia="Tahoma" w:hAnsi="Tahoma"/>
          <w:b w:val="1"/>
          <w:u w:val="single"/>
          <w:rtl w:val="0"/>
        </w:rPr>
        <w:t xml:space="preserve">CHUKA.</w:t>
      </w:r>
      <w:r w:rsidDel="00000000" w:rsidR="00000000" w:rsidRPr="00000000">
        <w:rPr>
          <w:rtl w:val="0"/>
        </w:rPr>
      </w:r>
    </w:p>
    <w:p w:rsidR="00000000" w:rsidDel="00000000" w:rsidP="00000000" w:rsidRDefault="00000000" w:rsidRPr="00000000" w14:paraId="000001B2">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B3">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To Be Served Upon:</w:t>
      </w:r>
    </w:p>
    <w:p w:rsidR="00000000" w:rsidDel="00000000" w:rsidP="00000000" w:rsidRDefault="00000000" w:rsidRPr="00000000" w14:paraId="000001B4">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Monica  </w:t>
      </w:r>
    </w:p>
    <w:p w:rsidR="00000000" w:rsidDel="00000000" w:rsidP="00000000" w:rsidRDefault="00000000" w:rsidRPr="00000000" w14:paraId="000001B5">
      <w:pPr>
        <w:pageBreakBefore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P.O. Box 10292-00100, </w:t>
      </w:r>
    </w:p>
    <w:p w:rsidR="00000000" w:rsidDel="00000000" w:rsidP="00000000" w:rsidRDefault="00000000" w:rsidRPr="00000000" w14:paraId="000001B6">
      <w:pPr>
        <w:pageBreakBefore w:val="0"/>
        <w:spacing w:after="0" w:line="24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NAIROBI. </w:t>
      </w:r>
    </w:p>
    <w:p w:rsidR="00000000" w:rsidDel="00000000" w:rsidP="00000000" w:rsidRDefault="00000000" w:rsidRPr="00000000" w14:paraId="000001B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8">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B9">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BA">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BB">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BC">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BD">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BE">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BF">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C0">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REPUBLIC OF KENYA</w:t>
      </w:r>
    </w:p>
    <w:p w:rsidR="00000000" w:rsidDel="00000000" w:rsidP="00000000" w:rsidRDefault="00000000" w:rsidRPr="00000000" w14:paraId="000001C1">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IN THE PRINCIPAL MAGISTRATE’S COURT AT CHUKA</w:t>
      </w:r>
    </w:p>
    <w:p w:rsidR="00000000" w:rsidDel="00000000" w:rsidP="00000000" w:rsidRDefault="00000000" w:rsidRPr="00000000" w14:paraId="000001C2">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CHUKA LAW COURTS</w:t>
      </w:r>
    </w:p>
    <w:p w:rsidR="00000000" w:rsidDel="00000000" w:rsidP="00000000" w:rsidRDefault="00000000" w:rsidRPr="00000000" w14:paraId="000001C3">
      <w:pPr>
        <w:pageBreakBefore w:val="0"/>
        <w:spacing w:after="0" w:line="240" w:lineRule="auto"/>
        <w:ind w:left="2160" w:firstLine="720"/>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CIVIL SUIT NO                OF 2016</w:t>
      </w:r>
    </w:p>
    <w:p w:rsidR="00000000" w:rsidDel="00000000" w:rsidP="00000000" w:rsidRDefault="00000000" w:rsidRPr="00000000" w14:paraId="000001C4">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SAM ………………….…………………………………………………………….PLAINTIFF</w:t>
      </w:r>
    </w:p>
    <w:p w:rsidR="00000000" w:rsidDel="00000000" w:rsidP="00000000" w:rsidRDefault="00000000" w:rsidRPr="00000000" w14:paraId="000001C5">
      <w:pPr>
        <w:pageBreakBefore w:val="0"/>
        <w:spacing w:after="0" w:line="240" w:lineRule="auto"/>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1C6">
      <w:pPr>
        <w:pageBreakBefore w:val="0"/>
        <w:spacing w:after="0"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-VERSUS-</w:t>
      </w:r>
    </w:p>
    <w:p w:rsidR="00000000" w:rsidDel="00000000" w:rsidP="00000000" w:rsidRDefault="00000000" w:rsidRPr="00000000" w14:paraId="000001C7">
      <w:pPr>
        <w:pageBreakBefore w:val="0"/>
        <w:spacing w:after="0" w:line="240" w:lineRule="auto"/>
        <w:jc w:val="center"/>
        <w:rPr>
          <w:rFonts w:ascii="Tahoma" w:cs="Tahoma" w:eastAsia="Tahoma" w:hAnsi="Tahoma"/>
          <w:b w:val="1"/>
        </w:rPr>
      </w:pPr>
      <w:r w:rsidDel="00000000" w:rsidR="00000000" w:rsidRPr="00000000">
        <w:rPr>
          <w:rtl w:val="0"/>
        </w:rPr>
      </w:r>
    </w:p>
    <w:p w:rsidR="00000000" w:rsidDel="00000000" w:rsidP="00000000" w:rsidRDefault="00000000" w:rsidRPr="00000000" w14:paraId="000001C8">
      <w:pPr>
        <w:pageBreakBefore w:val="0"/>
        <w:spacing w:after="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MONICA……………………………………………….…...……..……………DEFENDANT</w:t>
      </w:r>
    </w:p>
    <w:p w:rsidR="00000000" w:rsidDel="00000000" w:rsidP="00000000" w:rsidRDefault="00000000" w:rsidRPr="00000000" w14:paraId="000001C9">
      <w:pPr>
        <w:pageBreakBefore w:val="0"/>
        <w:spacing w:after="0" w:line="240" w:lineRule="auto"/>
        <w:rPr>
          <w:rFonts w:ascii="Tahoma" w:cs="Tahoma" w:eastAsia="Tahoma" w:hAnsi="Tahoma"/>
          <w:b w:val="1"/>
        </w:rPr>
      </w:pPr>
      <w:r w:rsidDel="00000000" w:rsidR="00000000" w:rsidRPr="00000000">
        <w:rPr>
          <w:rFonts w:ascii="Tahoma" w:cs="Tahoma" w:eastAsia="Tahoma" w:hAnsi="Tahoma"/>
          <w:b w:val="1"/>
          <w:rtl w:val="0"/>
        </w:rPr>
        <w:t xml:space="preserve">                    </w:t>
      </w:r>
    </w:p>
    <w:p w:rsidR="00000000" w:rsidDel="00000000" w:rsidP="00000000" w:rsidRDefault="00000000" w:rsidRPr="00000000" w14:paraId="000001CA">
      <w:pPr>
        <w:pageBreakBefore w:val="0"/>
        <w:spacing w:line="240" w:lineRule="auto"/>
        <w:rPr>
          <w:rFonts w:ascii="Tahoma" w:cs="Tahoma" w:eastAsia="Tahoma" w:hAnsi="Tahoma"/>
        </w:rPr>
      </w:pPr>
      <w:r w:rsidDel="00000000" w:rsidR="00000000" w:rsidRPr="00000000">
        <w:rPr>
          <w:rFonts w:ascii="Tahoma" w:cs="Tahoma" w:eastAsia="Tahoma" w:hAnsi="Tahoma"/>
          <w:b w:val="1"/>
          <w:rtl w:val="0"/>
        </w:rPr>
        <w:t xml:space="preserve">                                          </w:t>
      </w:r>
      <w:r w:rsidDel="00000000" w:rsidR="00000000" w:rsidRPr="00000000">
        <w:rPr>
          <w:rFonts w:ascii="Tahoma" w:cs="Tahoma" w:eastAsia="Tahoma" w:hAnsi="Tahoma"/>
          <w:b w:val="1"/>
          <w:u w:val="single"/>
          <w:rtl w:val="0"/>
        </w:rPr>
        <w:t xml:space="preserve">AFFIDAVIT OF SERVICE</w:t>
      </w:r>
      <w:r w:rsidDel="00000000" w:rsidR="00000000" w:rsidRPr="00000000">
        <w:rPr>
          <w:rtl w:val="0"/>
        </w:rPr>
      </w:r>
    </w:p>
    <w:p w:rsidR="00000000" w:rsidDel="00000000" w:rsidP="00000000" w:rsidRDefault="00000000" w:rsidRPr="00000000" w14:paraId="000001CB">
      <w:pPr>
        <w:pageBreakBefore w:val="0"/>
        <w:jc w:val="both"/>
        <w:rPr>
          <w:rFonts w:ascii="Tahoma" w:cs="Tahoma" w:eastAsia="Tahoma" w:hAnsi="Tahoma"/>
        </w:rPr>
      </w:pPr>
      <w:r w:rsidDel="00000000" w:rsidR="00000000" w:rsidRPr="00000000">
        <w:rPr>
          <w:rFonts w:ascii="Tahoma" w:cs="Tahoma" w:eastAsia="Tahoma" w:hAnsi="Tahoma"/>
          <w:rtl w:val="0"/>
        </w:rPr>
        <w:t xml:space="preserve">I</w:t>
      </w:r>
      <w:r w:rsidDel="00000000" w:rsidR="00000000" w:rsidRPr="00000000">
        <w:rPr>
          <w:rFonts w:ascii="Tahoma" w:cs="Tahoma" w:eastAsia="Tahoma" w:hAnsi="Tahoma"/>
          <w:b w:val="1"/>
          <w:rtl w:val="0"/>
        </w:rPr>
        <w:t xml:space="preserve">, MUTISYA MUMO </w:t>
      </w:r>
      <w:r w:rsidDel="00000000" w:rsidR="00000000" w:rsidRPr="00000000">
        <w:rPr>
          <w:rFonts w:ascii="Tahoma" w:cs="Tahoma" w:eastAsia="Tahoma" w:hAnsi="Tahoma"/>
          <w:rtl w:val="0"/>
        </w:rPr>
        <w:t xml:space="preserve">of P.O. Box 1441 – 00807 </w:t>
      </w:r>
      <w:r w:rsidDel="00000000" w:rsidR="00000000" w:rsidRPr="00000000">
        <w:rPr>
          <w:rFonts w:ascii="Tahoma" w:cs="Tahoma" w:eastAsia="Tahoma" w:hAnsi="Tahoma"/>
          <w:b w:val="1"/>
          <w:rtl w:val="0"/>
        </w:rPr>
        <w:t xml:space="preserve">Chuka</w:t>
      </w:r>
      <w:r w:rsidDel="00000000" w:rsidR="00000000" w:rsidRPr="00000000">
        <w:rPr>
          <w:rFonts w:ascii="Tahoma" w:cs="Tahoma" w:eastAsia="Tahoma" w:hAnsi="Tahoma"/>
          <w:rtl w:val="0"/>
        </w:rPr>
        <w:t xml:space="preserve"> within the Republic of Kenya do hereby make oath and state as follow:-</w:t>
      </w:r>
    </w:p>
    <w:p w:rsidR="00000000" w:rsidDel="00000000" w:rsidP="00000000" w:rsidRDefault="00000000" w:rsidRPr="00000000" w14:paraId="000001CC">
      <w:pPr>
        <w:pageBreakBefore w:val="0"/>
        <w:numPr>
          <w:ilvl w:val="0"/>
          <w:numId w:val="2"/>
        </w:numPr>
        <w:spacing w:after="0" w:before="0" w:line="240" w:lineRule="auto"/>
        <w:ind w:left="720" w:hanging="360"/>
        <w:jc w:val="both"/>
        <w:rPr>
          <w:rFonts w:ascii="Tahoma" w:cs="Tahoma" w:eastAsia="Tahoma" w:hAnsi="Tahoma"/>
        </w:rPr>
      </w:pPr>
      <w:r w:rsidDel="00000000" w:rsidR="00000000" w:rsidRPr="00000000">
        <w:rPr>
          <w:rFonts w:ascii="Tahoma" w:cs="Tahoma" w:eastAsia="Tahoma" w:hAnsi="Tahoma"/>
          <w:b w:val="1"/>
          <w:rtl w:val="0"/>
        </w:rPr>
        <w:t xml:space="preserve">THAT </w:t>
      </w:r>
      <w:r w:rsidDel="00000000" w:rsidR="00000000" w:rsidRPr="00000000">
        <w:rPr>
          <w:rFonts w:ascii="Tahoma" w:cs="Tahoma" w:eastAsia="Tahoma" w:hAnsi="Tahoma"/>
          <w:rtl w:val="0"/>
        </w:rPr>
        <w:t xml:space="preserve">I am a Process Server duly authorized by the Court to do court process.</w:t>
      </w:r>
    </w:p>
    <w:p w:rsidR="00000000" w:rsidDel="00000000" w:rsidP="00000000" w:rsidRDefault="00000000" w:rsidRPr="00000000" w14:paraId="000001CD">
      <w:pPr>
        <w:pageBreakBefore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CE">
      <w:pPr>
        <w:pageBreakBefore w:val="0"/>
        <w:numPr>
          <w:ilvl w:val="0"/>
          <w:numId w:val="2"/>
        </w:numPr>
        <w:spacing w:after="0" w:before="0" w:line="240" w:lineRule="auto"/>
        <w:ind w:left="720" w:hanging="360"/>
        <w:jc w:val="both"/>
        <w:rPr>
          <w:rFonts w:ascii="Tahoma" w:cs="Tahoma" w:eastAsia="Tahoma" w:hAnsi="Tahoma"/>
        </w:rPr>
      </w:pPr>
      <w:r w:rsidDel="00000000" w:rsidR="00000000" w:rsidRPr="00000000">
        <w:rPr>
          <w:rFonts w:ascii="Tahoma" w:cs="Tahoma" w:eastAsia="Tahoma" w:hAnsi="Tahoma"/>
          <w:b w:val="1"/>
          <w:rtl w:val="0"/>
        </w:rPr>
        <w:t xml:space="preserve">THAT </w:t>
      </w:r>
      <w:r w:rsidDel="00000000" w:rsidR="00000000" w:rsidRPr="00000000">
        <w:rPr>
          <w:rFonts w:ascii="Tahoma" w:cs="Tahoma" w:eastAsia="Tahoma" w:hAnsi="Tahoma"/>
          <w:rtl w:val="0"/>
        </w:rPr>
        <w:t xml:space="preserve">On 1</w:t>
      </w:r>
      <w:r w:rsidDel="00000000" w:rsidR="00000000" w:rsidRPr="00000000">
        <w:rPr>
          <w:rFonts w:ascii="Tahoma" w:cs="Tahoma" w:eastAsia="Tahoma" w:hAnsi="Tahoma"/>
          <w:vertAlign w:val="superscript"/>
          <w:rtl w:val="0"/>
        </w:rPr>
        <w:t xml:space="preserve">st</w:t>
      </w:r>
      <w:r w:rsidDel="00000000" w:rsidR="00000000" w:rsidRPr="00000000">
        <w:rPr>
          <w:rFonts w:ascii="Tahoma" w:cs="Tahoma" w:eastAsia="Tahoma" w:hAnsi="Tahoma"/>
          <w:rtl w:val="0"/>
        </w:rPr>
        <w:t xml:space="preserve"> July, 2016 I received copies of Plaint and Summons to Enter Appearance from the firm of Delano Simiyu &amp; Company Advocates with instructions to serve the same upon the Defendant herein.</w:t>
      </w:r>
    </w:p>
    <w:p w:rsidR="00000000" w:rsidDel="00000000" w:rsidP="00000000" w:rsidRDefault="00000000" w:rsidRPr="00000000" w14:paraId="000001CF">
      <w:pPr>
        <w:pageBreakBefore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D0">
      <w:pPr>
        <w:pageBreakBefore w:val="0"/>
        <w:numPr>
          <w:ilvl w:val="0"/>
          <w:numId w:val="2"/>
        </w:numPr>
        <w:spacing w:after="0" w:before="0" w:line="240" w:lineRule="auto"/>
        <w:ind w:left="720" w:hanging="360"/>
        <w:jc w:val="both"/>
        <w:rPr>
          <w:rFonts w:ascii="Tahoma" w:cs="Tahoma" w:eastAsia="Tahoma" w:hAnsi="Tahoma"/>
        </w:rPr>
      </w:pPr>
      <w:r w:rsidDel="00000000" w:rsidR="00000000" w:rsidRPr="00000000">
        <w:rPr>
          <w:rFonts w:ascii="Tahoma" w:cs="Tahoma" w:eastAsia="Tahoma" w:hAnsi="Tahoma"/>
          <w:b w:val="1"/>
          <w:rtl w:val="0"/>
        </w:rPr>
        <w:t xml:space="preserve">THAT </w:t>
      </w:r>
      <w:r w:rsidDel="00000000" w:rsidR="00000000" w:rsidRPr="00000000">
        <w:rPr>
          <w:rFonts w:ascii="Tahoma" w:cs="Tahoma" w:eastAsia="Tahoma" w:hAnsi="Tahoma"/>
          <w:rtl w:val="0"/>
        </w:rPr>
        <w:t xml:space="preserve">On the same day I proceeded to the Defendant’s place of business and upon my arrival at the main gate to the entrance, I met a man whom I later found out was the Defendant’s husband and whom thereafter I introduced myself and my purpose of visit to the place. </w:t>
      </w:r>
    </w:p>
    <w:p w:rsidR="00000000" w:rsidDel="00000000" w:rsidP="00000000" w:rsidRDefault="00000000" w:rsidRPr="00000000" w14:paraId="000001D1">
      <w:pPr>
        <w:pageBreakBefore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1D2">
      <w:pPr>
        <w:pageBreakBefore w:val="0"/>
        <w:numPr>
          <w:ilvl w:val="0"/>
          <w:numId w:val="2"/>
        </w:numPr>
        <w:spacing w:after="0" w:before="0" w:line="240" w:lineRule="auto"/>
        <w:ind w:left="720" w:hanging="360"/>
        <w:jc w:val="both"/>
        <w:rPr>
          <w:rFonts w:ascii="Tahoma" w:cs="Tahoma" w:eastAsia="Tahoma" w:hAnsi="Tahoma"/>
        </w:rPr>
      </w:pPr>
      <w:r w:rsidDel="00000000" w:rsidR="00000000" w:rsidRPr="00000000">
        <w:rPr>
          <w:rFonts w:ascii="Tahoma" w:cs="Tahoma" w:eastAsia="Tahoma" w:hAnsi="Tahoma"/>
          <w:b w:val="1"/>
          <w:rtl w:val="0"/>
        </w:rPr>
        <w:t xml:space="preserve">THAT</w:t>
      </w:r>
      <w:r w:rsidDel="00000000" w:rsidR="00000000" w:rsidRPr="00000000">
        <w:rPr>
          <w:rFonts w:ascii="Tahoma" w:cs="Tahoma" w:eastAsia="Tahoma" w:hAnsi="Tahoma"/>
          <w:rtl w:val="0"/>
        </w:rPr>
        <w:t xml:space="preserve"> I consequently gave him the documents I was carrying with me of which he received but declined to acknowledge receipt by signing.</w:t>
      </w:r>
    </w:p>
    <w:p w:rsidR="00000000" w:rsidDel="00000000" w:rsidP="00000000" w:rsidRDefault="00000000" w:rsidRPr="00000000" w14:paraId="000001D3">
      <w:pPr>
        <w:pageBreakBefore w:val="0"/>
        <w:spacing w:after="0" w:before="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D4">
      <w:pPr>
        <w:pageBreakBefore w:val="0"/>
        <w:numPr>
          <w:ilvl w:val="0"/>
          <w:numId w:val="2"/>
        </w:numPr>
        <w:spacing w:after="0" w:before="0" w:line="240" w:lineRule="auto"/>
        <w:ind w:left="720" w:hanging="360"/>
        <w:jc w:val="both"/>
        <w:rPr>
          <w:rFonts w:ascii="Tahoma" w:cs="Tahoma" w:eastAsia="Tahoma" w:hAnsi="Tahoma"/>
        </w:rPr>
      </w:pPr>
      <w:r w:rsidDel="00000000" w:rsidR="00000000" w:rsidRPr="00000000">
        <w:rPr>
          <w:rFonts w:ascii="Tahoma" w:cs="Tahoma" w:eastAsia="Tahoma" w:hAnsi="Tahoma"/>
          <w:b w:val="1"/>
          <w:rtl w:val="0"/>
        </w:rPr>
        <w:t xml:space="preserve">THAT </w:t>
      </w:r>
      <w:r w:rsidDel="00000000" w:rsidR="00000000" w:rsidRPr="00000000">
        <w:rPr>
          <w:rFonts w:ascii="Tahoma" w:cs="Tahoma" w:eastAsia="Tahoma" w:hAnsi="Tahoma"/>
          <w:rtl w:val="0"/>
        </w:rPr>
        <w:t xml:space="preserve">I</w:t>
      </w:r>
      <w:r w:rsidDel="00000000" w:rsidR="00000000" w:rsidRPr="00000000">
        <w:rPr>
          <w:rFonts w:ascii="Tahoma" w:cs="Tahoma" w:eastAsia="Tahoma" w:hAnsi="Tahoma"/>
          <w:b w:val="1"/>
          <w:rtl w:val="0"/>
        </w:rPr>
        <w:t xml:space="preserve"> </w:t>
      </w:r>
      <w:r w:rsidDel="00000000" w:rsidR="00000000" w:rsidRPr="00000000">
        <w:rPr>
          <w:rFonts w:ascii="Tahoma" w:cs="Tahoma" w:eastAsia="Tahoma" w:hAnsi="Tahoma"/>
          <w:rtl w:val="0"/>
        </w:rPr>
        <w:t xml:space="preserve">now return the principal copies of the Plaint and Summons to enter appearance having duly served the same upon all the Defendants herein. </w:t>
      </w:r>
    </w:p>
    <w:p w:rsidR="00000000" w:rsidDel="00000000" w:rsidP="00000000" w:rsidRDefault="00000000" w:rsidRPr="00000000" w14:paraId="000001D5">
      <w:pPr>
        <w:pageBreakBefore w:val="0"/>
        <w:spacing w:after="0" w:before="0" w:lineRule="auto"/>
        <w:ind w:left="720"/>
        <w:rPr>
          <w:rFonts w:ascii="Tahoma" w:cs="Tahoma" w:eastAsia="Tahoma" w:hAnsi="Tahoma"/>
        </w:rPr>
      </w:pPr>
      <w:r w:rsidDel="00000000" w:rsidR="00000000" w:rsidRPr="00000000">
        <w:rPr>
          <w:rtl w:val="0"/>
        </w:rPr>
      </w:r>
    </w:p>
    <w:p w:rsidR="00000000" w:rsidDel="00000000" w:rsidP="00000000" w:rsidRDefault="00000000" w:rsidRPr="00000000" w14:paraId="000001D6">
      <w:pPr>
        <w:pageBreakBefore w:val="0"/>
        <w:numPr>
          <w:ilvl w:val="0"/>
          <w:numId w:val="2"/>
        </w:numPr>
        <w:spacing w:after="0" w:before="0" w:line="240" w:lineRule="auto"/>
        <w:ind w:left="720" w:hanging="360"/>
        <w:jc w:val="both"/>
        <w:rPr>
          <w:rFonts w:ascii="Tahoma" w:cs="Tahoma" w:eastAsia="Tahoma" w:hAnsi="Tahoma"/>
        </w:rPr>
      </w:pPr>
      <w:r w:rsidDel="00000000" w:rsidR="00000000" w:rsidRPr="00000000">
        <w:rPr>
          <w:rFonts w:ascii="Tahoma" w:cs="Tahoma" w:eastAsia="Tahoma" w:hAnsi="Tahoma"/>
          <w:b w:val="1"/>
          <w:rtl w:val="0"/>
        </w:rPr>
        <w:t xml:space="preserve">THAT</w:t>
      </w:r>
      <w:r w:rsidDel="00000000" w:rsidR="00000000" w:rsidRPr="00000000">
        <w:rPr>
          <w:rFonts w:ascii="Tahoma" w:cs="Tahoma" w:eastAsia="Tahoma" w:hAnsi="Tahoma"/>
          <w:rtl w:val="0"/>
        </w:rPr>
        <w:t xml:space="preserve"> all that is deposed to herein above is true to the best my knowledge and information.   </w:t>
      </w:r>
    </w:p>
    <w:p w:rsidR="00000000" w:rsidDel="00000000" w:rsidP="00000000" w:rsidRDefault="00000000" w:rsidRPr="00000000" w14:paraId="000001D7">
      <w:pPr>
        <w:pageBreakBefore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1D8">
      <w:pPr>
        <w:pageBreakBefore w:val="0"/>
        <w:rPr>
          <w:rFonts w:ascii="Tahoma" w:cs="Tahoma" w:eastAsia="Tahoma" w:hAnsi="Tahoma"/>
        </w:rPr>
      </w:pPr>
      <w:r w:rsidDel="00000000" w:rsidR="00000000" w:rsidRPr="00000000">
        <w:rPr>
          <w:rFonts w:ascii="Tahoma" w:cs="Tahoma" w:eastAsia="Tahoma" w:hAnsi="Tahoma"/>
          <w:rtl w:val="0"/>
        </w:rPr>
        <w:t xml:space="preserve">Sworn at </w:t>
      </w:r>
      <w:r w:rsidDel="00000000" w:rsidR="00000000" w:rsidRPr="00000000">
        <w:rPr>
          <w:rFonts w:ascii="Tahoma" w:cs="Tahoma" w:eastAsia="Tahoma" w:hAnsi="Tahoma"/>
          <w:b w:val="1"/>
          <w:rtl w:val="0"/>
        </w:rPr>
        <w:t xml:space="preserve">Chuka</w:t>
      </w:r>
      <w:r w:rsidDel="00000000" w:rsidR="00000000" w:rsidRPr="00000000">
        <w:rPr>
          <w:rFonts w:ascii="Tahoma" w:cs="Tahoma" w:eastAsia="Tahoma" w:hAnsi="Tahoma"/>
          <w:rtl w:val="0"/>
        </w:rPr>
        <w:t xml:space="preserve"> this……………..…………….day of……………….……………………..2016</w:t>
      </w:r>
    </w:p>
    <w:p w:rsidR="00000000" w:rsidDel="00000000" w:rsidP="00000000" w:rsidRDefault="00000000" w:rsidRPr="00000000" w14:paraId="000001D9">
      <w:pPr>
        <w:pageBreakBefore w:val="0"/>
        <w:rPr>
          <w:rFonts w:ascii="Tahoma" w:cs="Tahoma" w:eastAsia="Tahoma" w:hAnsi="Tahoma"/>
        </w:rPr>
      </w:pPr>
      <w:r w:rsidDel="00000000" w:rsidR="00000000" w:rsidRPr="00000000">
        <w:rPr>
          <w:rFonts w:ascii="Tahoma" w:cs="Tahoma" w:eastAsia="Tahoma" w:hAnsi="Tahoma"/>
          <w:rtl w:val="0"/>
        </w:rPr>
        <w:t xml:space="preserve">By the said Mutisya Mumo    </w:t>
        <w:tab/>
        <w:tab/>
        <w:tab/>
        <w:t xml:space="preserve">   }………………………………….                                                     </w:t>
      </w:r>
    </w:p>
    <w:p w:rsidR="00000000" w:rsidDel="00000000" w:rsidP="00000000" w:rsidRDefault="00000000" w:rsidRPr="00000000" w14:paraId="000001DA">
      <w:pPr>
        <w:pageBreakBefore w:val="0"/>
        <w:rPr>
          <w:rFonts w:ascii="Tahoma" w:cs="Tahoma" w:eastAsia="Tahoma" w:hAnsi="Tahoma"/>
        </w:rPr>
      </w:pPr>
      <w:r w:rsidDel="00000000" w:rsidR="00000000" w:rsidRPr="00000000">
        <w:rPr>
          <w:rFonts w:ascii="Tahoma" w:cs="Tahoma" w:eastAsia="Tahoma" w:hAnsi="Tahoma"/>
          <w:b w:val="1"/>
          <w:rtl w:val="0"/>
        </w:rPr>
        <w:t xml:space="preserve">Before me</w:t>
      </w:r>
      <w:r w:rsidDel="00000000" w:rsidR="00000000" w:rsidRPr="00000000">
        <w:rPr>
          <w:rtl w:val="0"/>
        </w:rPr>
      </w:r>
    </w:p>
    <w:p w:rsidR="00000000" w:rsidDel="00000000" w:rsidP="00000000" w:rsidRDefault="00000000" w:rsidRPr="00000000" w14:paraId="000001DB">
      <w:pPr>
        <w:pageBreakBefore w:val="0"/>
        <w:spacing w:after="0" w:lineRule="auto"/>
        <w:rPr>
          <w:rFonts w:ascii="Tahoma" w:cs="Tahoma" w:eastAsia="Tahoma" w:hAnsi="Tahoma"/>
          <w:b w:val="1"/>
        </w:rPr>
      </w:pPr>
      <w:r w:rsidDel="00000000" w:rsidR="00000000" w:rsidRPr="00000000">
        <w:rPr>
          <w:rtl w:val="0"/>
        </w:rPr>
      </w:r>
    </w:p>
    <w:p w:rsidR="00000000" w:rsidDel="00000000" w:rsidP="00000000" w:rsidRDefault="00000000" w:rsidRPr="00000000" w14:paraId="000001DC">
      <w:pPr>
        <w:pageBreakBefore w:val="0"/>
        <w:spacing w:after="0" w:lineRule="auto"/>
        <w:rPr>
          <w:rFonts w:ascii="Tahoma" w:cs="Tahoma" w:eastAsia="Tahoma" w:hAnsi="Tahoma"/>
          <w:b w:val="1"/>
        </w:rPr>
      </w:pPr>
      <w:r w:rsidDel="00000000" w:rsidR="00000000" w:rsidRPr="00000000">
        <w:rPr>
          <w:rFonts w:ascii="Tahoma" w:cs="Tahoma" w:eastAsia="Tahoma" w:hAnsi="Tahoma"/>
          <w:b w:val="1"/>
          <w:rtl w:val="0"/>
        </w:rPr>
        <w:t xml:space="preserve">Commissioner for Oaths                                            </w:t>
      </w:r>
    </w:p>
    <w:p w:rsidR="00000000" w:rsidDel="00000000" w:rsidP="00000000" w:rsidRDefault="00000000" w:rsidRPr="00000000" w14:paraId="000001DD">
      <w:pPr>
        <w:pageBreakBefore w:val="0"/>
        <w:spacing w:after="0" w:lineRule="auto"/>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DE">
      <w:pPr>
        <w:pageBreakBefore w:val="0"/>
        <w:spacing w:after="0" w:lineRule="auto"/>
        <w:rPr>
          <w:rFonts w:ascii="Tahoma" w:cs="Tahoma" w:eastAsia="Tahoma" w:hAnsi="Tahoma"/>
          <w:b w:val="1"/>
          <w:u w:val="single"/>
        </w:rPr>
      </w:pPr>
      <w:r w:rsidDel="00000000" w:rsidR="00000000" w:rsidRPr="00000000">
        <w:rPr>
          <w:rFonts w:ascii="Tahoma" w:cs="Tahoma" w:eastAsia="Tahoma" w:hAnsi="Tahoma"/>
          <w:b w:val="1"/>
          <w:u w:val="single"/>
          <w:rtl w:val="0"/>
        </w:rPr>
        <w:t xml:space="preserve">Drawn &amp; Filed By;</w:t>
      </w:r>
    </w:p>
    <w:p w:rsidR="00000000" w:rsidDel="00000000" w:rsidP="00000000" w:rsidRDefault="00000000" w:rsidRPr="00000000" w14:paraId="000001DF">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Delano Simiyu &amp; Company</w:t>
      </w:r>
    </w:p>
    <w:p w:rsidR="00000000" w:rsidDel="00000000" w:rsidP="00000000" w:rsidRDefault="00000000" w:rsidRPr="00000000" w14:paraId="000001E0">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Advocates</w:t>
      </w:r>
    </w:p>
    <w:p w:rsidR="00000000" w:rsidDel="00000000" w:rsidP="00000000" w:rsidRDefault="00000000" w:rsidRPr="00000000" w14:paraId="000001E1">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Imenti Building 7th Floor,</w:t>
      </w:r>
    </w:p>
    <w:p w:rsidR="00000000" w:rsidDel="00000000" w:rsidP="00000000" w:rsidRDefault="00000000" w:rsidRPr="00000000" w14:paraId="000001E2">
      <w:pPr>
        <w:pageBreakBefore w:val="0"/>
        <w:spacing w:after="0" w:line="240" w:lineRule="auto"/>
        <w:rPr>
          <w:rFonts w:ascii="Tahoma" w:cs="Tahoma" w:eastAsia="Tahoma" w:hAnsi="Tahoma"/>
        </w:rPr>
      </w:pPr>
      <w:r w:rsidDel="00000000" w:rsidR="00000000" w:rsidRPr="00000000">
        <w:rPr>
          <w:rFonts w:ascii="Tahoma" w:cs="Tahoma" w:eastAsia="Tahoma" w:hAnsi="Tahoma"/>
          <w:rtl w:val="0"/>
        </w:rPr>
        <w:t xml:space="preserve">Mbachu Street, </w:t>
      </w:r>
    </w:p>
    <w:p w:rsidR="00000000" w:rsidDel="00000000" w:rsidP="00000000" w:rsidRDefault="00000000" w:rsidRPr="00000000" w14:paraId="000001E3">
      <w:pPr>
        <w:pageBreakBefore w:val="0"/>
        <w:spacing w:after="0" w:lineRule="auto"/>
        <w:rPr>
          <w:rFonts w:ascii="Tahoma" w:cs="Tahoma" w:eastAsia="Tahoma" w:hAnsi="Tahoma"/>
        </w:rPr>
      </w:pPr>
      <w:r w:rsidDel="00000000" w:rsidR="00000000" w:rsidRPr="00000000">
        <w:rPr>
          <w:rFonts w:ascii="Tahoma" w:cs="Tahoma" w:eastAsia="Tahoma" w:hAnsi="Tahoma"/>
          <w:rtl w:val="0"/>
        </w:rPr>
        <w:t xml:space="preserve">P.O. Box 24659-00100, </w:t>
      </w:r>
    </w:p>
    <w:p w:rsidR="00000000" w:rsidDel="00000000" w:rsidP="00000000" w:rsidRDefault="00000000" w:rsidRPr="00000000" w14:paraId="000001E4">
      <w:pPr>
        <w:pageBreakBefore w:val="0"/>
        <w:spacing w:after="0" w:lineRule="auto"/>
        <w:rPr>
          <w:rFonts w:ascii="Tahoma" w:cs="Tahoma" w:eastAsia="Tahoma" w:hAnsi="Tahoma"/>
          <w:u w:val="single"/>
        </w:rPr>
      </w:pPr>
      <w:r w:rsidDel="00000000" w:rsidR="00000000" w:rsidRPr="00000000">
        <w:rPr>
          <w:rFonts w:ascii="Tahoma" w:cs="Tahoma" w:eastAsia="Tahoma" w:hAnsi="Tahoma"/>
          <w:b w:val="1"/>
          <w:u w:val="single"/>
          <w:rtl w:val="0"/>
        </w:rPr>
        <w:t xml:space="preserve">CHUKA.</w:t>
      </w:r>
      <w:r w:rsidDel="00000000" w:rsidR="00000000" w:rsidRPr="00000000">
        <w:rPr>
          <w:rtl w:val="0"/>
        </w:rPr>
      </w:r>
    </w:p>
    <w:p w:rsidR="00000000" w:rsidDel="00000000" w:rsidP="00000000" w:rsidRDefault="00000000" w:rsidRPr="00000000" w14:paraId="000001E5">
      <w:pPr>
        <w:pageBreakBefore w:val="0"/>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1E6">
      <w:pPr>
        <w:pageBreakBefore w:val="0"/>
        <w:spacing w:after="0" w:lineRule="auto"/>
        <w:rPr>
          <w:rFonts w:ascii="Tahoma" w:cs="Tahoma" w:eastAsia="Tahoma" w:hAnsi="Tahoma"/>
        </w:rPr>
      </w:pPr>
      <w:r w:rsidDel="00000000" w:rsidR="00000000" w:rsidRPr="00000000">
        <w:rPr>
          <w:rtl w:val="0"/>
        </w:rPr>
      </w:r>
    </w:p>
    <w:sectPr>
      <w:footerReference r:id="rId7" w:type="default"/>
      <w:pgSz w:h="16840" w:w="11907" w:orient="portrait"/>
      <w:pgMar w:bottom="720" w:top="1151" w:left="1440" w:right="11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Book Antiqu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50" w:hanging="360"/>
      </w:pPr>
      <w:rPr>
        <w:rFonts w:ascii="Arial Narrow" w:cs="Arial Narrow" w:eastAsia="Arial Narrow" w:hAnsi="Arial Narrow"/>
        <w:b w:val="0"/>
        <w:sz w:val="24"/>
        <w:szCs w:val="24"/>
      </w:rPr>
    </w:lvl>
    <w:lvl w:ilvl="1">
      <w:start w:val="1"/>
      <w:numFmt w:val="lowerLetter"/>
      <w:lvlText w:val="%2)"/>
      <w:lvlJc w:val="left"/>
      <w:pPr>
        <w:ind w:left="2340" w:hanging="360"/>
      </w:pPr>
      <w:rPr>
        <w:rFonts w:ascii="Book Antiqua" w:cs="Book Antiqua" w:eastAsia="Book Antiqua" w:hAnsi="Book Antiqu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990" w:hanging="360"/>
      </w:pPr>
      <w:rPr>
        <w:b w:val="0"/>
      </w:rPr>
    </w:lvl>
    <w:lvl w:ilvl="1">
      <w:start w:val="1"/>
      <w:numFmt w:val="lowerLetter"/>
      <w:lvlText w:val="%2)"/>
      <w:lvlJc w:val="left"/>
      <w:pPr>
        <w:ind w:left="2880" w:hanging="360"/>
      </w:pPr>
      <w:rPr>
        <w:rFonts w:ascii="Book Antiqua" w:cs="Book Antiqua" w:eastAsia="Book Antiqua" w:hAnsi="Book Antiqua"/>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76FA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nhideWhenUsed w:val="1"/>
    <w:rsid w:val="00976666"/>
    <w:pPr>
      <w:tabs>
        <w:tab w:val="center" w:pos="4680"/>
        <w:tab w:val="right" w:pos="9360"/>
      </w:tabs>
      <w:spacing w:after="0" w:line="240" w:lineRule="auto"/>
    </w:pPr>
    <w:rPr>
      <w:rFonts w:ascii="Times New Roman" w:cs="Times New Roman" w:eastAsia="Times New Roman" w:hAnsi="Times New Roman"/>
      <w:sz w:val="24"/>
      <w:szCs w:val="24"/>
    </w:rPr>
  </w:style>
  <w:style w:type="character" w:styleId="FooterChar" w:customStyle="1">
    <w:name w:val="Footer Char"/>
    <w:basedOn w:val="DefaultParagraphFont"/>
    <w:link w:val="Footer"/>
    <w:rsid w:val="00976666"/>
    <w:rPr>
      <w:rFonts w:ascii="Times New Roman" w:cs="Times New Roman" w:eastAsia="Times New Roman" w:hAnsi="Times New Roman"/>
      <w:sz w:val="24"/>
      <w:szCs w:val="24"/>
    </w:rPr>
  </w:style>
  <w:style w:type="paragraph" w:styleId="ListParagraph">
    <w:name w:val="List Paragraph"/>
    <w:basedOn w:val="Normal"/>
    <w:uiPriority w:val="34"/>
    <w:qFormat w:val="1"/>
    <w:rsid w:val="00343B7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BookAntiqua-boldItalic.ttf"/><Relationship Id="rId9" Type="http://schemas.openxmlformats.org/officeDocument/2006/relationships/font" Target="fonts/BookAntiqua-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BookAntiqua-regular.ttf"/><Relationship Id="rId8" Type="http://schemas.openxmlformats.org/officeDocument/2006/relationships/font" Target="fonts/BookAntiqu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qyjz+49Ol0ej2FbmCctUZA/Ocw==">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