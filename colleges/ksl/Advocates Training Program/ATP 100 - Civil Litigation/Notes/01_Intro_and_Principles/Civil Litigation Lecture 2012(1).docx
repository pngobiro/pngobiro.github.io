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85" coordsize="21600,21600" filled="f" o:spt="185.0" adj="3600" path="m@0,nfqx0@0l0@2qy@0,21600em@1,nfqx21600@0l21600@2qy@1,21600em@0,nsqx0@0l0@2qy@0,21600l@1,21600qx21600@2l21600@0qy@1,xe">
            <v:formulas>
              <v:f eqn="val #0"/>
              <v:f eqn="sum width 0 #0"/>
              <v:f eqn="sum height 0 #0"/>
              <v:f eqn="prod @0 2929 10000"/>
              <v:f eqn="sum width 0 @3"/>
              <v:f eqn="sum height 0 @3"/>
              <v:f eqn="val width"/>
              <v:f eqn="val height"/>
              <v:f eqn="prod width 1 2"/>
              <v:f eqn="prod height 1 2"/>
            </v:formulas>
            <v:path o:connectlocs="@8,0;0,@9;@8,@7;@6,@9" o:connecttype="custom" o:extrusionok="f" gradientshapeok="t" limo="10800,10800" textboxrect="@3,@3,@4,@5"/>
            <v:handles/>
          </v:shapetype>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sdt>
        <w:sdtPr>
          <w:tag w:val="goog_rdk_1"/>
        </w:sdtPr>
        <w:sdtContent>
          <w:ins w:author="Miss.ngina mbugua" w:id="0" w:date="2021-11-01T09:55:4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ins>
        </w:sdtContent>
      </w:sdt>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pageBreakBefore w:val="0"/>
        <w:jc w:val="both"/>
        <w:rPr>
          <w:b w:val="1"/>
          <w:sz w:val="24"/>
          <w:szCs w:val="24"/>
        </w:rPr>
      </w:pPr>
      <w:r w:rsidDel="00000000" w:rsidR="00000000" w:rsidRPr="00000000">
        <w:rPr>
          <w:b w:val="1"/>
          <w:sz w:val="24"/>
          <w:szCs w:val="24"/>
          <w:rtl w:val="0"/>
        </w:rPr>
        <w:t xml:space="preserve"> CIVIL LITIGATION</w:t>
      </w:r>
    </w:p>
    <w:p w:rsidR="00000000" w:rsidDel="00000000" w:rsidP="00000000" w:rsidRDefault="00000000" w:rsidRPr="00000000" w14:paraId="00000007">
      <w:pPr>
        <w:pageBreakBefore w:val="0"/>
        <w:jc w:val="both"/>
        <w:rPr>
          <w:b w:val="1"/>
          <w:sz w:val="24"/>
          <w:szCs w:val="24"/>
        </w:rPr>
      </w:pPr>
      <w:r w:rsidDel="00000000" w:rsidR="00000000" w:rsidRPr="00000000">
        <w:rPr>
          <w:b w:val="1"/>
          <w:sz w:val="24"/>
          <w:szCs w:val="24"/>
          <w:rtl w:val="0"/>
        </w:rPr>
        <w:t xml:space="preserve">Course Instructor: Justice Richard Kuloba</w:t>
      </w:r>
    </w:p>
    <w:p w:rsidR="00000000" w:rsidDel="00000000" w:rsidP="00000000" w:rsidRDefault="00000000" w:rsidRPr="00000000" w14:paraId="00000008">
      <w:pPr>
        <w:pageBreakBefore w:val="0"/>
        <w:jc w:val="both"/>
        <w:rPr>
          <w:b w:val="1"/>
          <w:sz w:val="24"/>
          <w:szCs w:val="24"/>
        </w:rPr>
      </w:pPr>
      <w:sdt>
        <w:sdtPr>
          <w:tag w:val="goog_rdk_2"/>
        </w:sdtPr>
        <w:sdtContent>
          <w:commentRangeStart w:id="0"/>
        </w:sdtContent>
      </w:sdt>
      <w:r w:rsidDel="00000000" w:rsidR="00000000" w:rsidRPr="00000000">
        <w:rPr>
          <w:b w:val="1"/>
          <w:sz w:val="24"/>
          <w:szCs w:val="24"/>
          <w:rtl w:val="0"/>
        </w:rPr>
        <w:t xml:space="preserve">INTRODUCTION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pageBreakBefore w:val="0"/>
        <w:jc w:val="both"/>
        <w:rPr>
          <w:sz w:val="24"/>
          <w:szCs w:val="24"/>
        </w:rPr>
      </w:pPr>
      <w:r w:rsidDel="00000000" w:rsidR="00000000" w:rsidRPr="00000000">
        <w:rPr>
          <w:sz w:val="24"/>
          <w:szCs w:val="24"/>
          <w:rtl w:val="0"/>
        </w:rPr>
        <w:t xml:space="preserve">Civil litigation is a process of making or defending or resisting a claim </w:t>
      </w:r>
      <w:sdt>
        <w:sdtPr>
          <w:tag w:val="goog_rdk_3"/>
        </w:sdtPr>
        <w:sdtContent>
          <w:ins w:author="FAITH WANJIRU" w:id="1" w:date="2021-10-21T08:49:28Z">
            <w:r w:rsidDel="00000000" w:rsidR="00000000" w:rsidRPr="00000000">
              <w:rPr>
                <w:sz w:val="24"/>
                <w:szCs w:val="24"/>
                <w:rtl w:val="0"/>
              </w:rPr>
              <w:t xml:space="preserve">from</w:t>
            </w:r>
          </w:ins>
        </w:sdtContent>
      </w:sdt>
      <w:sdt>
        <w:sdtPr>
          <w:tag w:val="goog_rdk_4"/>
        </w:sdtPr>
        <w:sdtContent>
          <w:del w:author="FAITH WANJIRU" w:id="1" w:date="2021-10-21T08:49:28Z">
            <w:r w:rsidDel="00000000" w:rsidR="00000000" w:rsidRPr="00000000">
              <w:rPr>
                <w:sz w:val="24"/>
                <w:szCs w:val="24"/>
                <w:rtl w:val="0"/>
              </w:rPr>
              <w:delText xml:space="preserve">form</w:delText>
            </w:r>
          </w:del>
        </w:sdtContent>
      </w:sdt>
      <w:r w:rsidDel="00000000" w:rsidR="00000000" w:rsidRPr="00000000">
        <w:rPr>
          <w:sz w:val="24"/>
          <w:szCs w:val="24"/>
          <w:rtl w:val="0"/>
        </w:rPr>
        <w:t xml:space="preserve"> the beginning up to its successful end by the enforcement of a judgment, if it is made.</w:t>
      </w:r>
    </w:p>
    <w:p w:rsidR="00000000" w:rsidDel="00000000" w:rsidP="00000000" w:rsidRDefault="00000000" w:rsidRPr="00000000" w14:paraId="0000000A">
      <w:pPr>
        <w:pageBreakBefore w:val="0"/>
        <w:jc w:val="both"/>
        <w:rPr>
          <w:sz w:val="24"/>
          <w:szCs w:val="24"/>
        </w:rPr>
      </w:pPr>
      <w:r w:rsidDel="00000000" w:rsidR="00000000" w:rsidRPr="00000000">
        <w:rPr>
          <w:sz w:val="24"/>
          <w:szCs w:val="24"/>
          <w:rtl w:val="0"/>
        </w:rPr>
        <w:t xml:space="preserve">The overriding objective is to:</w:t>
      </w:r>
    </w:p>
    <w:p w:rsidR="00000000" w:rsidDel="00000000" w:rsidP="00000000" w:rsidRDefault="00000000" w:rsidRPr="00000000" w14:paraId="000000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Ensure that ultimately there is a just determination of the case taken to court.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Your documents and presentation before the court should therefore ensure this end is realized.</w:t>
      </w:r>
    </w:p>
    <w:p w:rsidR="00000000" w:rsidDel="00000000" w:rsidP="00000000" w:rsidRDefault="00000000" w:rsidRPr="00000000" w14:paraId="0000000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determination will be efficient.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must be an efficient determination of the matter.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must be an efficient use of the available judicial and administrative resources.</w:t>
      </w:r>
    </w:p>
    <w:p w:rsidR="00000000" w:rsidDel="00000000" w:rsidP="00000000" w:rsidRDefault="00000000" w:rsidRPr="00000000" w14:paraId="0000001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matter at hand must be disposed of in a timely manner.(expeditiously)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should be at an affordable or reasonable cost to the parties.</w:t>
      </w:r>
    </w:p>
    <w:p w:rsidR="00000000" w:rsidDel="00000000" w:rsidP="00000000" w:rsidRDefault="00000000" w:rsidRPr="00000000" w14:paraId="0000001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Proper application of proper technology at the proper time</w:t>
      </w:r>
      <w:sdt>
        <w:sdtPr>
          <w:tag w:val="goog_rdk_5"/>
        </w:sdtPr>
        <w:sdtContent>
          <w:commentRangeStart w:id="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superscript"/>
        </w:rPr>
        <w:footnoteReference w:customMarkFollows="0" w:id="0"/>
      </w:r>
      <w:commentRangeEnd w:id="1"/>
      <w:r w:rsidDel="00000000" w:rsidR="00000000" w:rsidRPr="00000000">
        <w:commentReference w:id="1"/>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pageBreakBefore w:val="0"/>
        <w:jc w:val="both"/>
        <w:rPr>
          <w:b w:val="1"/>
          <w:sz w:val="24"/>
          <w:szCs w:val="24"/>
        </w:rPr>
      </w:pPr>
      <w:r w:rsidDel="00000000" w:rsidR="00000000" w:rsidRPr="00000000">
        <w:rPr>
          <w:b w:val="1"/>
          <w:sz w:val="24"/>
          <w:szCs w:val="24"/>
          <w:rtl w:val="0"/>
        </w:rPr>
        <w:t xml:space="preserve">STATUTES</w:t>
      </w:r>
    </w:p>
    <w:p w:rsidR="00000000" w:rsidDel="00000000" w:rsidP="00000000" w:rsidRDefault="00000000" w:rsidRPr="00000000" w14:paraId="0000001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Appellate Jurisdiction </w:t>
      </w:r>
      <w:sdt>
        <w:sdtPr>
          <w:tag w:val="goog_rdk_6"/>
        </w:sdtPr>
        <w:sdtContent>
          <w:commentRangeStart w:id="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Magistrates’ Courts </w:t>
      </w:r>
      <w:sdt>
        <w:sdtPr>
          <w:tag w:val="goog_rdk_7"/>
        </w:sdtPr>
        <w:sdtContent>
          <w:commentRangeStart w:id="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w:t>
      </w:r>
      <w:commentRangeEnd w:id="3"/>
      <w:r w:rsidDel="00000000" w:rsidR="00000000" w:rsidRPr="00000000">
        <w:commentReference w:id="3"/>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Kadhi’s Courts Act</w:t>
      </w:r>
    </w:p>
    <w:p w:rsidR="00000000" w:rsidDel="00000000" w:rsidP="00000000" w:rsidRDefault="00000000" w:rsidRPr="00000000" w14:paraId="0000001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Constitution</w:t>
      </w:r>
    </w:p>
    <w:p w:rsidR="00000000" w:rsidDel="00000000" w:rsidP="00000000" w:rsidRDefault="00000000" w:rsidRPr="00000000" w14:paraId="0000001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Advocates Act</w:t>
      </w:r>
    </w:p>
    <w:p w:rsidR="00000000" w:rsidDel="00000000" w:rsidP="00000000" w:rsidRDefault="00000000" w:rsidRPr="00000000" w14:paraId="00000019">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Advocates Remuneration Rules</w:t>
      </w:r>
    </w:p>
    <w:p w:rsidR="00000000" w:rsidDel="00000000" w:rsidP="00000000" w:rsidRDefault="00000000" w:rsidRPr="00000000" w14:paraId="0000001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Limitation of Actions Act</w:t>
      </w:r>
    </w:p>
    <w:p w:rsidR="00000000" w:rsidDel="00000000" w:rsidP="00000000" w:rsidRDefault="00000000" w:rsidRPr="00000000" w14:paraId="0000001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Law Reform Act</w:t>
      </w:r>
    </w:p>
    <w:p w:rsidR="00000000" w:rsidDel="00000000" w:rsidP="00000000" w:rsidRDefault="00000000" w:rsidRPr="00000000" w14:paraId="0000001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Age of Majority Act</w:t>
      </w:r>
    </w:p>
    <w:p w:rsidR="00000000" w:rsidDel="00000000" w:rsidP="00000000" w:rsidRDefault="00000000" w:rsidRPr="00000000" w14:paraId="0000001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Defamation Act</w:t>
      </w:r>
    </w:p>
    <w:p w:rsidR="00000000" w:rsidDel="00000000" w:rsidP="00000000" w:rsidRDefault="00000000" w:rsidRPr="00000000" w14:paraId="0000001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Vexatious Proceedings Act</w:t>
      </w:r>
    </w:p>
    <w:p w:rsidR="00000000" w:rsidDel="00000000" w:rsidP="00000000" w:rsidRDefault="00000000" w:rsidRPr="00000000" w14:paraId="0000001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Arbitration Act</w:t>
      </w:r>
    </w:p>
    <w:p w:rsidR="00000000" w:rsidDel="00000000" w:rsidP="00000000" w:rsidRDefault="00000000" w:rsidRPr="00000000" w14:paraId="0000002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Civil Procedure Act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explanations following the sections are not statutory provisions. They simply further explain what the thought process behind the provision is.</w:t>
      </w:r>
    </w:p>
    <w:p w:rsidR="00000000" w:rsidDel="00000000" w:rsidP="00000000" w:rsidRDefault="00000000" w:rsidRPr="00000000" w14:paraId="00000022">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Civil Procedure Rules </w:t>
      </w:r>
    </w:p>
    <w:p w:rsidR="00000000" w:rsidDel="00000000" w:rsidP="00000000" w:rsidRDefault="00000000" w:rsidRPr="00000000" w14:paraId="00000023">
      <w:pPr>
        <w:pageBreakBefore w:val="0"/>
        <w:jc w:val="both"/>
        <w:rPr>
          <w:sz w:val="24"/>
          <w:szCs w:val="24"/>
        </w:rPr>
      </w:pPr>
      <w:r w:rsidDel="00000000" w:rsidR="00000000" w:rsidRPr="00000000">
        <w:rPr>
          <w:sz w:val="24"/>
          <w:szCs w:val="24"/>
          <w:rtl w:val="0"/>
        </w:rPr>
        <w:t xml:space="preserve">In the Act, they come under Part X of the Act. Alternatively, they are found in the Civil Procedure Rules 2012. They are subsidiary legislation to the Act. They should therefore never expand nor restrict the Act. As it stands, the statute is broader than the rules.</w:t>
      </w:r>
    </w:p>
    <w:p w:rsidR="00000000" w:rsidDel="00000000" w:rsidP="00000000" w:rsidRDefault="00000000" w:rsidRPr="00000000" w14:paraId="00000024">
      <w:pPr>
        <w:pageBreakBefore w:val="0"/>
        <w:jc w:val="both"/>
        <w:rPr>
          <w:sz w:val="24"/>
          <w:szCs w:val="24"/>
        </w:rPr>
      </w:pPr>
      <w:r w:rsidDel="00000000" w:rsidR="00000000" w:rsidRPr="00000000">
        <w:rPr>
          <w:sz w:val="24"/>
          <w:szCs w:val="24"/>
          <w:rtl w:val="0"/>
        </w:rPr>
        <w:t xml:space="preserve">The rules govern the primary jurisdiction of the courts, particularly the trial courts.</w:t>
      </w:r>
    </w:p>
    <w:p w:rsidR="00000000" w:rsidDel="00000000" w:rsidP="00000000" w:rsidRDefault="00000000" w:rsidRPr="00000000" w14:paraId="00000025">
      <w:pPr>
        <w:pageBreakBefore w:val="0"/>
        <w:jc w:val="both"/>
        <w:rPr>
          <w:sz w:val="24"/>
          <w:szCs w:val="24"/>
        </w:rPr>
      </w:pPr>
      <w:r w:rsidDel="00000000" w:rsidR="00000000" w:rsidRPr="00000000">
        <w:rPr>
          <w:sz w:val="24"/>
          <w:szCs w:val="24"/>
          <w:rtl w:val="0"/>
        </w:rPr>
        <w:t xml:space="preserve">However detailed these rules are they are not to apply to other ways of litigation which are governed by special legislation.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For example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 divorce proceedings, the matrimonial causes act may apply instead. Inheritance comes under probate and administration rules in the law of succession act. Bankruptcy proceedings come under the Bankruptcy rules under the bankruptcy act. For companies, winding up proceedings come under the companies (winding up) rules under the companies act. Constitutional litigation comes under the constitution, S 22 as per the rules made by the chief justice. In the absence of these rules, the court may exercise its inherent jurisdiction. At the moment, the applicable rules for instituting constitutional litigation are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L.N. 6/2006.</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Election petitions are governed by the Election Rules under the National Assembly and Presidential Elections Act. In admiralty matters, the High Court Admiralty Rules apply for civil claims. Mortgage suits are covered under the Transfer of Property (mortgage suits) rules, S 104 of the Transfer of Property Act.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Civil procedure rules do not apply in matters governed by special legislation, unless the concerned special legislation permits it.</w:t>
      </w:r>
    </w:p>
    <w:p w:rsidR="00000000" w:rsidDel="00000000" w:rsidP="00000000" w:rsidRDefault="00000000" w:rsidRPr="00000000" w14:paraId="00000028">
      <w:pPr>
        <w:pageBreakBefore w:val="0"/>
        <w:jc w:val="both"/>
        <w:rPr>
          <w:sz w:val="24"/>
          <w:szCs w:val="24"/>
        </w:rPr>
      </w:pPr>
      <w:r w:rsidDel="00000000" w:rsidR="00000000" w:rsidRPr="00000000">
        <w:rPr>
          <w:sz w:val="24"/>
          <w:szCs w:val="24"/>
          <w:rtl w:val="0"/>
        </w:rPr>
        <w:t xml:space="preserve">Civil Procedure Rules are not exhaustive unless in those matters which are specifically provided for in the Civil Procedure Rules. Where they are not exhaustive, you fall back on the inherent jurisdiction of the courts. S 3A states that nothing in this Act shall be construed as excluding the </w:t>
      </w:r>
      <w:sdt>
        <w:sdtPr>
          <w:tag w:val="goog_rdk_8"/>
        </w:sdtPr>
        <w:sdtContent>
          <w:commentRangeStart w:id="4"/>
        </w:sdtContent>
      </w:sdt>
      <w:r w:rsidDel="00000000" w:rsidR="00000000" w:rsidRPr="00000000">
        <w:rPr>
          <w:sz w:val="24"/>
          <w:szCs w:val="24"/>
          <w:rtl w:val="0"/>
        </w:rPr>
        <w:t xml:space="preserve">inherent jurisdiction </w:t>
      </w:r>
      <w:commentRangeEnd w:id="4"/>
      <w:r w:rsidDel="00000000" w:rsidR="00000000" w:rsidRPr="00000000">
        <w:commentReference w:id="4"/>
      </w:r>
      <w:r w:rsidDel="00000000" w:rsidR="00000000" w:rsidRPr="00000000">
        <w:rPr>
          <w:sz w:val="24"/>
          <w:szCs w:val="24"/>
          <w:rtl w:val="0"/>
        </w:rPr>
        <w:t xml:space="preserve">of the court. Civil Procedure Rules are not exhaustive also since in a lot of areas, they leave a lot of discretion to the court. </w:t>
      </w:r>
    </w:p>
    <w:p w:rsidR="00000000" w:rsidDel="00000000" w:rsidP="00000000" w:rsidRDefault="00000000" w:rsidRPr="00000000" w14:paraId="00000029">
      <w:pPr>
        <w:pageBreakBefore w:val="0"/>
        <w:jc w:val="both"/>
        <w:rPr>
          <w:sz w:val="24"/>
          <w:szCs w:val="24"/>
        </w:rPr>
      </w:pPr>
      <w:r w:rsidDel="00000000" w:rsidR="00000000" w:rsidRPr="00000000">
        <w:rPr>
          <w:sz w:val="24"/>
          <w:szCs w:val="24"/>
          <w:rtl w:val="0"/>
        </w:rPr>
        <w:t xml:space="preserve">This inherent discretion must be a </w:t>
      </w:r>
      <w:r w:rsidDel="00000000" w:rsidR="00000000" w:rsidRPr="00000000">
        <w:rPr>
          <w:b w:val="1"/>
          <w:sz w:val="24"/>
          <w:szCs w:val="24"/>
          <w:rtl w:val="0"/>
        </w:rPr>
        <w:t xml:space="preserve">judicial discretion</w:t>
      </w:r>
      <w:r w:rsidDel="00000000" w:rsidR="00000000" w:rsidRPr="00000000">
        <w:rPr>
          <w:sz w:val="24"/>
          <w:szCs w:val="24"/>
          <w:rtl w:val="0"/>
        </w:rPr>
        <w:t xml:space="preserve">. It can only be exercised only on sound and well settled principles. </w:t>
      </w:r>
    </w:p>
    <w:p w:rsidR="00000000" w:rsidDel="00000000" w:rsidP="00000000" w:rsidRDefault="00000000" w:rsidRPr="00000000" w14:paraId="0000002A">
      <w:pPr>
        <w:pageBreakBefore w:val="0"/>
        <w:jc w:val="both"/>
        <w:rPr>
          <w:b w:val="1"/>
          <w:sz w:val="24"/>
          <w:szCs w:val="24"/>
        </w:rPr>
      </w:pPr>
      <w:r w:rsidDel="00000000" w:rsidR="00000000" w:rsidRPr="00000000">
        <w:rPr>
          <w:b w:val="1"/>
          <w:sz w:val="24"/>
          <w:szCs w:val="24"/>
          <w:rtl w:val="0"/>
        </w:rPr>
        <w:t xml:space="preserve">How does civil litigation begin?</w:t>
      </w:r>
    </w:p>
    <w:p w:rsidR="00000000" w:rsidDel="00000000" w:rsidP="00000000" w:rsidRDefault="00000000" w:rsidRPr="00000000" w14:paraId="0000002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Instructions to </w:t>
      </w:r>
      <w:sdt>
        <w:sdtPr>
          <w:tag w:val="goog_rdk_9"/>
        </w:sdtPr>
        <w:sdtContent>
          <w:commentRangeStart w:id="5"/>
        </w:sdtContent>
      </w:sdt>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act</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Instructions can mean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authority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 a client or a prospective client to an advocate to pursue litigation.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authority with a request to act on his behalf in legal matters.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information given by a prospective or actual client to a lawyer to act, on the basis of which the advocate acts on behalf of the client.</w:t>
      </w:r>
      <w:r w:rsidDel="00000000" w:rsidR="00000000" w:rsidRPr="00000000">
        <w:rPr>
          <w:rtl w:val="0"/>
        </w:rPr>
      </w:r>
    </w:p>
    <w:p w:rsidR="00000000" w:rsidDel="00000000" w:rsidP="00000000" w:rsidRDefault="00000000" w:rsidRPr="00000000" w14:paraId="0000002F">
      <w:pPr>
        <w:pageBreakBefore w:val="0"/>
        <w:jc w:val="both"/>
        <w:rPr>
          <w:b w:val="1"/>
          <w:sz w:val="24"/>
          <w:szCs w:val="24"/>
        </w:rPr>
      </w:pPr>
      <w:r w:rsidDel="00000000" w:rsidR="00000000" w:rsidRPr="00000000">
        <w:rPr>
          <w:b w:val="1"/>
          <w:sz w:val="24"/>
          <w:szCs w:val="24"/>
          <w:rtl w:val="0"/>
        </w:rPr>
        <w:t xml:space="preserve">Receiving instructions</w:t>
        <w:tab/>
        <w:tab/>
        <w:tab/>
        <w:tab/>
        <w:tab/>
        <w:tab/>
        <w:tab/>
        <w:tab/>
        <w:t xml:space="preserve">24</w:t>
      </w:r>
      <w:r w:rsidDel="00000000" w:rsidR="00000000" w:rsidRPr="00000000">
        <w:rPr>
          <w:b w:val="1"/>
          <w:sz w:val="24"/>
          <w:szCs w:val="24"/>
          <w:vertAlign w:val="superscript"/>
          <w:rtl w:val="0"/>
        </w:rPr>
        <w:t xml:space="preserve">th</w:t>
      </w:r>
      <w:r w:rsidDel="00000000" w:rsidR="00000000" w:rsidRPr="00000000">
        <w:rPr>
          <w:b w:val="1"/>
          <w:sz w:val="24"/>
          <w:szCs w:val="24"/>
          <w:rtl w:val="0"/>
        </w:rPr>
        <w:t xml:space="preserve"> February, 2012</w:t>
      </w:r>
    </w:p>
    <w:p w:rsidR="00000000" w:rsidDel="00000000" w:rsidP="00000000" w:rsidRDefault="00000000" w:rsidRPr="00000000" w14:paraId="00000030">
      <w:pPr>
        <w:pageBreakBefore w:val="0"/>
        <w:jc w:val="both"/>
        <w:rPr>
          <w:b w:val="1"/>
          <w:sz w:val="24"/>
          <w:szCs w:val="24"/>
        </w:rPr>
      </w:pPr>
      <w:r w:rsidDel="00000000" w:rsidR="00000000" w:rsidRPr="00000000">
        <w:rPr>
          <w:b w:val="1"/>
          <w:sz w:val="24"/>
          <w:szCs w:val="24"/>
          <w:rtl w:val="0"/>
        </w:rPr>
        <w:t xml:space="preserve">Critiques:</w:t>
      </w:r>
    </w:p>
    <w:p w:rsidR="00000000" w:rsidDel="00000000" w:rsidP="00000000" w:rsidRDefault="00000000" w:rsidRPr="00000000" w14:paraId="00000031">
      <w:pPr>
        <w:pageBreakBefore w:val="0"/>
        <w:jc w:val="both"/>
        <w:rPr>
          <w:b w:val="1"/>
          <w:sz w:val="24"/>
          <w:szCs w:val="24"/>
        </w:rPr>
      </w:pPr>
      <w:r w:rsidDel="00000000" w:rsidR="00000000" w:rsidRPr="00000000">
        <w:rPr>
          <w:b w:val="1"/>
          <w:sz w:val="24"/>
          <w:szCs w:val="24"/>
          <w:rtl w:val="0"/>
        </w:rPr>
        <w:t xml:space="preserve">FIRM 1: Divorce matter</w:t>
      </w:r>
    </w:p>
    <w:p w:rsidR="00000000" w:rsidDel="00000000" w:rsidP="00000000" w:rsidRDefault="00000000" w:rsidRPr="00000000" w14:paraId="00000032">
      <w:pPr>
        <w:pageBreakBefore w:val="0"/>
        <w:jc w:val="both"/>
        <w:rPr>
          <w:sz w:val="24"/>
          <w:szCs w:val="24"/>
        </w:rPr>
      </w:pPr>
      <w:r w:rsidDel="00000000" w:rsidR="00000000" w:rsidRPr="00000000">
        <w:rPr>
          <w:sz w:val="24"/>
          <w:szCs w:val="24"/>
          <w:rtl w:val="0"/>
        </w:rPr>
        <w:t xml:space="preserve">Client seeking divorce, claims domestic violence.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Proper introductions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Assured the client that all discussions in the office are confidential.</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Asking relevant background questions,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Leading questions? “Were you drunk?”</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there such a thing as getting too personal?  Maybe not.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Advised the client to report the matter to the police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Gave the proper legal position as to custody, matrimonial property</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it possible to take an accusing tone with the client? As the advocate, we are supposed to be on your side.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Asked for relevant documents…but has he told you he’s retaining you?</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Differentiate between initial consultation and instructions</w:t>
      </w:r>
      <w:r w:rsidDel="00000000" w:rsidR="00000000" w:rsidRPr="00000000">
        <w:rPr>
          <w:rtl w:val="0"/>
        </w:rPr>
      </w:r>
    </w:p>
    <w:p w:rsidR="00000000" w:rsidDel="00000000" w:rsidP="00000000" w:rsidRDefault="00000000" w:rsidRPr="00000000" w14:paraId="0000003D">
      <w:pPr>
        <w:pageBreakBefore w:val="0"/>
        <w:jc w:val="both"/>
        <w:rPr>
          <w:sz w:val="24"/>
          <w:szCs w:val="24"/>
        </w:rPr>
      </w:pPr>
      <w:r w:rsidDel="00000000" w:rsidR="00000000" w:rsidRPr="00000000">
        <w:rPr>
          <w:b w:val="1"/>
          <w:sz w:val="24"/>
          <w:szCs w:val="24"/>
          <w:rtl w:val="0"/>
        </w:rPr>
        <w:t xml:space="preserve">FIRM </w:t>
      </w:r>
      <w:sdt>
        <w:sdtPr>
          <w:tag w:val="goog_rdk_10"/>
        </w:sdtPr>
        <w:sdtContent>
          <w:commentRangeStart w:id="6"/>
        </w:sdtContent>
      </w:sdt>
      <w:r w:rsidDel="00000000" w:rsidR="00000000" w:rsidRPr="00000000">
        <w:rPr>
          <w:b w:val="1"/>
          <w:sz w:val="24"/>
          <w:szCs w:val="24"/>
          <w:rtl w:val="0"/>
        </w:rPr>
        <w:t xml:space="preserve">2</w:t>
      </w:r>
      <w:commentRangeEnd w:id="6"/>
      <w:r w:rsidDel="00000000" w:rsidR="00000000" w:rsidRPr="00000000">
        <w:commentReference w:id="6"/>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3E">
      <w:pPr>
        <w:pageBreakBefore w:val="0"/>
        <w:jc w:val="both"/>
        <w:rPr>
          <w:sz w:val="24"/>
          <w:szCs w:val="24"/>
        </w:rPr>
      </w:pPr>
      <w:r w:rsidDel="00000000" w:rsidR="00000000" w:rsidRPr="00000000">
        <w:rPr>
          <w:sz w:val="24"/>
          <w:szCs w:val="24"/>
          <w:rtl w:val="0"/>
        </w:rPr>
        <w:t xml:space="preserve">Contract to buy a vehicle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Reception was high-handed </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Established the mode of payment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Established whether there is a written agreement.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Established the capacity of the seller, was he the owner.</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Asked what the client want – “what is the ideal outcome that you expect”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guarantees, but promised to do their absolute best – are they opting to take instructions too soon?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Advice not complete. Should client have to ask you what you need from her? Explain everything…</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Should client have to do her own letter? Making the deal look shifty… overzealous.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Make the client know you listened to her.</w:t>
      </w:r>
      <w:r w:rsidDel="00000000" w:rsidR="00000000" w:rsidRPr="00000000">
        <w:rPr>
          <w:rtl w:val="0"/>
        </w:rPr>
      </w:r>
    </w:p>
    <w:p w:rsidR="00000000" w:rsidDel="00000000" w:rsidP="00000000" w:rsidRDefault="00000000" w:rsidRPr="00000000" w14:paraId="00000048">
      <w:pPr>
        <w:pageBreakBefore w:val="0"/>
        <w:jc w:val="both"/>
        <w:rPr>
          <w:b w:val="1"/>
          <w:sz w:val="24"/>
          <w:szCs w:val="24"/>
        </w:rPr>
      </w:pPr>
      <w:r w:rsidDel="00000000" w:rsidR="00000000" w:rsidRPr="00000000">
        <w:rPr>
          <w:b w:val="1"/>
          <w:sz w:val="24"/>
          <w:szCs w:val="24"/>
          <w:rtl w:val="0"/>
        </w:rPr>
        <w:t xml:space="preserve">FIRM 3:</w:t>
      </w:r>
    </w:p>
    <w:p w:rsidR="00000000" w:rsidDel="00000000" w:rsidP="00000000" w:rsidRDefault="00000000" w:rsidRPr="00000000" w14:paraId="00000049">
      <w:pPr>
        <w:pageBreakBefore w:val="0"/>
        <w:jc w:val="both"/>
        <w:rPr>
          <w:sz w:val="24"/>
          <w:szCs w:val="24"/>
        </w:rPr>
      </w:pPr>
      <w:r w:rsidDel="00000000" w:rsidR="00000000" w:rsidRPr="00000000">
        <w:rPr>
          <w:sz w:val="24"/>
          <w:szCs w:val="24"/>
          <w:rtl w:val="0"/>
        </w:rPr>
        <w:t xml:space="preserve">Family issue: client claims she was assaulted by her husband</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Reception was friendly and professional</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Established the status of the marriage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Established whether she took any action in response to previous occurrences of violence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Asked what the client would want them to do (plus)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Offered the legal position and advice.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Omitted to repeat the particulars of the case to the client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Offered a payment schedule to the client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Encouraged the client to see them should anything arise.</w:t>
      </w:r>
      <w:r w:rsidDel="00000000" w:rsidR="00000000" w:rsidRPr="00000000">
        <w:rPr>
          <w:rtl w:val="0"/>
        </w:rPr>
      </w:r>
    </w:p>
    <w:p w:rsidR="00000000" w:rsidDel="00000000" w:rsidP="00000000" w:rsidRDefault="00000000" w:rsidRPr="00000000" w14:paraId="00000052">
      <w:pPr>
        <w:pageBreakBefore w:val="0"/>
        <w:jc w:val="both"/>
        <w:rPr>
          <w:b w:val="1"/>
          <w:sz w:val="24"/>
          <w:szCs w:val="24"/>
        </w:rPr>
      </w:pPr>
      <w:r w:rsidDel="00000000" w:rsidR="00000000" w:rsidRPr="00000000">
        <w:rPr>
          <w:b w:val="1"/>
          <w:sz w:val="24"/>
          <w:szCs w:val="24"/>
          <w:rtl w:val="0"/>
        </w:rPr>
        <w:t xml:space="preserve">FIRM 4:</w:t>
      </w:r>
    </w:p>
    <w:p w:rsidR="00000000" w:rsidDel="00000000" w:rsidP="00000000" w:rsidRDefault="00000000" w:rsidRPr="00000000" w14:paraId="00000053">
      <w:pPr>
        <w:pageBreakBefore w:val="0"/>
        <w:jc w:val="both"/>
        <w:rPr>
          <w:sz w:val="24"/>
          <w:szCs w:val="24"/>
        </w:rPr>
      </w:pPr>
      <w:r w:rsidDel="00000000" w:rsidR="00000000" w:rsidRPr="00000000">
        <w:rPr>
          <w:sz w:val="24"/>
          <w:szCs w:val="24"/>
          <w:rtl w:val="0"/>
        </w:rPr>
        <w:t xml:space="preserve">Family issues: Domestic violence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Opting for Kiswahili as the language requires great proficiency in the language however, it is good practice to be able to communicate with the client using a language they are comfortable with.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Pre-empting the client’s wishes.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respectful address for the client. No first names.</w:t>
      </w:r>
      <w:r w:rsidDel="00000000" w:rsidR="00000000" w:rsidRPr="00000000">
        <w:rPr>
          <w:rtl w:val="0"/>
        </w:rPr>
      </w:r>
    </w:p>
    <w:p w:rsidR="00000000" w:rsidDel="00000000" w:rsidP="00000000" w:rsidRDefault="00000000" w:rsidRPr="00000000" w14:paraId="00000057">
      <w:pPr>
        <w:pageBreakBefore w:val="0"/>
        <w:jc w:val="both"/>
        <w:rPr>
          <w:b w:val="1"/>
          <w:sz w:val="24"/>
          <w:szCs w:val="24"/>
        </w:rPr>
      </w:pPr>
      <w:r w:rsidDel="00000000" w:rsidR="00000000" w:rsidRPr="00000000">
        <w:rPr>
          <w:b w:val="1"/>
          <w:sz w:val="24"/>
          <w:szCs w:val="24"/>
          <w:rtl w:val="0"/>
        </w:rPr>
        <w:t xml:space="preserve">FIRM 5:</w:t>
      </w:r>
    </w:p>
    <w:p w:rsidR="00000000" w:rsidDel="00000000" w:rsidP="00000000" w:rsidRDefault="00000000" w:rsidRPr="00000000" w14:paraId="00000058">
      <w:pPr>
        <w:pageBreakBefore w:val="0"/>
        <w:jc w:val="both"/>
        <w:rPr>
          <w:sz w:val="24"/>
          <w:szCs w:val="24"/>
        </w:rPr>
      </w:pPr>
      <w:r w:rsidDel="00000000" w:rsidR="00000000" w:rsidRPr="00000000">
        <w:rPr>
          <w:sz w:val="24"/>
          <w:szCs w:val="24"/>
          <w:rtl w:val="0"/>
        </w:rPr>
        <w:t xml:space="preserve">Supply of goods: contract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Wait for the story…do not pre-empt the issue.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Posing the worst case scenario</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Rushing into instructions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of informal language “you get”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Too many documents to look through…lacks personal touch.</w:t>
      </w:r>
      <w:r w:rsidDel="00000000" w:rsidR="00000000" w:rsidRPr="00000000">
        <w:rPr>
          <w:rtl w:val="0"/>
        </w:rPr>
      </w:r>
    </w:p>
    <w:p w:rsidR="00000000" w:rsidDel="00000000" w:rsidP="00000000" w:rsidRDefault="00000000" w:rsidRPr="00000000" w14:paraId="0000005E">
      <w:pPr>
        <w:pageBreakBefore w:val="0"/>
        <w:jc w:val="both"/>
        <w:rPr>
          <w:b w:val="1"/>
          <w:sz w:val="24"/>
          <w:szCs w:val="24"/>
        </w:rPr>
      </w:pPr>
      <w:r w:rsidDel="00000000" w:rsidR="00000000" w:rsidRPr="00000000">
        <w:rPr>
          <w:b w:val="1"/>
          <w:sz w:val="24"/>
          <w:szCs w:val="24"/>
          <w:rtl w:val="0"/>
        </w:rPr>
        <w:t xml:space="preserve">FIRM 6:</w:t>
      </w:r>
    </w:p>
    <w:p w:rsidR="00000000" w:rsidDel="00000000" w:rsidP="00000000" w:rsidRDefault="00000000" w:rsidRPr="00000000" w14:paraId="0000005F">
      <w:pPr>
        <w:pageBreakBefore w:val="0"/>
        <w:jc w:val="both"/>
        <w:rPr>
          <w:sz w:val="24"/>
          <w:szCs w:val="24"/>
        </w:rPr>
      </w:pPr>
      <w:r w:rsidDel="00000000" w:rsidR="00000000" w:rsidRPr="00000000">
        <w:rPr>
          <w:sz w:val="24"/>
          <w:szCs w:val="24"/>
          <w:rtl w:val="0"/>
        </w:rPr>
        <w:t xml:space="preserve">Employment contract – denied promotion on grounds of pregnancy</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Good introduction</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Questions are supposed to fill in gaps in the story, not create a whole new issue.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Offered options to the court process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Requested time to look into the issue – pre-empting client’s wishes to retain them.</w:t>
      </w:r>
      <w:r w:rsidDel="00000000" w:rsidR="00000000" w:rsidRPr="00000000">
        <w:rPr>
          <w:rtl w:val="0"/>
        </w:rPr>
      </w:r>
    </w:p>
    <w:p w:rsidR="00000000" w:rsidDel="00000000" w:rsidP="00000000" w:rsidRDefault="00000000" w:rsidRPr="00000000" w14:paraId="00000064">
      <w:pPr>
        <w:pageBreakBefore w:val="0"/>
        <w:jc w:val="both"/>
        <w:rPr>
          <w:b w:val="1"/>
          <w:sz w:val="24"/>
          <w:szCs w:val="24"/>
        </w:rPr>
      </w:pPr>
      <w:r w:rsidDel="00000000" w:rsidR="00000000" w:rsidRPr="00000000">
        <w:rPr>
          <w:b w:val="1"/>
          <w:sz w:val="24"/>
          <w:szCs w:val="24"/>
          <w:rtl w:val="0"/>
        </w:rPr>
        <w:t xml:space="preserve">FIRM 7: </w:t>
      </w:r>
    </w:p>
    <w:p w:rsidR="00000000" w:rsidDel="00000000" w:rsidP="00000000" w:rsidRDefault="00000000" w:rsidRPr="00000000" w14:paraId="00000065">
      <w:pPr>
        <w:pageBreakBefore w:val="0"/>
        <w:jc w:val="both"/>
        <w:rPr>
          <w:sz w:val="24"/>
          <w:szCs w:val="24"/>
        </w:rPr>
      </w:pPr>
      <w:r w:rsidDel="00000000" w:rsidR="00000000" w:rsidRPr="00000000">
        <w:rPr>
          <w:sz w:val="24"/>
          <w:szCs w:val="24"/>
          <w:rtl w:val="0"/>
        </w:rPr>
        <w:t xml:space="preserve">Family issues: wishes to oppose a divorce petition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Good reception, friendly and professional</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Intercepted to seek relevant clarification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Sought client details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Explained the legal position to the client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Asked the client what he wanted them to do – established that the client would wish to oppose the divorce petition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Explained manner of remuneration</w:t>
      </w:r>
      <w:r w:rsidDel="00000000" w:rsidR="00000000" w:rsidRPr="00000000">
        <w:rPr>
          <w:rtl w:val="0"/>
        </w:rPr>
      </w:r>
    </w:p>
    <w:p w:rsidR="00000000" w:rsidDel="00000000" w:rsidP="00000000" w:rsidRDefault="00000000" w:rsidRPr="00000000" w14:paraId="0000006C">
      <w:pPr>
        <w:pageBreakBefore w:val="0"/>
        <w:jc w:val="both"/>
        <w:rPr>
          <w:b w:val="1"/>
          <w:sz w:val="24"/>
          <w:szCs w:val="24"/>
        </w:rPr>
      </w:pPr>
      <w:r w:rsidDel="00000000" w:rsidR="00000000" w:rsidRPr="00000000">
        <w:rPr>
          <w:b w:val="1"/>
          <w:sz w:val="24"/>
          <w:szCs w:val="24"/>
          <w:rtl w:val="0"/>
        </w:rPr>
        <w:t xml:space="preserve">FIRM 8:</w:t>
      </w:r>
    </w:p>
    <w:p w:rsidR="00000000" w:rsidDel="00000000" w:rsidP="00000000" w:rsidRDefault="00000000" w:rsidRPr="00000000" w14:paraId="0000006D">
      <w:pPr>
        <w:pageBreakBefore w:val="0"/>
        <w:jc w:val="both"/>
        <w:rPr>
          <w:sz w:val="24"/>
          <w:szCs w:val="24"/>
        </w:rPr>
      </w:pPr>
      <w:r w:rsidDel="00000000" w:rsidR="00000000" w:rsidRPr="00000000">
        <w:rPr>
          <w:sz w:val="24"/>
          <w:szCs w:val="24"/>
          <w:rtl w:val="0"/>
        </w:rPr>
        <w:t xml:space="preserve">Divorce: Seeking a divorce on grounds of cruelty</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Never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offer alcohol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Advised that a divorce is not the only solution to a marriage that is breaking. Offered other options such as conciliation, explaining what it entails, i.e. an amicable end to the relationship, mediation, should conciliation fail and divorce as a last resort.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Explained the legal position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Offered advice as opposed to making the decision for the client</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0" w:right="0" w:firstLine="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b w:val="1"/>
          <w:i w:val="0"/>
          <w:smallCaps w:val="0"/>
          <w:strike w:val="0"/>
          <w:color w:val="000000"/>
          <w:sz w:val="24"/>
          <w:szCs w:val="24"/>
          <w:u w:val="none"/>
          <w:shd w:fill="auto" w:val="clear"/>
          <w:vertAlign w:val="superscript"/>
          <w:rtl w:val="0"/>
        </w:rPr>
        <w:t xml:space="preserve">nd</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March 2012</w:t>
      </w:r>
    </w:p>
    <w:p w:rsidR="00000000" w:rsidDel="00000000" w:rsidP="00000000" w:rsidRDefault="00000000" w:rsidRPr="00000000" w14:paraId="00000073">
      <w:pPr>
        <w:pageBreakBefore w:val="0"/>
        <w:jc w:val="both"/>
        <w:rPr>
          <w:b w:val="1"/>
          <w:sz w:val="24"/>
          <w:szCs w:val="24"/>
        </w:rPr>
      </w:pPr>
      <w:r w:rsidDel="00000000" w:rsidR="00000000" w:rsidRPr="00000000">
        <w:rPr>
          <w:b w:val="1"/>
          <w:sz w:val="24"/>
          <w:szCs w:val="24"/>
          <w:rtl w:val="0"/>
        </w:rPr>
        <w:t xml:space="preserve">FIRM 9:</w:t>
      </w:r>
    </w:p>
    <w:p w:rsidR="00000000" w:rsidDel="00000000" w:rsidP="00000000" w:rsidRDefault="00000000" w:rsidRPr="00000000" w14:paraId="00000074">
      <w:pPr>
        <w:pageBreakBefore w:val="0"/>
        <w:jc w:val="both"/>
        <w:rPr>
          <w:sz w:val="24"/>
          <w:szCs w:val="24"/>
        </w:rPr>
      </w:pPr>
      <w:r w:rsidDel="00000000" w:rsidR="00000000" w:rsidRPr="00000000">
        <w:rPr>
          <w:sz w:val="24"/>
          <w:szCs w:val="24"/>
          <w:rtl w:val="0"/>
        </w:rPr>
        <w:t xml:space="preserve">Defamation: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introductions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Listened to the story</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Offered relevant advice, but went straight to litigation and damages as recourse before seeking clarification. (rectified later)</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 audible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not wait for the client to tell you how to organize your office.</w:t>
      </w:r>
      <w:r w:rsidDel="00000000" w:rsidR="00000000" w:rsidRPr="00000000">
        <w:rPr>
          <w:rtl w:val="0"/>
        </w:rPr>
      </w:r>
    </w:p>
    <w:p w:rsidR="00000000" w:rsidDel="00000000" w:rsidP="00000000" w:rsidRDefault="00000000" w:rsidRPr="00000000" w14:paraId="0000007A">
      <w:pPr>
        <w:pageBreakBefore w:val="0"/>
        <w:jc w:val="both"/>
        <w:rPr>
          <w:b w:val="1"/>
          <w:sz w:val="24"/>
          <w:szCs w:val="24"/>
        </w:rPr>
      </w:pPr>
      <w:r w:rsidDel="00000000" w:rsidR="00000000" w:rsidRPr="00000000">
        <w:rPr>
          <w:b w:val="1"/>
          <w:sz w:val="24"/>
          <w:szCs w:val="24"/>
          <w:rtl w:val="0"/>
        </w:rPr>
        <w:t xml:space="preserve">FIRM 10:</w:t>
      </w:r>
    </w:p>
    <w:p w:rsidR="00000000" w:rsidDel="00000000" w:rsidP="00000000" w:rsidRDefault="00000000" w:rsidRPr="00000000" w14:paraId="0000007B">
      <w:pPr>
        <w:pageBreakBefore w:val="0"/>
        <w:jc w:val="both"/>
        <w:rPr>
          <w:sz w:val="24"/>
          <w:szCs w:val="24"/>
        </w:rPr>
      </w:pPr>
      <w:r w:rsidDel="00000000" w:rsidR="00000000" w:rsidRPr="00000000">
        <w:rPr>
          <w:sz w:val="24"/>
          <w:szCs w:val="24"/>
          <w:rtl w:val="0"/>
        </w:rPr>
        <w:t xml:space="preserve">Election petition: irregularities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Office etiquette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Pre-empted the client’s wishes</w:t>
      </w:r>
      <w:r w:rsidDel="00000000" w:rsidR="00000000" w:rsidRPr="00000000">
        <w:rPr>
          <w:rtl w:val="0"/>
        </w:rPr>
      </w:r>
    </w:p>
    <w:p w:rsidR="00000000" w:rsidDel="00000000" w:rsidP="00000000" w:rsidRDefault="00000000" w:rsidRPr="00000000" w14:paraId="0000007E">
      <w:pPr>
        <w:pageBreakBefore w:val="0"/>
        <w:jc w:val="both"/>
        <w:rPr>
          <w:b w:val="1"/>
          <w:sz w:val="24"/>
          <w:szCs w:val="24"/>
        </w:rPr>
      </w:pPr>
      <w:r w:rsidDel="00000000" w:rsidR="00000000" w:rsidRPr="00000000">
        <w:rPr>
          <w:b w:val="1"/>
          <w:sz w:val="24"/>
          <w:szCs w:val="24"/>
          <w:rtl w:val="0"/>
        </w:rPr>
        <w:t xml:space="preserve">FIRM 11:</w:t>
      </w:r>
    </w:p>
    <w:p w:rsidR="00000000" w:rsidDel="00000000" w:rsidP="00000000" w:rsidRDefault="00000000" w:rsidRPr="00000000" w14:paraId="0000007F">
      <w:pPr>
        <w:pageBreakBefore w:val="0"/>
        <w:jc w:val="both"/>
        <w:rPr>
          <w:sz w:val="24"/>
          <w:szCs w:val="24"/>
        </w:rPr>
      </w:pPr>
      <w:r w:rsidDel="00000000" w:rsidR="00000000" w:rsidRPr="00000000">
        <w:rPr>
          <w:sz w:val="24"/>
          <w:szCs w:val="24"/>
          <w:rtl w:val="0"/>
        </w:rPr>
        <w:t xml:space="preserve">Medical malpractice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Checked if the client is comfortable with the presence of the associate advocate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Listened to the whole story</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Empathized with the client</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Confirmed the story by asking relevant questions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Asked for supporting evidence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Advised the client on the initial procedure in order to be able to settle the matter out of court, failure to which they would pursue litigation.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Advised her on the requisite fees, but this pre-empted her wishes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Raised the issue of confidentiality – especially in consideration of the sensitivity of the matter.</w:t>
      </w:r>
      <w:r w:rsidDel="00000000" w:rsidR="00000000" w:rsidRPr="00000000">
        <w:rPr>
          <w:rtl w:val="0"/>
        </w:rPr>
      </w:r>
    </w:p>
    <w:p w:rsidR="00000000" w:rsidDel="00000000" w:rsidP="00000000" w:rsidRDefault="00000000" w:rsidRPr="00000000" w14:paraId="00000088">
      <w:pPr>
        <w:pageBreakBefore w:val="0"/>
        <w:jc w:val="both"/>
        <w:rPr>
          <w:b w:val="1"/>
          <w:sz w:val="24"/>
          <w:szCs w:val="24"/>
        </w:rPr>
      </w:pPr>
      <w:r w:rsidDel="00000000" w:rsidR="00000000" w:rsidRPr="00000000">
        <w:rPr>
          <w:b w:val="1"/>
          <w:sz w:val="24"/>
          <w:szCs w:val="24"/>
          <w:rtl w:val="0"/>
        </w:rPr>
        <w:t xml:space="preserve">FIRM 12:</w:t>
      </w:r>
    </w:p>
    <w:p w:rsidR="00000000" w:rsidDel="00000000" w:rsidP="00000000" w:rsidRDefault="00000000" w:rsidRPr="00000000" w14:paraId="00000089">
      <w:pPr>
        <w:pageBreakBefore w:val="0"/>
        <w:jc w:val="both"/>
        <w:rPr>
          <w:sz w:val="24"/>
          <w:szCs w:val="24"/>
        </w:rPr>
      </w:pPr>
      <w:r w:rsidDel="00000000" w:rsidR="00000000" w:rsidRPr="00000000">
        <w:rPr>
          <w:sz w:val="24"/>
          <w:szCs w:val="24"/>
          <w:rtl w:val="0"/>
        </w:rPr>
        <w:t xml:space="preserve">Work permit/citizenship – wants to apply for a job but is not a </w:t>
      </w:r>
      <w:sdt>
        <w:sdtPr>
          <w:tag w:val="goog_rdk_11"/>
        </w:sdtPr>
        <w:sdtContent>
          <w:commentRangeStart w:id="7"/>
        </w:sdtContent>
      </w:sdt>
      <w:r w:rsidDel="00000000" w:rsidR="00000000" w:rsidRPr="00000000">
        <w:rPr>
          <w:sz w:val="24"/>
          <w:szCs w:val="24"/>
          <w:rtl w:val="0"/>
        </w:rPr>
        <w:t xml:space="preserve">citizen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Reception was courteous and professional (important to note that it was a walk in)</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introductions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Encouraged the client that he is in safe hands and should be at ease with the advocates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Explained the procedure to be undertaken in order to obtain a permanent work permit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Explained his duties as an officer of the law when confronted with the issue of bribery to expedite the process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Abrupt termination of the meeting</w:t>
      </w:r>
      <w:r w:rsidDel="00000000" w:rsidR="00000000" w:rsidRPr="00000000">
        <w:rPr>
          <w:rtl w:val="0"/>
        </w:rPr>
      </w:r>
    </w:p>
    <w:p w:rsidR="00000000" w:rsidDel="00000000" w:rsidP="00000000" w:rsidRDefault="00000000" w:rsidRPr="00000000" w14:paraId="00000090">
      <w:pPr>
        <w:pageBreakBefore w:val="0"/>
        <w:jc w:val="both"/>
        <w:rPr>
          <w:b w:val="1"/>
          <w:sz w:val="24"/>
          <w:szCs w:val="24"/>
        </w:rPr>
      </w:pPr>
      <w:r w:rsidDel="00000000" w:rsidR="00000000" w:rsidRPr="00000000">
        <w:rPr>
          <w:b w:val="1"/>
          <w:sz w:val="24"/>
          <w:szCs w:val="24"/>
          <w:rtl w:val="0"/>
        </w:rPr>
        <w:t xml:space="preserve">FIRM 13:</w:t>
      </w:r>
    </w:p>
    <w:p w:rsidR="00000000" w:rsidDel="00000000" w:rsidP="00000000" w:rsidRDefault="00000000" w:rsidRPr="00000000" w14:paraId="00000091">
      <w:pPr>
        <w:pageBreakBefore w:val="0"/>
        <w:jc w:val="both"/>
        <w:rPr>
          <w:sz w:val="24"/>
          <w:szCs w:val="24"/>
        </w:rPr>
      </w:pPr>
      <w:r w:rsidDel="00000000" w:rsidR="00000000" w:rsidRPr="00000000">
        <w:rPr>
          <w:sz w:val="24"/>
          <w:szCs w:val="24"/>
          <w:rtl w:val="0"/>
        </w:rPr>
        <w:t xml:space="preserve">Worker rights – workplace accident</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Good reception by the advocates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Issue of confidentiality at the onset</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Asked for background information</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Posture of the advocate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Sought clarification on the story, i.e. how the injuries occurred</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Asked if the client tried to solve the matter internally – referred to the union representative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Sought the client’s wishes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Should key details such as witness details be left at the reception, or taken down by the advocate?</w:t>
      </w:r>
      <w:r w:rsidDel="00000000" w:rsidR="00000000" w:rsidRPr="00000000">
        <w:rPr>
          <w:rtl w:val="0"/>
        </w:rPr>
      </w:r>
    </w:p>
    <w:p w:rsidR="00000000" w:rsidDel="00000000" w:rsidP="00000000" w:rsidRDefault="00000000" w:rsidRPr="00000000" w14:paraId="0000009A">
      <w:pPr>
        <w:pageBreakBefore w:val="0"/>
        <w:jc w:val="both"/>
        <w:rPr>
          <w:b w:val="1"/>
          <w:sz w:val="24"/>
          <w:szCs w:val="24"/>
        </w:rPr>
      </w:pPr>
      <w:r w:rsidDel="00000000" w:rsidR="00000000" w:rsidRPr="00000000">
        <w:rPr>
          <w:b w:val="1"/>
          <w:sz w:val="24"/>
          <w:szCs w:val="24"/>
          <w:rtl w:val="0"/>
        </w:rPr>
        <w:t xml:space="preserve">FIRM 14:</w:t>
      </w:r>
    </w:p>
    <w:p w:rsidR="00000000" w:rsidDel="00000000" w:rsidP="00000000" w:rsidRDefault="00000000" w:rsidRPr="00000000" w14:paraId="0000009B">
      <w:pPr>
        <w:pageBreakBefore w:val="0"/>
        <w:jc w:val="both"/>
        <w:rPr>
          <w:sz w:val="24"/>
          <w:szCs w:val="24"/>
        </w:rPr>
      </w:pPr>
      <w:r w:rsidDel="00000000" w:rsidR="00000000" w:rsidRPr="00000000">
        <w:rPr>
          <w:sz w:val="24"/>
          <w:szCs w:val="24"/>
          <w:rtl w:val="0"/>
        </w:rPr>
        <w:t xml:space="preserve">Defamation </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Reception was courteous and professional</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Explained the legal position and the remedies available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Did not confirm the client’s story</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Explained the advantages of ADR</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Advised the client on what to do during the course of the process</w:t>
      </w:r>
      <w:r w:rsidDel="00000000" w:rsidR="00000000" w:rsidRPr="00000000">
        <w:rPr>
          <w:rtl w:val="0"/>
        </w:rPr>
      </w:r>
    </w:p>
    <w:p w:rsidR="00000000" w:rsidDel="00000000" w:rsidP="00000000" w:rsidRDefault="00000000" w:rsidRPr="00000000" w14:paraId="000000A1">
      <w:pPr>
        <w:pageBreakBefore w:val="0"/>
        <w:jc w:val="both"/>
        <w:rPr>
          <w:b w:val="1"/>
          <w:sz w:val="24"/>
          <w:szCs w:val="24"/>
        </w:rPr>
      </w:pPr>
      <w:r w:rsidDel="00000000" w:rsidR="00000000" w:rsidRPr="00000000">
        <w:rPr>
          <w:b w:val="1"/>
          <w:sz w:val="24"/>
          <w:szCs w:val="24"/>
          <w:rtl w:val="0"/>
        </w:rPr>
        <w:t xml:space="preserve">FIRM 15:</w:t>
      </w:r>
    </w:p>
    <w:p w:rsidR="00000000" w:rsidDel="00000000" w:rsidP="00000000" w:rsidRDefault="00000000" w:rsidRPr="00000000" w14:paraId="000000A2">
      <w:pPr>
        <w:pageBreakBefore w:val="0"/>
        <w:jc w:val="both"/>
        <w:rPr>
          <w:sz w:val="24"/>
          <w:szCs w:val="24"/>
        </w:rPr>
      </w:pPr>
      <w:sdt>
        <w:sdtPr>
          <w:tag w:val="goog_rdk_12"/>
        </w:sdtPr>
        <w:sdtContent>
          <w:commentRangeStart w:id="8"/>
        </w:sdtContent>
      </w:sdt>
      <w:r w:rsidDel="00000000" w:rsidR="00000000" w:rsidRPr="00000000">
        <w:rPr>
          <w:sz w:val="24"/>
          <w:szCs w:val="24"/>
          <w:rtl w:val="0"/>
        </w:rPr>
        <w:t xml:space="preserve">Accident</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Reception was curt</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Sought clarification</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Pre-empting the client’s wishes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-Legalese </w:t>
      </w:r>
      <w:r w:rsidDel="00000000" w:rsidR="00000000" w:rsidRPr="00000000">
        <w:rPr>
          <w:rtl w:val="0"/>
        </w:rPr>
      </w:r>
    </w:p>
    <w:p w:rsidR="00000000" w:rsidDel="00000000" w:rsidP="00000000" w:rsidRDefault="00000000" w:rsidRPr="00000000" w14:paraId="000000A7">
      <w:pPr>
        <w:pageBreakBefore w:val="0"/>
        <w:jc w:val="both"/>
        <w:rPr>
          <w:b w:val="1"/>
          <w:sz w:val="24"/>
          <w:szCs w:val="24"/>
        </w:rPr>
      </w:pPr>
      <w:r w:rsidDel="00000000" w:rsidR="00000000" w:rsidRPr="00000000">
        <w:rPr>
          <w:b w:val="1"/>
          <w:sz w:val="24"/>
          <w:szCs w:val="24"/>
          <w:rtl w:val="0"/>
        </w:rPr>
        <w:t xml:space="preserve">NOTES:</w:t>
      </w:r>
    </w:p>
    <w:p w:rsidR="00000000" w:rsidDel="00000000" w:rsidP="00000000" w:rsidRDefault="00000000" w:rsidRPr="00000000" w14:paraId="000000A8">
      <w:pPr>
        <w:pageBreakBefore w:val="0"/>
        <w:jc w:val="both"/>
        <w:rPr>
          <w:sz w:val="24"/>
          <w:szCs w:val="24"/>
        </w:rPr>
      </w:pPr>
      <w:r w:rsidDel="00000000" w:rsidR="00000000" w:rsidRPr="00000000">
        <w:rPr>
          <w:sz w:val="24"/>
          <w:szCs w:val="24"/>
          <w:rtl w:val="0"/>
        </w:rPr>
        <w:t xml:space="preserve">Instructions are the inception of any legal process. </w:t>
      </w:r>
    </w:p>
    <w:p w:rsidR="00000000" w:rsidDel="00000000" w:rsidP="00000000" w:rsidRDefault="00000000" w:rsidRPr="00000000" w14:paraId="000000A9">
      <w:pPr>
        <w:pageBreakBefore w:val="0"/>
        <w:jc w:val="both"/>
        <w:rPr>
          <w:sz w:val="24"/>
          <w:szCs w:val="24"/>
        </w:rPr>
      </w:pPr>
      <w:r w:rsidDel="00000000" w:rsidR="00000000" w:rsidRPr="00000000">
        <w:rPr>
          <w:sz w:val="24"/>
          <w:szCs w:val="24"/>
          <w:rtl w:val="0"/>
        </w:rPr>
        <w:t xml:space="preserve">It is a very delicate process and how the client is treated will affect whether or not they opt to retain you and also the quality of instructions you receive.</w:t>
      </w:r>
    </w:p>
    <w:p w:rsidR="00000000" w:rsidDel="00000000" w:rsidP="00000000" w:rsidRDefault="00000000" w:rsidRPr="00000000" w14:paraId="000000AA">
      <w:pPr>
        <w:pageBreakBefore w:val="0"/>
        <w:jc w:val="both"/>
        <w:rPr>
          <w:sz w:val="24"/>
          <w:szCs w:val="24"/>
        </w:rPr>
      </w:pPr>
      <w:r w:rsidDel="00000000" w:rsidR="00000000" w:rsidRPr="00000000">
        <w:rPr>
          <w:sz w:val="24"/>
          <w:szCs w:val="24"/>
          <w:rtl w:val="0"/>
        </w:rPr>
        <w:t xml:space="preserve">There are two ways </w:t>
      </w:r>
      <w:r w:rsidDel="00000000" w:rsidR="00000000" w:rsidRPr="00000000">
        <w:rPr>
          <w:b w:val="1"/>
          <w:sz w:val="24"/>
          <w:szCs w:val="24"/>
          <w:rtl w:val="0"/>
        </w:rPr>
        <w:t xml:space="preserve">of receiving a client</w:t>
      </w:r>
      <w:r w:rsidDel="00000000" w:rsidR="00000000" w:rsidRPr="00000000">
        <w:rPr>
          <w:sz w:val="24"/>
          <w:szCs w:val="24"/>
          <w:rtl w:val="0"/>
        </w:rPr>
        <w:t xml:space="preserve"> by an advocate:</w:t>
      </w:r>
    </w:p>
    <w:p w:rsidR="00000000" w:rsidDel="00000000" w:rsidP="00000000" w:rsidRDefault="00000000" w:rsidRPr="00000000" w14:paraId="000000A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Sitting at the desk as the client walks in – may show that the client is busy, but appears crude and high handed. NEVER make a client get the impression that you are too important to them. This can only be remedied by standing up as they walk in and giving them a warm greeting. Alternatively, meet the client at the door and escort them to the seat.</w:t>
      </w:r>
    </w:p>
    <w:p w:rsidR="00000000" w:rsidDel="00000000" w:rsidP="00000000" w:rsidRDefault="00000000" w:rsidRPr="00000000" w14:paraId="000000A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preferable to fetch the client from the reception yourself. Give them a warm greeting and develop small-talk as you escort them to your office. Make the atmosphere as relaxed as possible for the client. Make them feel wanted. Continue with the small talk for a little while depending on their demeanour. Then, find a nice way to get into the matter at hand. Sometimes, you can make recognition of the fact that they are in a hurry…merge the small talk into the issue at hand.</w:t>
      </w:r>
    </w:p>
    <w:p w:rsidR="00000000" w:rsidDel="00000000" w:rsidP="00000000" w:rsidRDefault="00000000" w:rsidRPr="00000000" w14:paraId="000000AD">
      <w:pPr>
        <w:pageBreakBefore w:val="0"/>
        <w:jc w:val="both"/>
        <w:rPr>
          <w:b w:val="1"/>
          <w:sz w:val="24"/>
          <w:szCs w:val="24"/>
        </w:rPr>
      </w:pPr>
      <w:r w:rsidDel="00000000" w:rsidR="00000000" w:rsidRPr="00000000">
        <w:rPr>
          <w:b w:val="1"/>
          <w:sz w:val="24"/>
          <w:szCs w:val="24"/>
          <w:rtl w:val="0"/>
        </w:rPr>
        <w:t xml:space="preserve">The matter at hand</w:t>
      </w:r>
    </w:p>
    <w:p w:rsidR="00000000" w:rsidDel="00000000" w:rsidP="00000000" w:rsidRDefault="00000000" w:rsidRPr="00000000" w14:paraId="000000AE">
      <w:pPr>
        <w:pageBreakBefore w:val="0"/>
        <w:jc w:val="both"/>
        <w:rPr>
          <w:sz w:val="24"/>
          <w:szCs w:val="24"/>
        </w:rPr>
      </w:pPr>
      <w:r w:rsidDel="00000000" w:rsidR="00000000" w:rsidRPr="00000000">
        <w:rPr>
          <w:sz w:val="24"/>
          <w:szCs w:val="24"/>
          <w:rtl w:val="0"/>
        </w:rPr>
        <w:t xml:space="preserve">The question-answer method of obtaining instructions is not always very effective in getting the story. Restrict your questions to the minimum and encourage them to talk more. The questions should only be for quick clarifications.</w:t>
      </w:r>
    </w:p>
    <w:p w:rsidR="00000000" w:rsidDel="00000000" w:rsidP="00000000" w:rsidRDefault="00000000" w:rsidRPr="00000000" w14:paraId="000000A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the listening – encouraging them to go on with the story. Be warm and put them at ease.</w:t>
      </w:r>
    </w:p>
    <w:p w:rsidR="00000000" w:rsidDel="00000000" w:rsidP="00000000" w:rsidRDefault="00000000" w:rsidRPr="00000000" w14:paraId="000000B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Make quick clarifications, being careful not to ask leading questions.</w:t>
      </w:r>
    </w:p>
    <w:p w:rsidR="00000000" w:rsidDel="00000000" w:rsidP="00000000" w:rsidRDefault="00000000" w:rsidRPr="00000000" w14:paraId="000000B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Ask questions to fill in gaps in the story</w:t>
      </w:r>
    </w:p>
    <w:p w:rsidR="00000000" w:rsidDel="00000000" w:rsidP="00000000" w:rsidRDefault="00000000" w:rsidRPr="00000000" w14:paraId="000000B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Take down key points including areas for clarification – make sure the client is comfortable with your note taking. In the process, never lose eye contact with the client.</w:t>
      </w:r>
    </w:p>
    <w:p w:rsidR="00000000" w:rsidDel="00000000" w:rsidP="00000000" w:rsidRDefault="00000000" w:rsidRPr="00000000" w14:paraId="000000B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You may use a recorder but make sure it is one that will not disrupt the proceedings, and also make sure they are comfortable with that form of recording. </w:t>
      </w:r>
    </w:p>
    <w:p w:rsidR="00000000" w:rsidDel="00000000" w:rsidP="00000000" w:rsidRDefault="00000000" w:rsidRPr="00000000" w14:paraId="000000B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Watch the body language of the client.  This will help you form an opinion on what the client is saying. This will enable you to note matters that are key, those that make the client uncomfortable, matters they are leaving out, etc.</w:t>
      </w:r>
    </w:p>
    <w:p w:rsidR="00000000" w:rsidDel="00000000" w:rsidP="00000000" w:rsidRDefault="00000000" w:rsidRPr="00000000" w14:paraId="000000B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Put the points in a logical order in writing – this can be done afterwards.</w:t>
      </w:r>
    </w:p>
    <w:p w:rsidR="00000000" w:rsidDel="00000000" w:rsidP="00000000" w:rsidRDefault="00000000" w:rsidRPr="00000000" w14:paraId="000000B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may repeat the story to the client confirming its correctness. The written version should be sent to the client for clarification and approval. When returning it, the client should sign it.</w:t>
      </w:r>
    </w:p>
    <w:p w:rsidR="00000000" w:rsidDel="00000000" w:rsidP="00000000" w:rsidRDefault="00000000" w:rsidRPr="00000000" w14:paraId="000000B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a conflict of interest arises, it is important to let the client know and advise them to go to another advocate.</w:t>
      </w:r>
    </w:p>
    <w:p w:rsidR="00000000" w:rsidDel="00000000" w:rsidP="00000000" w:rsidRDefault="00000000" w:rsidRPr="00000000" w14:paraId="000000B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 a preliminary classification of what the case is. This is to enable you ask the right questions based on the legal requirements. </w:t>
      </w:r>
    </w:p>
    <w:p w:rsidR="00000000" w:rsidDel="00000000" w:rsidP="00000000" w:rsidRDefault="00000000" w:rsidRPr="00000000" w14:paraId="000000B9">
      <w:pPr>
        <w:pageBreakBefore w:val="0"/>
        <w:pBdr>
          <w:bottom w:color="000000" w:space="1" w:sz="4" w:val="single"/>
        </w:pBdr>
        <w:jc w:val="both"/>
        <w:rPr>
          <w:b w:val="1"/>
          <w:sz w:val="24"/>
          <w:szCs w:val="24"/>
        </w:rPr>
      </w:pPr>
      <w:r w:rsidDel="00000000" w:rsidR="00000000" w:rsidRPr="00000000">
        <w:rPr>
          <w:b w:val="1"/>
          <w:sz w:val="24"/>
          <w:szCs w:val="24"/>
          <w:rtl w:val="0"/>
        </w:rPr>
        <w:t xml:space="preserve">DEMAND LETTER</w:t>
      </w:r>
    </w:p>
    <w:p w:rsidR="00000000" w:rsidDel="00000000" w:rsidP="00000000" w:rsidRDefault="00000000" w:rsidRPr="00000000" w14:paraId="000000BA">
      <w:pPr>
        <w:pageBreakBefore w:val="0"/>
        <w:jc w:val="both"/>
        <w:rPr>
          <w:sz w:val="24"/>
          <w:szCs w:val="24"/>
        </w:rPr>
      </w:pPr>
      <w:r w:rsidDel="00000000" w:rsidR="00000000" w:rsidRPr="00000000">
        <w:rPr>
          <w:sz w:val="24"/>
          <w:szCs w:val="24"/>
          <w:rtl w:val="0"/>
        </w:rPr>
        <w:t xml:space="preserve">After taking instructions, write a demand letter.</w:t>
      </w:r>
    </w:p>
    <w:p w:rsidR="00000000" w:rsidDel="00000000" w:rsidP="00000000" w:rsidRDefault="00000000" w:rsidRPr="00000000" w14:paraId="000000BB">
      <w:pPr>
        <w:pageBreakBefore w:val="0"/>
        <w:jc w:val="both"/>
        <w:rPr>
          <w:sz w:val="24"/>
          <w:szCs w:val="24"/>
        </w:rPr>
      </w:pPr>
      <w:r w:rsidDel="00000000" w:rsidR="00000000" w:rsidRPr="00000000">
        <w:rPr>
          <w:sz w:val="24"/>
          <w:szCs w:val="24"/>
          <w:rtl w:val="0"/>
        </w:rPr>
        <w:t xml:space="preserve">In a letter of demand, don’t include any matter that is not material to your case. Include only what you will rely on when you ultimately sue.</w:t>
      </w:r>
    </w:p>
    <w:p w:rsidR="00000000" w:rsidDel="00000000" w:rsidP="00000000" w:rsidRDefault="00000000" w:rsidRPr="00000000" w14:paraId="000000BC">
      <w:pPr>
        <w:pageBreakBefore w:val="0"/>
        <w:jc w:val="both"/>
        <w:rPr>
          <w:sz w:val="24"/>
          <w:szCs w:val="24"/>
        </w:rPr>
      </w:pPr>
      <w:r w:rsidDel="00000000" w:rsidR="00000000" w:rsidRPr="00000000">
        <w:rPr>
          <w:sz w:val="24"/>
          <w:szCs w:val="24"/>
          <w:rtl w:val="0"/>
        </w:rPr>
        <w:t xml:space="preserve">Anticipating facts like anticipatory pleadings is not permitted. </w:t>
      </w:r>
    </w:p>
    <w:p w:rsidR="00000000" w:rsidDel="00000000" w:rsidP="00000000" w:rsidRDefault="00000000" w:rsidRPr="00000000" w14:paraId="000000BD">
      <w:pPr>
        <w:pageBreakBefore w:val="0"/>
        <w:jc w:val="both"/>
        <w:rPr>
          <w:sz w:val="24"/>
          <w:szCs w:val="24"/>
        </w:rPr>
      </w:pPr>
      <w:r w:rsidDel="00000000" w:rsidR="00000000" w:rsidRPr="00000000">
        <w:rPr>
          <w:sz w:val="24"/>
          <w:szCs w:val="24"/>
          <w:rtl w:val="0"/>
        </w:rPr>
        <w:t xml:space="preserve">Don’t write “without prejudice” in a letter of demand.</w:t>
      </w:r>
    </w:p>
    <w:p w:rsidR="00000000" w:rsidDel="00000000" w:rsidP="00000000" w:rsidRDefault="00000000" w:rsidRPr="00000000" w14:paraId="000000BE">
      <w:pPr>
        <w:pageBreakBefore w:val="0"/>
        <w:jc w:val="both"/>
        <w:rPr>
          <w:sz w:val="24"/>
          <w:szCs w:val="24"/>
        </w:rPr>
      </w:pPr>
      <w:r w:rsidDel="00000000" w:rsidR="00000000" w:rsidRPr="00000000">
        <w:rPr>
          <w:sz w:val="24"/>
          <w:szCs w:val="24"/>
          <w:rtl w:val="0"/>
        </w:rPr>
        <w:t xml:space="preserve">A demand letter should contain sufficient facts involved that would enable a person to know what the case is about. </w:t>
      </w:r>
    </w:p>
    <w:p w:rsidR="00000000" w:rsidDel="00000000" w:rsidP="00000000" w:rsidRDefault="00000000" w:rsidRPr="00000000" w14:paraId="000000BF">
      <w:pPr>
        <w:pageBreakBefore w:val="0"/>
        <w:jc w:val="both"/>
        <w:rPr>
          <w:sz w:val="24"/>
          <w:szCs w:val="24"/>
        </w:rPr>
      </w:pPr>
      <w:r w:rsidDel="00000000" w:rsidR="00000000" w:rsidRPr="00000000">
        <w:rPr>
          <w:sz w:val="24"/>
          <w:szCs w:val="24"/>
          <w:rtl w:val="0"/>
        </w:rPr>
        <w:t xml:space="preserve">A demand letter is as long as the matter justifies it. It should be long enough to convey material facts. </w:t>
      </w:r>
    </w:p>
    <w:p w:rsidR="00000000" w:rsidDel="00000000" w:rsidP="00000000" w:rsidRDefault="00000000" w:rsidRPr="00000000" w14:paraId="000000C0">
      <w:pPr>
        <w:pageBreakBefore w:val="0"/>
        <w:jc w:val="both"/>
        <w:rPr>
          <w:sz w:val="24"/>
          <w:szCs w:val="24"/>
        </w:rPr>
      </w:pPr>
      <w:r w:rsidDel="00000000" w:rsidR="00000000" w:rsidRPr="00000000">
        <w:rPr>
          <w:sz w:val="24"/>
          <w:szCs w:val="24"/>
          <w:rtl w:val="0"/>
        </w:rPr>
        <w:t xml:space="preserve">In a defamation case, the letter of demand must specifically set out the words complained of. </w:t>
      </w:r>
    </w:p>
    <w:p w:rsidR="00000000" w:rsidDel="00000000" w:rsidP="00000000" w:rsidRDefault="00000000" w:rsidRPr="00000000" w14:paraId="000000C1">
      <w:pPr>
        <w:pageBreakBefore w:val="0"/>
        <w:jc w:val="both"/>
        <w:rPr>
          <w:sz w:val="24"/>
          <w:szCs w:val="24"/>
        </w:rPr>
      </w:pPr>
      <w:r w:rsidDel="00000000" w:rsidR="00000000" w:rsidRPr="00000000">
        <w:rPr>
          <w:sz w:val="24"/>
          <w:szCs w:val="24"/>
          <w:rtl w:val="0"/>
        </w:rPr>
        <w:t xml:space="preserve">A demand letter is written after instructions and after careful consideration of what the client has said. It should not be written recklessly. </w:t>
      </w:r>
    </w:p>
    <w:p w:rsidR="00000000" w:rsidDel="00000000" w:rsidP="00000000" w:rsidRDefault="00000000" w:rsidRPr="00000000" w14:paraId="000000C2">
      <w:pPr>
        <w:pageBreakBefore w:val="0"/>
        <w:jc w:val="both"/>
        <w:rPr>
          <w:sz w:val="24"/>
          <w:szCs w:val="24"/>
        </w:rPr>
      </w:pPr>
      <w:r w:rsidDel="00000000" w:rsidR="00000000" w:rsidRPr="00000000">
        <w:rPr>
          <w:sz w:val="24"/>
          <w:szCs w:val="24"/>
          <w:rtl w:val="0"/>
        </w:rPr>
        <w:t xml:space="preserve">Address the letter to the person against whom the complaint is mare, or if that person has a lawyer, write it to the lawyer. Alternatively, if a person has an attorney to whom s/he has donated power, address the letter to the person holding the power of attorney. </w:t>
      </w:r>
    </w:p>
    <w:p w:rsidR="00000000" w:rsidDel="00000000" w:rsidP="00000000" w:rsidRDefault="00000000" w:rsidRPr="00000000" w14:paraId="000000C3">
      <w:pPr>
        <w:pageBreakBefore w:val="0"/>
        <w:jc w:val="both"/>
        <w:rPr>
          <w:b w:val="1"/>
          <w:sz w:val="24"/>
          <w:szCs w:val="24"/>
        </w:rPr>
      </w:pPr>
      <w:r w:rsidDel="00000000" w:rsidR="00000000" w:rsidRPr="00000000">
        <w:rPr>
          <w:b w:val="1"/>
          <w:sz w:val="24"/>
          <w:szCs w:val="24"/>
          <w:rtl w:val="0"/>
        </w:rPr>
        <w:t xml:space="preserve">Objectives of a demand letter</w:t>
      </w:r>
    </w:p>
    <w:p w:rsidR="00000000" w:rsidDel="00000000" w:rsidP="00000000" w:rsidRDefault="00000000" w:rsidRPr="00000000" w14:paraId="000000C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intended to avoid litigation</w:t>
      </w:r>
    </w:p>
    <w:p w:rsidR="00000000" w:rsidDel="00000000" w:rsidP="00000000" w:rsidRDefault="00000000" w:rsidRPr="00000000" w14:paraId="000000C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alert the other side of what claims lie against them</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is no direct legal rule that requires one to write a letter before filing a case. There are subtle suggestions that require that a letter of demand be written.  For example, the Advocates Remuneration Order Rule 53 provides that a party may be denied costs if they failed to write a demand letter.</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letter of demand can also serve as a discretionary factor when making an application.</w:t>
      </w:r>
    </w:p>
    <w:p w:rsidR="00000000" w:rsidDel="00000000" w:rsidP="00000000" w:rsidRDefault="00000000" w:rsidRPr="00000000" w14:paraId="000000C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Order 2, rule 10(3)(b)</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Order 3, rule 2(b)</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are circumstances when a letter of demand would be inadvisable, e.g.</w:t>
      </w:r>
    </w:p>
    <w:p w:rsidR="00000000" w:rsidDel="00000000" w:rsidP="00000000" w:rsidRDefault="00000000" w:rsidRPr="00000000" w14:paraId="000000C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serving the letter would precipitate the action it meant to stop.</w:t>
      </w:r>
    </w:p>
    <w:p w:rsidR="00000000" w:rsidDel="00000000" w:rsidP="00000000" w:rsidRDefault="00000000" w:rsidRPr="00000000" w14:paraId="000000C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 letter will cause the injury feared.</w:t>
      </w:r>
    </w:p>
    <w:p w:rsidR="00000000" w:rsidDel="00000000" w:rsidP="00000000" w:rsidRDefault="00000000" w:rsidRPr="00000000" w14:paraId="000000CD">
      <w:pPr>
        <w:pageBreakBefore w:val="0"/>
        <w:jc w:val="both"/>
        <w:rPr>
          <w:b w:val="1"/>
          <w:sz w:val="24"/>
          <w:szCs w:val="24"/>
        </w:rPr>
      </w:pPr>
      <w:r w:rsidDel="00000000" w:rsidR="00000000" w:rsidRPr="00000000">
        <w:rPr>
          <w:b w:val="1"/>
          <w:sz w:val="24"/>
          <w:szCs w:val="24"/>
          <w:rtl w:val="0"/>
        </w:rPr>
        <w:t xml:space="preserve">Contents of the letter of demand</w:t>
      </w:r>
    </w:p>
    <w:p w:rsidR="00000000" w:rsidDel="00000000" w:rsidP="00000000" w:rsidRDefault="00000000" w:rsidRPr="00000000" w14:paraId="000000C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Authority giving the advocate the permission to act on the client’s behalf. “I have been instructed by…”etc. the authority comes first.</w:t>
      </w:r>
    </w:p>
    <w:p w:rsidR="00000000" w:rsidDel="00000000" w:rsidP="00000000" w:rsidRDefault="00000000" w:rsidRPr="00000000" w14:paraId="000000C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Statement of the cause of action, what is the client complaining of.</w:t>
      </w:r>
    </w:p>
    <w:p w:rsidR="00000000" w:rsidDel="00000000" w:rsidP="00000000" w:rsidRDefault="00000000" w:rsidRPr="00000000" w14:paraId="000000D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Make a demand of what the client is saying he wants. What is the relief sought and within what time should it be given? The time given should be reasonable.</w:t>
      </w:r>
    </w:p>
    <w:p w:rsidR="00000000" w:rsidDel="00000000" w:rsidP="00000000" w:rsidRDefault="00000000" w:rsidRPr="00000000" w14:paraId="000000D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Specify the consequences of default/ non-compliance with demand.</w:t>
      </w:r>
    </w:p>
    <w:p w:rsidR="00000000" w:rsidDel="00000000" w:rsidP="00000000" w:rsidRDefault="00000000" w:rsidRPr="00000000" w14:paraId="000000D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Authenticate the letter by signing it.</w:t>
      </w:r>
    </w:p>
    <w:p w:rsidR="00000000" w:rsidDel="00000000" w:rsidP="00000000" w:rsidRDefault="00000000" w:rsidRPr="00000000" w14:paraId="000000D3">
      <w:pPr>
        <w:pageBreakBefore w:val="0"/>
        <w:jc w:val="both"/>
        <w:rPr>
          <w:sz w:val="24"/>
          <w:szCs w:val="24"/>
        </w:rPr>
      </w:pPr>
      <w:r w:rsidDel="00000000" w:rsidR="00000000" w:rsidRPr="00000000">
        <w:rPr>
          <w:sz w:val="24"/>
          <w:szCs w:val="24"/>
          <w:rtl w:val="0"/>
        </w:rPr>
        <w:t xml:space="preserve">After getting the reply to the demand, don’t rush to court yet. Seek your client’s opinion on what course of action to take. Advise your client on the economics of going to court. Make genuine attempts at out of court settlements; if such a cause of action is in the best interest of your client. An advocate must be a good negotiator/arbitrator. Have a good ability of estimating duration of arbitration.</w:t>
      </w:r>
    </w:p>
    <w:p w:rsidR="00000000" w:rsidDel="00000000" w:rsidP="00000000" w:rsidRDefault="00000000" w:rsidRPr="00000000" w14:paraId="000000D4">
      <w:pPr>
        <w:pageBreakBefore w:val="0"/>
        <w:jc w:val="both"/>
        <w:rPr>
          <w:sz w:val="24"/>
          <w:szCs w:val="24"/>
        </w:rPr>
      </w:pPr>
      <w:r w:rsidDel="00000000" w:rsidR="00000000" w:rsidRPr="00000000">
        <w:rPr>
          <w:sz w:val="24"/>
          <w:szCs w:val="24"/>
          <w:rtl w:val="0"/>
        </w:rPr>
        <w:t xml:space="preserve">Know the law and get the facts right.</w:t>
      </w:r>
    </w:p>
    <w:p w:rsidR="00000000" w:rsidDel="00000000" w:rsidP="00000000" w:rsidRDefault="00000000" w:rsidRPr="00000000" w14:paraId="000000D5">
      <w:pPr>
        <w:pageBreakBefore w:val="0"/>
        <w:jc w:val="both"/>
        <w:rPr>
          <w:sz w:val="24"/>
          <w:szCs w:val="24"/>
        </w:rPr>
      </w:pPr>
      <w:r w:rsidDel="00000000" w:rsidR="00000000" w:rsidRPr="00000000">
        <w:rPr>
          <w:sz w:val="24"/>
          <w:szCs w:val="24"/>
          <w:rtl w:val="0"/>
        </w:rPr>
        <w:t xml:space="preserve">The law recognizes negotiation by providing for “without prejudice” negotiation.</w:t>
      </w:r>
      <w:r w:rsidDel="00000000" w:rsidR="00000000" w:rsidRPr="00000000">
        <w:rPr>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D6">
      <w:pPr>
        <w:pageBreakBefore w:val="0"/>
        <w:jc w:val="both"/>
        <w:rPr>
          <w:b w:val="1"/>
          <w:sz w:val="24"/>
          <w:szCs w:val="24"/>
        </w:rPr>
      </w:pPr>
      <w:r w:rsidDel="00000000" w:rsidR="00000000" w:rsidRPr="00000000">
        <w:rPr>
          <w:b w:val="1"/>
          <w:sz w:val="24"/>
          <w:szCs w:val="24"/>
          <w:rtl w:val="0"/>
        </w:rPr>
        <w:t xml:space="preserve">Exceptions to S 23(1)</w:t>
      </w:r>
    </w:p>
    <w:p w:rsidR="00000000" w:rsidDel="00000000" w:rsidP="00000000" w:rsidRDefault="00000000" w:rsidRPr="00000000" w14:paraId="000000D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Waiver by the parties</w:t>
      </w:r>
    </w:p>
    <w:p w:rsidR="00000000" w:rsidDel="00000000" w:rsidP="00000000" w:rsidRDefault="00000000" w:rsidRPr="00000000" w14:paraId="000000D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 be used to prove a context/agreement that arose during negotiation. </w:t>
      </w:r>
    </w:p>
    <w:p w:rsidR="00000000" w:rsidDel="00000000" w:rsidP="00000000" w:rsidRDefault="00000000" w:rsidRPr="00000000" w14:paraId="000000D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there’s need to prove that there was fraud, perjury</w:t>
      </w:r>
    </w:p>
    <w:p w:rsidR="00000000" w:rsidDel="00000000" w:rsidP="00000000" w:rsidRDefault="00000000" w:rsidRPr="00000000" w14:paraId="000000D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there’s need to explain some delay in proceedings, especially where one of the parties seeks to have the suit to dismissed.</w:t>
      </w:r>
    </w:p>
    <w:p w:rsidR="00000000" w:rsidDel="00000000" w:rsidP="00000000" w:rsidRDefault="00000000" w:rsidRPr="00000000" w14:paraId="000000DB">
      <w:pPr>
        <w:pageBreakBefore w:val="0"/>
        <w:jc w:val="both"/>
        <w:rPr>
          <w:b w:val="1"/>
          <w:sz w:val="24"/>
          <w:szCs w:val="24"/>
        </w:rPr>
      </w:pPr>
      <w:r w:rsidDel="00000000" w:rsidR="00000000" w:rsidRPr="00000000">
        <w:rPr>
          <w:b w:val="1"/>
          <w:sz w:val="24"/>
          <w:szCs w:val="24"/>
          <w:rtl w:val="0"/>
        </w:rPr>
        <w:t xml:space="preserve">How to show that communication is without prejudice</w:t>
      </w:r>
    </w:p>
    <w:p w:rsidR="00000000" w:rsidDel="00000000" w:rsidP="00000000" w:rsidRDefault="00000000" w:rsidRPr="00000000" w14:paraId="000000DC">
      <w:pPr>
        <w:pageBreakBefore w:val="0"/>
        <w:jc w:val="both"/>
        <w:rPr>
          <w:sz w:val="24"/>
          <w:szCs w:val="24"/>
        </w:rPr>
      </w:pPr>
      <w:r w:rsidDel="00000000" w:rsidR="00000000" w:rsidRPr="00000000">
        <w:rPr>
          <w:sz w:val="24"/>
          <w:szCs w:val="24"/>
          <w:rtl w:val="0"/>
        </w:rPr>
        <w:t xml:space="preserve">Put it at the top of the correspondence. However, there’s no rule that requires the without prejudice statement should be at the top. It can also be inferred by the conduct, and can be oral.</w:t>
      </w:r>
    </w:p>
    <w:p w:rsidR="00000000" w:rsidDel="00000000" w:rsidP="00000000" w:rsidRDefault="00000000" w:rsidRPr="00000000" w14:paraId="000000DD">
      <w:pPr>
        <w:pageBreakBefore w:val="0"/>
        <w:pBdr>
          <w:bottom w:color="000000" w:space="1" w:sz="4" w:val="single"/>
        </w:pBdr>
        <w:jc w:val="both"/>
        <w:rPr>
          <w:sz w:val="24"/>
          <w:szCs w:val="24"/>
        </w:rPr>
      </w:pPr>
      <w:r w:rsidDel="00000000" w:rsidR="00000000" w:rsidRPr="00000000">
        <w:rPr>
          <w:b w:val="1"/>
          <w:sz w:val="24"/>
          <w:szCs w:val="24"/>
          <w:rtl w:val="0"/>
        </w:rPr>
        <w:t xml:space="preserve">PARTIES </w:t>
      </w:r>
      <w:r w:rsidDel="00000000" w:rsidR="00000000" w:rsidRPr="00000000">
        <w:rPr>
          <w:rtl w:val="0"/>
        </w:rPr>
      </w:r>
    </w:p>
    <w:p w:rsidR="00000000" w:rsidDel="00000000" w:rsidP="00000000" w:rsidRDefault="00000000" w:rsidRPr="00000000" w14:paraId="000000DE">
      <w:pPr>
        <w:pageBreakBefore w:val="0"/>
        <w:jc w:val="both"/>
        <w:rPr>
          <w:sz w:val="24"/>
          <w:szCs w:val="24"/>
        </w:rPr>
      </w:pPr>
      <w:r w:rsidDel="00000000" w:rsidR="00000000" w:rsidRPr="00000000">
        <w:rPr>
          <w:sz w:val="24"/>
          <w:szCs w:val="24"/>
          <w:rtl w:val="0"/>
        </w:rPr>
        <w:t xml:space="preserve">Any person in whom legal rights vest and that right is infringed or threatened can go to the court as a plaintiff. A legal right may be a right based on statute, customary law, constitutional law, common law, Islamic law, Hindu law and all laws and all laws applicable in Kenya. </w:t>
      </w:r>
    </w:p>
    <w:p w:rsidR="00000000" w:rsidDel="00000000" w:rsidP="00000000" w:rsidRDefault="00000000" w:rsidRPr="00000000" w14:paraId="000000DF">
      <w:pPr>
        <w:pageBreakBefore w:val="0"/>
        <w:jc w:val="both"/>
        <w:rPr>
          <w:sz w:val="24"/>
          <w:szCs w:val="24"/>
        </w:rPr>
      </w:pPr>
      <w:r w:rsidDel="00000000" w:rsidR="00000000" w:rsidRPr="00000000">
        <w:rPr>
          <w:sz w:val="24"/>
          <w:szCs w:val="24"/>
          <w:rtl w:val="0"/>
        </w:rPr>
        <w:t xml:space="preserve">The plaintiff must be a living person in the eyes of the law (persona juridical). If it is a company, it must be in existence. In </w:t>
      </w:r>
      <w:r w:rsidDel="00000000" w:rsidR="00000000" w:rsidRPr="00000000">
        <w:rPr>
          <w:b w:val="1"/>
          <w:i w:val="1"/>
          <w:sz w:val="24"/>
          <w:szCs w:val="24"/>
          <w:rtl w:val="0"/>
        </w:rPr>
        <w:t xml:space="preserve">Fort Hall Bakery Supply Company v Wangue</w:t>
      </w:r>
      <w:r w:rsidDel="00000000" w:rsidR="00000000" w:rsidRPr="00000000">
        <w:rPr>
          <w:b w:val="1"/>
          <w:i w:val="1"/>
          <w:sz w:val="24"/>
          <w:szCs w:val="24"/>
          <w:vertAlign w:val="superscript"/>
        </w:rPr>
        <w:footnoteReference w:customMarkFollows="0" w:id="2"/>
      </w:r>
      <w:r w:rsidDel="00000000" w:rsidR="00000000" w:rsidRPr="00000000">
        <w:rPr>
          <w:sz w:val="24"/>
          <w:szCs w:val="24"/>
          <w:rtl w:val="0"/>
        </w:rPr>
        <w:t xml:space="preserve">an objection was raised as to Fort Hall’s capacity to sue because it consisted of 20 people doing business for its members. The group had not registered as a company as required. The objection was sustained and the suit struck out on the grounds that it was instituted by a non-existent person. There was no plaintiff.</w:t>
      </w:r>
    </w:p>
    <w:p w:rsidR="00000000" w:rsidDel="00000000" w:rsidP="00000000" w:rsidRDefault="00000000" w:rsidRPr="00000000" w14:paraId="000000E0">
      <w:pPr>
        <w:pageBreakBefore w:val="0"/>
        <w:jc w:val="both"/>
        <w:rPr>
          <w:sz w:val="24"/>
          <w:szCs w:val="24"/>
        </w:rPr>
      </w:pPr>
      <w:r w:rsidDel="00000000" w:rsidR="00000000" w:rsidRPr="00000000">
        <w:rPr>
          <w:sz w:val="24"/>
          <w:szCs w:val="24"/>
          <w:rtl w:val="0"/>
        </w:rPr>
        <w:t xml:space="preserve">The defendant must also be an existing person.</w:t>
      </w:r>
    </w:p>
    <w:p w:rsidR="00000000" w:rsidDel="00000000" w:rsidP="00000000" w:rsidRDefault="00000000" w:rsidRPr="00000000" w14:paraId="000000E1">
      <w:pPr>
        <w:pageBreakBefore w:val="0"/>
        <w:jc w:val="both"/>
        <w:rPr>
          <w:sz w:val="24"/>
          <w:szCs w:val="24"/>
        </w:rPr>
      </w:pPr>
      <w:r w:rsidDel="00000000" w:rsidR="00000000" w:rsidRPr="00000000">
        <w:rPr>
          <w:sz w:val="24"/>
          <w:szCs w:val="24"/>
          <w:rtl w:val="0"/>
        </w:rPr>
        <w:t xml:space="preserve">The government can also sue and be sued.</w:t>
      </w:r>
      <w:r w:rsidDel="00000000" w:rsidR="00000000" w:rsidRPr="00000000">
        <w:rPr>
          <w:sz w:val="24"/>
          <w:szCs w:val="24"/>
          <w:vertAlign w:val="superscript"/>
        </w:rPr>
        <w:footnoteReference w:customMarkFollows="0" w:id="3"/>
      </w:r>
      <w:r w:rsidDel="00000000" w:rsidR="00000000" w:rsidRPr="00000000">
        <w:rPr>
          <w:sz w:val="24"/>
          <w:szCs w:val="24"/>
          <w:rtl w:val="0"/>
        </w:rPr>
        <w:t xml:space="preserve"> Any suit by or against the government must be in the name of the Attorney General.</w:t>
      </w:r>
    </w:p>
    <w:p w:rsidR="00000000" w:rsidDel="00000000" w:rsidP="00000000" w:rsidRDefault="00000000" w:rsidRPr="00000000" w14:paraId="000000E2">
      <w:pPr>
        <w:pageBreakBefore w:val="0"/>
        <w:jc w:val="both"/>
        <w:rPr>
          <w:b w:val="1"/>
          <w:sz w:val="24"/>
          <w:szCs w:val="24"/>
        </w:rPr>
      </w:pPr>
      <w:r w:rsidDel="00000000" w:rsidR="00000000" w:rsidRPr="00000000">
        <w:rPr>
          <w:b w:val="1"/>
          <w:sz w:val="24"/>
          <w:szCs w:val="24"/>
          <w:rtl w:val="0"/>
        </w:rPr>
        <w:t xml:space="preserve">SUITS BY OR AGAINST ALIENS</w:t>
      </w:r>
    </w:p>
    <w:p w:rsidR="00000000" w:rsidDel="00000000" w:rsidP="00000000" w:rsidRDefault="00000000" w:rsidRPr="00000000" w14:paraId="000000E3">
      <w:pPr>
        <w:pageBreakBefore w:val="0"/>
        <w:jc w:val="both"/>
        <w:rPr>
          <w:sz w:val="24"/>
          <w:szCs w:val="24"/>
        </w:rPr>
      </w:pPr>
      <w:r w:rsidDel="00000000" w:rsidR="00000000" w:rsidRPr="00000000">
        <w:rPr>
          <w:sz w:val="24"/>
          <w:szCs w:val="24"/>
          <w:rtl w:val="0"/>
        </w:rPr>
        <w:t xml:space="preserve">An alien is a person who by municipal law is not a citizen in Kenya, though he resides here. </w:t>
      </w:r>
    </w:p>
    <w:p w:rsidR="00000000" w:rsidDel="00000000" w:rsidP="00000000" w:rsidRDefault="00000000" w:rsidRPr="00000000" w14:paraId="000000E4">
      <w:pPr>
        <w:pageBreakBefore w:val="0"/>
        <w:jc w:val="both"/>
        <w:rPr>
          <w:sz w:val="24"/>
          <w:szCs w:val="24"/>
        </w:rPr>
      </w:pPr>
      <w:r w:rsidDel="00000000" w:rsidR="00000000" w:rsidRPr="00000000">
        <w:rPr>
          <w:sz w:val="24"/>
          <w:szCs w:val="24"/>
          <w:rtl w:val="0"/>
        </w:rPr>
        <w:t xml:space="preserve">The alien can sue or be sued. There are 2 types of aliens;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Alien friends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Alien enemies</w:t>
      </w:r>
      <w:r w:rsidDel="00000000" w:rsidR="00000000" w:rsidRPr="00000000">
        <w:rPr>
          <w:rtl w:val="0"/>
        </w:rPr>
      </w:r>
    </w:p>
    <w:p w:rsidR="00000000" w:rsidDel="00000000" w:rsidP="00000000" w:rsidRDefault="00000000" w:rsidRPr="00000000" w14:paraId="000000E7">
      <w:pPr>
        <w:pageBreakBefore w:val="0"/>
        <w:jc w:val="both"/>
        <w:rPr>
          <w:b w:val="1"/>
          <w:sz w:val="24"/>
          <w:szCs w:val="24"/>
        </w:rPr>
      </w:pPr>
      <w:r w:rsidDel="00000000" w:rsidR="00000000" w:rsidRPr="00000000">
        <w:rPr>
          <w:b w:val="1"/>
          <w:sz w:val="24"/>
          <w:szCs w:val="24"/>
          <w:rtl w:val="0"/>
        </w:rPr>
        <w:t xml:space="preserve">SUITS BY OR AGAINST PARTNERSHIPS</w:t>
      </w:r>
    </w:p>
    <w:p w:rsidR="00000000" w:rsidDel="00000000" w:rsidP="00000000" w:rsidRDefault="00000000" w:rsidRPr="00000000" w14:paraId="000000E8">
      <w:pPr>
        <w:pageBreakBefore w:val="0"/>
        <w:jc w:val="both"/>
        <w:rPr>
          <w:sz w:val="24"/>
          <w:szCs w:val="24"/>
        </w:rPr>
      </w:pPr>
      <w:r w:rsidDel="00000000" w:rsidR="00000000" w:rsidRPr="00000000">
        <w:rPr>
          <w:sz w:val="24"/>
          <w:szCs w:val="24"/>
          <w:rtl w:val="0"/>
        </w:rPr>
        <w:t xml:space="preserve">Under Order 30 CPR, if you are one person (sole partner) trading in your true name, you can sue in that name.  Where you are not trading under your true name, you are to sue in your true name then add “trading as, t/a” you assumed name.</w:t>
      </w:r>
    </w:p>
    <w:p w:rsidR="00000000" w:rsidDel="00000000" w:rsidP="00000000" w:rsidRDefault="00000000" w:rsidRPr="00000000" w14:paraId="000000E9">
      <w:pPr>
        <w:pageBreakBefore w:val="0"/>
        <w:jc w:val="both"/>
        <w:rPr>
          <w:sz w:val="24"/>
          <w:szCs w:val="24"/>
        </w:rPr>
      </w:pPr>
      <w:r w:rsidDel="00000000" w:rsidR="00000000" w:rsidRPr="00000000">
        <w:rPr>
          <w:sz w:val="24"/>
          <w:szCs w:val="24"/>
          <w:rtl w:val="0"/>
        </w:rPr>
        <w:t xml:space="preserve">If you are many people trading under a partnership name, in which case you may not be using your true names, the law does not prohibit you from using your assumed name as the plaintiff, i.e. the name of the partnership.</w:t>
      </w:r>
    </w:p>
    <w:p w:rsidR="00000000" w:rsidDel="00000000" w:rsidP="00000000" w:rsidRDefault="00000000" w:rsidRPr="00000000" w14:paraId="000000EA">
      <w:pPr>
        <w:pageBreakBefore w:val="0"/>
        <w:spacing w:after="0" w:lineRule="auto"/>
        <w:jc w:val="both"/>
        <w:rPr>
          <w:b w:val="1"/>
          <w:i w:val="1"/>
          <w:sz w:val="24"/>
          <w:szCs w:val="24"/>
        </w:rPr>
      </w:pPr>
      <w:r w:rsidDel="00000000" w:rsidR="00000000" w:rsidRPr="00000000">
        <w:rPr>
          <w:b w:val="1"/>
          <w:i w:val="1"/>
          <w:sz w:val="24"/>
          <w:szCs w:val="24"/>
          <w:rtl w:val="0"/>
        </w:rPr>
        <w:t xml:space="preserve">Horra v Horra</w:t>
      </w:r>
      <w:r w:rsidDel="00000000" w:rsidR="00000000" w:rsidRPr="00000000">
        <w:rPr>
          <w:b w:val="1"/>
          <w:i w:val="1"/>
          <w:sz w:val="24"/>
          <w:szCs w:val="24"/>
          <w:vertAlign w:val="superscript"/>
        </w:rPr>
        <w:footnoteReference w:customMarkFollows="0" w:id="4"/>
      </w:r>
      <w:r w:rsidDel="00000000" w:rsidR="00000000" w:rsidRPr="00000000">
        <w:rPr>
          <w:b w:val="1"/>
          <w:i w:val="1"/>
          <w:sz w:val="24"/>
          <w:szCs w:val="24"/>
          <w:rtl w:val="0"/>
        </w:rPr>
        <w:t xml:space="preserve"> </w:t>
      </w:r>
    </w:p>
    <w:p w:rsidR="00000000" w:rsidDel="00000000" w:rsidP="00000000" w:rsidRDefault="00000000" w:rsidRPr="00000000" w14:paraId="000000EB">
      <w:pPr>
        <w:pageBreakBefore w:val="0"/>
        <w:spacing w:after="0" w:lineRule="auto"/>
        <w:jc w:val="both"/>
        <w:rPr>
          <w:sz w:val="24"/>
          <w:szCs w:val="24"/>
        </w:rPr>
      </w:pPr>
      <w:r w:rsidDel="00000000" w:rsidR="00000000" w:rsidRPr="00000000">
        <w:rPr>
          <w:sz w:val="24"/>
          <w:szCs w:val="24"/>
          <w:rtl w:val="0"/>
        </w:rPr>
        <w:t xml:space="preserve">More than one partner trading under a firm name/ assumed name may sue in the name of that firm. If the defendant asks for the disclosure of the names of the people trading under that name, they are under an obligation to reveal their names.</w:t>
      </w:r>
    </w:p>
    <w:p w:rsidR="00000000" w:rsidDel="00000000" w:rsidP="00000000" w:rsidRDefault="00000000" w:rsidRPr="00000000" w14:paraId="000000EC">
      <w:pPr>
        <w:pageBreakBefore w:val="0"/>
        <w:jc w:val="both"/>
        <w:rPr>
          <w:sz w:val="24"/>
          <w:szCs w:val="24"/>
        </w:rPr>
      </w:pPr>
      <w:r w:rsidDel="00000000" w:rsidR="00000000" w:rsidRPr="00000000">
        <w:rPr>
          <w:sz w:val="24"/>
          <w:szCs w:val="24"/>
          <w:rtl w:val="0"/>
        </w:rPr>
        <w:t xml:space="preserve">A foreign firm not carrying on business in Kenya cannot sue in the business name. To sue, they must disclose all their names. </w:t>
      </w:r>
    </w:p>
    <w:p w:rsidR="00000000" w:rsidDel="00000000" w:rsidP="00000000" w:rsidRDefault="00000000" w:rsidRPr="00000000" w14:paraId="000000ED">
      <w:pPr>
        <w:pageBreakBefore w:val="0"/>
        <w:jc w:val="both"/>
        <w:rPr>
          <w:sz w:val="24"/>
          <w:szCs w:val="24"/>
        </w:rPr>
      </w:pPr>
      <w:r w:rsidDel="00000000" w:rsidR="00000000" w:rsidRPr="00000000">
        <w:rPr>
          <w:sz w:val="24"/>
          <w:szCs w:val="24"/>
          <w:rtl w:val="0"/>
        </w:rPr>
        <w:t xml:space="preserve">As defendants, the partners can be sued in their business name. e.g.</w:t>
      </w:r>
    </w:p>
    <w:p w:rsidR="00000000" w:rsidDel="00000000" w:rsidP="00000000" w:rsidRDefault="00000000" w:rsidRPr="00000000" w14:paraId="000000EE">
      <w:pPr>
        <w:pageBreakBefore w:val="0"/>
        <w:jc w:val="both"/>
        <w:rPr>
          <w:sz w:val="24"/>
          <w:szCs w:val="24"/>
        </w:rPr>
      </w:pPr>
      <w:r w:rsidDel="00000000" w:rsidR="00000000" w:rsidRPr="00000000">
        <w:rPr>
          <w:sz w:val="24"/>
          <w:szCs w:val="24"/>
          <w:rtl w:val="0"/>
        </w:rPr>
        <w:t xml:space="preserve">Supposing Juma Waijuma is a sole partner and is suing, he would state;</w:t>
      </w:r>
    </w:p>
    <w:p w:rsidR="00000000" w:rsidDel="00000000" w:rsidP="00000000" w:rsidRDefault="00000000" w:rsidRPr="00000000" w14:paraId="000000EF">
      <w:pPr>
        <w:pageBreakBefore w:val="0"/>
        <w:ind w:firstLine="720"/>
        <w:jc w:val="both"/>
        <w:rPr>
          <w:sz w:val="24"/>
          <w:szCs w:val="24"/>
        </w:rPr>
      </w:pPr>
      <w:r w:rsidDel="00000000" w:rsidR="00000000" w:rsidRPr="00000000">
        <w:rPr>
          <w:sz w:val="24"/>
          <w:szCs w:val="24"/>
          <w:rtl w:val="0"/>
        </w:rPr>
        <w:t xml:space="preserve">Juma Waijuma (t/a Toto and Sons Garments)…………………………………. Plaintiff</w:t>
      </w:r>
    </w:p>
    <w:p w:rsidR="00000000" w:rsidDel="00000000" w:rsidP="00000000" w:rsidRDefault="00000000" w:rsidRPr="00000000" w14:paraId="000000F0">
      <w:pPr>
        <w:pageBreakBefore w:val="0"/>
        <w:jc w:val="both"/>
        <w:rPr>
          <w:sz w:val="24"/>
          <w:szCs w:val="24"/>
        </w:rPr>
      </w:pPr>
      <w:r w:rsidDel="00000000" w:rsidR="00000000" w:rsidRPr="00000000">
        <w:rPr>
          <w:sz w:val="24"/>
          <w:szCs w:val="24"/>
          <w:rtl w:val="0"/>
        </w:rPr>
        <w:tab/>
        <w:tab/>
        <w:tab/>
        <w:tab/>
        <w:tab/>
        <w:t xml:space="preserve">V</w:t>
      </w:r>
    </w:p>
    <w:p w:rsidR="00000000" w:rsidDel="00000000" w:rsidP="00000000" w:rsidRDefault="00000000" w:rsidRPr="00000000" w14:paraId="000000F1">
      <w:pPr>
        <w:pageBreakBefore w:val="0"/>
        <w:jc w:val="both"/>
        <w:rPr>
          <w:sz w:val="24"/>
          <w:szCs w:val="24"/>
        </w:rPr>
      </w:pPr>
      <w:r w:rsidDel="00000000" w:rsidR="00000000" w:rsidRPr="00000000">
        <w:rPr>
          <w:sz w:val="24"/>
          <w:szCs w:val="24"/>
          <w:rtl w:val="0"/>
        </w:rPr>
        <w:t xml:space="preserve">Sing Makokha (t/a Big Fellow and Associates, a firm)…………………………………. Defendant</w:t>
      </w:r>
    </w:p>
    <w:p w:rsidR="00000000" w:rsidDel="00000000" w:rsidP="00000000" w:rsidRDefault="00000000" w:rsidRPr="00000000" w14:paraId="000000F2">
      <w:pPr>
        <w:pageBreakBefore w:val="0"/>
        <w:jc w:val="both"/>
        <w:rPr>
          <w:sz w:val="24"/>
          <w:szCs w:val="24"/>
        </w:rPr>
      </w:pPr>
      <w:r w:rsidDel="00000000" w:rsidR="00000000" w:rsidRPr="00000000">
        <w:rPr>
          <w:sz w:val="24"/>
          <w:szCs w:val="24"/>
          <w:rtl w:val="0"/>
        </w:rPr>
        <w:t xml:space="preserve">Where there are many, it could be</w:t>
      </w:r>
    </w:p>
    <w:p w:rsidR="00000000" w:rsidDel="00000000" w:rsidP="00000000" w:rsidRDefault="00000000" w:rsidRPr="00000000" w14:paraId="000000F3">
      <w:pPr>
        <w:pageBreakBefore w:val="0"/>
        <w:ind w:firstLine="720"/>
        <w:jc w:val="both"/>
        <w:rPr>
          <w:sz w:val="24"/>
          <w:szCs w:val="24"/>
        </w:rPr>
      </w:pPr>
      <w:r w:rsidDel="00000000" w:rsidR="00000000" w:rsidRPr="00000000">
        <w:rPr>
          <w:sz w:val="24"/>
          <w:szCs w:val="24"/>
          <w:rtl w:val="0"/>
        </w:rPr>
        <w:t xml:space="preserve">Christine and company (a firm)……………………………………… Plaintiff</w:t>
      </w:r>
    </w:p>
    <w:p w:rsidR="00000000" w:rsidDel="00000000" w:rsidP="00000000" w:rsidRDefault="00000000" w:rsidRPr="00000000" w14:paraId="000000F4">
      <w:pPr>
        <w:pageBreakBefore w:val="0"/>
        <w:jc w:val="both"/>
        <w:rPr>
          <w:b w:val="1"/>
          <w:sz w:val="24"/>
          <w:szCs w:val="24"/>
        </w:rPr>
      </w:pPr>
      <w:r w:rsidDel="00000000" w:rsidR="00000000" w:rsidRPr="00000000">
        <w:rPr>
          <w:b w:val="1"/>
          <w:sz w:val="24"/>
          <w:szCs w:val="24"/>
          <w:rtl w:val="0"/>
        </w:rPr>
        <w:t xml:space="preserve">SUITS BY REPRESENTATIVE PARTIES</w:t>
      </w:r>
    </w:p>
    <w:p w:rsidR="00000000" w:rsidDel="00000000" w:rsidP="00000000" w:rsidRDefault="00000000" w:rsidRPr="00000000" w14:paraId="000000F5">
      <w:pPr>
        <w:pageBreakBefore w:val="0"/>
        <w:jc w:val="both"/>
        <w:rPr>
          <w:sz w:val="24"/>
          <w:szCs w:val="24"/>
        </w:rPr>
      </w:pPr>
      <w:r w:rsidDel="00000000" w:rsidR="00000000" w:rsidRPr="00000000">
        <w:rPr>
          <w:sz w:val="24"/>
          <w:szCs w:val="24"/>
          <w:rtl w:val="0"/>
        </w:rPr>
        <w:t xml:space="preserve">Where there is a wrong done to trust property, the right plaintiff is the trustee.</w:t>
      </w:r>
    </w:p>
    <w:p w:rsidR="00000000" w:rsidDel="00000000" w:rsidP="00000000" w:rsidRDefault="00000000" w:rsidRPr="00000000" w14:paraId="000000F6">
      <w:pPr>
        <w:pageBreakBefore w:val="0"/>
        <w:jc w:val="both"/>
        <w:rPr>
          <w:sz w:val="24"/>
          <w:szCs w:val="24"/>
        </w:rPr>
      </w:pPr>
      <w:r w:rsidDel="00000000" w:rsidR="00000000" w:rsidRPr="00000000">
        <w:rPr>
          <w:sz w:val="24"/>
          <w:szCs w:val="24"/>
          <w:rtl w:val="0"/>
        </w:rPr>
        <w:t xml:space="preserve">Where the wrong is to the estate of a deceased person, the right party is the executor/ administrator.</w:t>
      </w:r>
      <w:r w:rsidDel="00000000" w:rsidR="00000000" w:rsidRPr="00000000">
        <w:rPr>
          <w:sz w:val="24"/>
          <w:szCs w:val="24"/>
          <w:vertAlign w:val="superscript"/>
        </w:rPr>
        <w:footnoteReference w:customMarkFollows="0" w:id="5"/>
      </w:r>
      <w:r w:rsidDel="00000000" w:rsidR="00000000" w:rsidRPr="00000000">
        <w:rPr>
          <w:rtl w:val="0"/>
        </w:rPr>
      </w:r>
    </w:p>
    <w:p w:rsidR="00000000" w:rsidDel="00000000" w:rsidP="00000000" w:rsidRDefault="00000000" w:rsidRPr="00000000" w14:paraId="000000F7">
      <w:pPr>
        <w:pageBreakBefore w:val="0"/>
        <w:jc w:val="both"/>
        <w:rPr>
          <w:sz w:val="24"/>
          <w:szCs w:val="24"/>
        </w:rPr>
      </w:pPr>
      <w:r w:rsidDel="00000000" w:rsidR="00000000" w:rsidRPr="00000000">
        <w:rPr>
          <w:sz w:val="24"/>
          <w:szCs w:val="24"/>
          <w:rtl w:val="0"/>
        </w:rPr>
        <w:t xml:space="preserve">Such party must describe the capacity in which he/ she is suing, i.e. as trustee, or executor, etc.  E.g. Kajumbe Dala, Administrator of the estate of Alikufa Dead (Deceased) …………………………… Plaintiff</w:t>
      </w:r>
    </w:p>
    <w:p w:rsidR="00000000" w:rsidDel="00000000" w:rsidP="00000000" w:rsidRDefault="00000000" w:rsidRPr="00000000" w14:paraId="000000F8">
      <w:pPr>
        <w:pageBreakBefore w:val="0"/>
        <w:jc w:val="both"/>
        <w:rPr>
          <w:sz w:val="24"/>
          <w:szCs w:val="24"/>
        </w:rPr>
      </w:pPr>
      <w:r w:rsidDel="00000000" w:rsidR="00000000" w:rsidRPr="00000000">
        <w:rPr>
          <w:sz w:val="24"/>
          <w:szCs w:val="24"/>
          <w:rtl w:val="0"/>
        </w:rPr>
        <w:t xml:space="preserve">The same rules apply if they are being sued, as the defendant.</w:t>
      </w:r>
    </w:p>
    <w:p w:rsidR="00000000" w:rsidDel="00000000" w:rsidP="00000000" w:rsidRDefault="00000000" w:rsidRPr="00000000" w14:paraId="000000F9">
      <w:pPr>
        <w:pageBreakBefore w:val="0"/>
        <w:jc w:val="both"/>
        <w:rPr>
          <w:sz w:val="24"/>
          <w:szCs w:val="24"/>
        </w:rPr>
      </w:pPr>
      <w:r w:rsidDel="00000000" w:rsidR="00000000" w:rsidRPr="00000000">
        <w:rPr>
          <w:sz w:val="24"/>
          <w:szCs w:val="24"/>
          <w:rtl w:val="0"/>
        </w:rPr>
        <w:t xml:space="preserve">E.g. Squeezing Squimp, Suing on behalf of himself and of all the residents of Dumpsite Estate….. Plaintiff</w:t>
      </w:r>
    </w:p>
    <w:p w:rsidR="00000000" w:rsidDel="00000000" w:rsidP="00000000" w:rsidRDefault="00000000" w:rsidRPr="00000000" w14:paraId="000000FA">
      <w:pPr>
        <w:pageBreakBefore w:val="0"/>
        <w:jc w:val="both"/>
        <w:rPr>
          <w:sz w:val="24"/>
          <w:szCs w:val="24"/>
        </w:rPr>
      </w:pPr>
      <w:r w:rsidDel="00000000" w:rsidR="00000000" w:rsidRPr="00000000">
        <w:rPr>
          <w:sz w:val="24"/>
          <w:szCs w:val="24"/>
          <w:rtl w:val="0"/>
        </w:rPr>
        <w:t xml:space="preserve">Amphibian Comrade, Administrator of the estate of Samson Died (Deceased)……………….. Plaintiff</w:t>
      </w:r>
    </w:p>
    <w:p w:rsidR="00000000" w:rsidDel="00000000" w:rsidP="00000000" w:rsidRDefault="00000000" w:rsidRPr="00000000" w14:paraId="000000FB">
      <w:pPr>
        <w:pageBreakBefore w:val="0"/>
        <w:jc w:val="both"/>
        <w:rPr>
          <w:b w:val="1"/>
          <w:sz w:val="24"/>
          <w:szCs w:val="24"/>
        </w:rPr>
      </w:pPr>
      <w:r w:rsidDel="00000000" w:rsidR="00000000" w:rsidRPr="00000000">
        <w:rPr>
          <w:b w:val="1"/>
          <w:sz w:val="24"/>
          <w:szCs w:val="24"/>
          <w:rtl w:val="0"/>
        </w:rPr>
        <w:t xml:space="preserve">SUITS BY AND AGAINST PERSONS UNDER DISABILITY</w:t>
      </w:r>
      <w:r w:rsidDel="00000000" w:rsidR="00000000" w:rsidRPr="00000000">
        <w:rPr>
          <w:b w:val="1"/>
          <w:sz w:val="24"/>
          <w:szCs w:val="24"/>
          <w:vertAlign w:val="superscript"/>
        </w:rPr>
        <w:footnoteReference w:customMarkFollows="0" w:id="6"/>
      </w:r>
      <w:r w:rsidDel="00000000" w:rsidR="00000000" w:rsidRPr="00000000">
        <w:rPr>
          <w:rtl w:val="0"/>
        </w:rPr>
      </w:r>
    </w:p>
    <w:p w:rsidR="00000000" w:rsidDel="00000000" w:rsidP="00000000" w:rsidRDefault="00000000" w:rsidRPr="00000000" w14:paraId="000000FC">
      <w:pPr>
        <w:pageBreakBefore w:val="0"/>
        <w:jc w:val="both"/>
        <w:rPr>
          <w:sz w:val="24"/>
          <w:szCs w:val="24"/>
        </w:rPr>
      </w:pPr>
      <w:r w:rsidDel="00000000" w:rsidR="00000000" w:rsidRPr="00000000">
        <w:rPr>
          <w:sz w:val="24"/>
          <w:szCs w:val="24"/>
          <w:rtl w:val="0"/>
        </w:rPr>
        <w:t xml:space="preserve">Order 32 deals with such persons, that is, minors and persons of unsound mind. Such persons cannot sue in their own right. They have to be represented by a person with capacity. A plaintiff who is a minor will sue through a “next friend”. Such can be a close person who seeks to uphold the interest of the minor and should not have interests conflicting with those of the minor.</w:t>
      </w:r>
    </w:p>
    <w:p w:rsidR="00000000" w:rsidDel="00000000" w:rsidP="00000000" w:rsidRDefault="00000000" w:rsidRPr="00000000" w14:paraId="000000FD">
      <w:pPr>
        <w:pageBreakBefore w:val="0"/>
        <w:jc w:val="both"/>
        <w:rPr>
          <w:sz w:val="24"/>
          <w:szCs w:val="24"/>
        </w:rPr>
      </w:pPr>
      <w:r w:rsidDel="00000000" w:rsidR="00000000" w:rsidRPr="00000000">
        <w:rPr>
          <w:sz w:val="24"/>
          <w:szCs w:val="24"/>
          <w:rtl w:val="0"/>
        </w:rPr>
        <w:t xml:space="preserve">Such next friend must also be a person with capacity.</w:t>
      </w:r>
    </w:p>
    <w:p w:rsidR="00000000" w:rsidDel="00000000" w:rsidP="00000000" w:rsidRDefault="00000000" w:rsidRPr="00000000" w14:paraId="000000FE">
      <w:pPr>
        <w:pageBreakBefore w:val="0"/>
        <w:jc w:val="both"/>
        <w:rPr>
          <w:sz w:val="24"/>
          <w:szCs w:val="24"/>
        </w:rPr>
      </w:pPr>
      <w:r w:rsidDel="00000000" w:rsidR="00000000" w:rsidRPr="00000000">
        <w:rPr>
          <w:sz w:val="24"/>
          <w:szCs w:val="24"/>
          <w:rtl w:val="0"/>
        </w:rPr>
        <w:t xml:space="preserve">Such person should give a written permission to the advocate to use their name as a next friend to the minor. </w:t>
      </w:r>
    </w:p>
    <w:p w:rsidR="00000000" w:rsidDel="00000000" w:rsidP="00000000" w:rsidRDefault="00000000" w:rsidRPr="00000000" w14:paraId="000000FF">
      <w:pPr>
        <w:pageBreakBefore w:val="0"/>
        <w:jc w:val="both"/>
        <w:rPr>
          <w:sz w:val="24"/>
          <w:szCs w:val="24"/>
        </w:rPr>
      </w:pPr>
      <w:r w:rsidDel="00000000" w:rsidR="00000000" w:rsidRPr="00000000">
        <w:rPr>
          <w:sz w:val="24"/>
          <w:szCs w:val="24"/>
          <w:rtl w:val="0"/>
        </w:rPr>
        <w:t xml:space="preserve">If the minor is a defendant, they still cannot be sued in their own capacity. They are represented by a Guardian</w:t>
      </w:r>
      <w:r w:rsidDel="00000000" w:rsidR="00000000" w:rsidRPr="00000000">
        <w:rPr>
          <w:i w:val="1"/>
          <w:sz w:val="24"/>
          <w:szCs w:val="24"/>
          <w:rtl w:val="0"/>
        </w:rPr>
        <w:t xml:space="preserve"> ad litem. </w:t>
      </w:r>
      <w:r w:rsidDel="00000000" w:rsidR="00000000" w:rsidRPr="00000000">
        <w:rPr>
          <w:i w:val="1"/>
          <w:sz w:val="24"/>
          <w:szCs w:val="24"/>
          <w:vertAlign w:val="superscript"/>
        </w:rPr>
        <w:footnoteReference w:customMarkFollows="0" w:id="7"/>
      </w:r>
      <w:r w:rsidDel="00000000" w:rsidR="00000000" w:rsidRPr="00000000">
        <w:rPr>
          <w:i w:val="1"/>
          <w:sz w:val="24"/>
          <w:szCs w:val="24"/>
          <w:rtl w:val="0"/>
        </w:rPr>
        <w:t xml:space="preserve">  </w:t>
      </w:r>
      <w:r w:rsidDel="00000000" w:rsidR="00000000" w:rsidRPr="00000000">
        <w:rPr>
          <w:sz w:val="24"/>
          <w:szCs w:val="24"/>
          <w:rtl w:val="0"/>
        </w:rPr>
        <w:t xml:space="preserve">For Example</w:t>
      </w:r>
    </w:p>
    <w:p w:rsidR="00000000" w:rsidDel="00000000" w:rsidP="00000000" w:rsidRDefault="00000000" w:rsidRPr="00000000" w14:paraId="00000100">
      <w:pPr>
        <w:pageBreakBefore w:val="0"/>
        <w:jc w:val="both"/>
        <w:rPr>
          <w:sz w:val="24"/>
          <w:szCs w:val="24"/>
        </w:rPr>
      </w:pPr>
      <w:r w:rsidDel="00000000" w:rsidR="00000000" w:rsidRPr="00000000">
        <w:rPr>
          <w:sz w:val="24"/>
          <w:szCs w:val="24"/>
          <w:rtl w:val="0"/>
        </w:rPr>
        <w:t xml:space="preserve">Rose Nice (A minor suing by her father and next friend Ejakaiti Papa) ………………………………….. Plaintiff</w:t>
      </w:r>
    </w:p>
    <w:p w:rsidR="00000000" w:rsidDel="00000000" w:rsidP="00000000" w:rsidRDefault="00000000" w:rsidRPr="00000000" w14:paraId="00000101">
      <w:pPr>
        <w:pageBreakBefore w:val="0"/>
        <w:jc w:val="both"/>
        <w:rPr>
          <w:sz w:val="24"/>
          <w:szCs w:val="24"/>
        </w:rPr>
      </w:pPr>
      <w:r w:rsidDel="00000000" w:rsidR="00000000" w:rsidRPr="00000000">
        <w:rPr>
          <w:sz w:val="24"/>
          <w:szCs w:val="24"/>
          <w:rtl w:val="0"/>
        </w:rPr>
        <w:tab/>
        <w:tab/>
        <w:tab/>
        <w:tab/>
        <w:tab/>
        <w:tab/>
        <w:t xml:space="preserve">V</w:t>
      </w:r>
    </w:p>
    <w:p w:rsidR="00000000" w:rsidDel="00000000" w:rsidP="00000000" w:rsidRDefault="00000000" w:rsidRPr="00000000" w14:paraId="00000102">
      <w:pPr>
        <w:pageBreakBefore w:val="0"/>
        <w:jc w:val="both"/>
        <w:rPr>
          <w:sz w:val="24"/>
          <w:szCs w:val="24"/>
        </w:rPr>
      </w:pPr>
      <w:r w:rsidDel="00000000" w:rsidR="00000000" w:rsidRPr="00000000">
        <w:rPr>
          <w:sz w:val="24"/>
          <w:szCs w:val="24"/>
          <w:rtl w:val="0"/>
        </w:rPr>
        <w:t xml:space="preserve">Speedy Trans-commuters ………………………………………………………………………………………………………. Defendant</w:t>
      </w:r>
    </w:p>
    <w:p w:rsidR="00000000" w:rsidDel="00000000" w:rsidP="00000000" w:rsidRDefault="00000000" w:rsidRPr="00000000" w14:paraId="00000103">
      <w:pPr>
        <w:pageBreakBefore w:val="0"/>
        <w:jc w:val="both"/>
        <w:rPr>
          <w:sz w:val="24"/>
          <w:szCs w:val="24"/>
        </w:rPr>
      </w:pPr>
      <w:r w:rsidDel="00000000" w:rsidR="00000000" w:rsidRPr="00000000">
        <w:rPr>
          <w:sz w:val="24"/>
          <w:szCs w:val="24"/>
          <w:rtl w:val="0"/>
        </w:rPr>
        <w:t xml:space="preserve">This same rule applies to persons of unsound mind.</w:t>
      </w:r>
      <w:r w:rsidDel="00000000" w:rsidR="00000000" w:rsidRPr="00000000">
        <w:rPr>
          <w:sz w:val="24"/>
          <w:szCs w:val="24"/>
          <w:vertAlign w:val="superscript"/>
        </w:rPr>
        <w:footnoteReference w:customMarkFollows="0" w:id="8"/>
      </w:r>
      <w:r w:rsidDel="00000000" w:rsidR="00000000" w:rsidRPr="00000000">
        <w:rPr>
          <w:rtl w:val="0"/>
        </w:rPr>
      </w:r>
    </w:p>
    <w:p w:rsidR="00000000" w:rsidDel="00000000" w:rsidP="00000000" w:rsidRDefault="00000000" w:rsidRPr="00000000" w14:paraId="00000104">
      <w:pPr>
        <w:pageBreakBefore w:val="0"/>
        <w:jc w:val="both"/>
        <w:rPr>
          <w:sz w:val="24"/>
          <w:szCs w:val="24"/>
        </w:rPr>
      </w:pPr>
      <w:r w:rsidDel="00000000" w:rsidR="00000000" w:rsidRPr="00000000">
        <w:rPr>
          <w:sz w:val="24"/>
          <w:szCs w:val="24"/>
          <w:rtl w:val="0"/>
        </w:rPr>
        <w:t xml:space="preserve">The representative is only doing so for purposes of carrying on litigation. It is the person represented to meet the responsibility resulting from the suit. </w:t>
      </w:r>
    </w:p>
    <w:p w:rsidR="00000000" w:rsidDel="00000000" w:rsidP="00000000" w:rsidRDefault="00000000" w:rsidRPr="00000000" w14:paraId="00000105">
      <w:pPr>
        <w:pageBreakBefore w:val="0"/>
        <w:jc w:val="both"/>
        <w:rPr>
          <w:b w:val="1"/>
          <w:sz w:val="24"/>
          <w:szCs w:val="24"/>
        </w:rPr>
      </w:pPr>
      <w:r w:rsidDel="00000000" w:rsidR="00000000" w:rsidRPr="00000000">
        <w:rPr>
          <w:b w:val="1"/>
          <w:sz w:val="24"/>
          <w:szCs w:val="24"/>
          <w:rtl w:val="0"/>
        </w:rPr>
        <w:t xml:space="preserve">JOINDER OF PARTIES</w:t>
      </w:r>
    </w:p>
    <w:p w:rsidR="00000000" w:rsidDel="00000000" w:rsidP="00000000" w:rsidRDefault="00000000" w:rsidRPr="00000000" w14:paraId="00000106">
      <w:pPr>
        <w:pageBreakBefore w:val="0"/>
        <w:jc w:val="both"/>
        <w:rPr>
          <w:sz w:val="24"/>
          <w:szCs w:val="24"/>
        </w:rPr>
      </w:pPr>
      <w:r w:rsidDel="00000000" w:rsidR="00000000" w:rsidRPr="00000000">
        <w:rPr>
          <w:sz w:val="24"/>
          <w:szCs w:val="24"/>
          <w:rtl w:val="0"/>
        </w:rPr>
        <w:t xml:space="preserve">This is permissible where, for example, the plaintiff is not the only one aggrieved and the defendant is not the only one liable. </w:t>
      </w:r>
    </w:p>
    <w:p w:rsidR="00000000" w:rsidDel="00000000" w:rsidP="00000000" w:rsidRDefault="00000000" w:rsidRPr="00000000" w14:paraId="00000107">
      <w:pPr>
        <w:pageBreakBefore w:val="0"/>
        <w:jc w:val="both"/>
        <w:rPr>
          <w:sz w:val="24"/>
          <w:szCs w:val="24"/>
        </w:rPr>
      </w:pPr>
      <w:r w:rsidDel="00000000" w:rsidR="00000000" w:rsidRPr="00000000">
        <w:rPr>
          <w:sz w:val="24"/>
          <w:szCs w:val="24"/>
          <w:rtl w:val="0"/>
        </w:rPr>
        <w:t xml:space="preserve">The two major conditions for joinder are;</w:t>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separate suits were </w:t>
      </w:r>
      <w:sdt>
        <w:sdtPr>
          <w:tag w:val="goog_rdk_13"/>
        </w:sdtPr>
        <w:sdtContent>
          <w:ins w:author="FAITH WANJIRU" w:id="2" w:date="2021-10-21T09:19:13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filed</w:t>
            </w:r>
          </w:ins>
        </w:sdtContent>
      </w:sdt>
      <w:sdt>
        <w:sdtPr>
          <w:tag w:val="goog_rdk_14"/>
        </w:sdtPr>
        <w:sdtContent>
          <w:del w:author="FAITH WANJIRU" w:id="2" w:date="2021-10-21T09:19:13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delText xml:space="preserve">files</w:delText>
            </w:r>
          </w:del>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common questions of law or fact might arise in those suits. </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rights of the parties to sue arise out of the same transaction or series of transactions. </w:t>
      </w:r>
      <w:r w:rsidDel="00000000" w:rsidR="00000000" w:rsidRPr="00000000">
        <w:rPr>
          <w:rtl w:val="0"/>
        </w:rPr>
      </w:r>
    </w:p>
    <w:p w:rsidR="00000000" w:rsidDel="00000000" w:rsidP="00000000" w:rsidRDefault="00000000" w:rsidRPr="00000000" w14:paraId="0000010A">
      <w:pPr>
        <w:pageBreakBefore w:val="0"/>
        <w:jc w:val="both"/>
        <w:rPr>
          <w:sz w:val="24"/>
          <w:szCs w:val="24"/>
        </w:rPr>
      </w:pPr>
      <w:r w:rsidDel="00000000" w:rsidR="00000000" w:rsidRPr="00000000">
        <w:rPr>
          <w:sz w:val="24"/>
          <w:szCs w:val="24"/>
          <w:rtl w:val="0"/>
        </w:rPr>
        <w:t xml:space="preserve">Such issues arise in accident matters, joint contractors, etc. </w:t>
      </w:r>
    </w:p>
    <w:p w:rsidR="00000000" w:rsidDel="00000000" w:rsidP="00000000" w:rsidRDefault="00000000" w:rsidRPr="00000000" w14:paraId="0000010B">
      <w:pPr>
        <w:pageBreakBefore w:val="0"/>
        <w:spacing w:after="0" w:lineRule="auto"/>
        <w:jc w:val="both"/>
        <w:rPr>
          <w:b w:val="1"/>
          <w:i w:val="1"/>
          <w:sz w:val="24"/>
          <w:szCs w:val="24"/>
        </w:rPr>
      </w:pPr>
      <w:r w:rsidDel="00000000" w:rsidR="00000000" w:rsidRPr="00000000">
        <w:rPr>
          <w:b w:val="1"/>
          <w:i w:val="1"/>
          <w:sz w:val="24"/>
          <w:szCs w:val="24"/>
          <w:rtl w:val="0"/>
        </w:rPr>
        <w:t xml:space="preserve">Oxford and Cambridge Universities v John Gill and Sons</w:t>
      </w:r>
      <w:r w:rsidDel="00000000" w:rsidR="00000000" w:rsidRPr="00000000">
        <w:rPr>
          <w:b w:val="1"/>
          <w:i w:val="1"/>
          <w:sz w:val="24"/>
          <w:szCs w:val="24"/>
          <w:vertAlign w:val="superscript"/>
        </w:rPr>
        <w:footnoteReference w:customMarkFollows="0" w:id="9"/>
      </w:r>
      <w:r w:rsidDel="00000000" w:rsidR="00000000" w:rsidRPr="00000000">
        <w:rPr>
          <w:b w:val="1"/>
          <w:i w:val="1"/>
          <w:sz w:val="24"/>
          <w:szCs w:val="24"/>
          <w:rtl w:val="0"/>
        </w:rPr>
        <w:t xml:space="preserve"> </w:t>
      </w:r>
    </w:p>
    <w:p w:rsidR="00000000" w:rsidDel="00000000" w:rsidP="00000000" w:rsidRDefault="00000000" w:rsidRPr="00000000" w14:paraId="0000010C">
      <w:pPr>
        <w:pageBreakBefore w:val="0"/>
        <w:spacing w:after="0" w:lineRule="auto"/>
        <w:jc w:val="both"/>
        <w:rPr>
          <w:sz w:val="24"/>
          <w:szCs w:val="24"/>
        </w:rPr>
      </w:pPr>
      <w:r w:rsidDel="00000000" w:rsidR="00000000" w:rsidRPr="00000000">
        <w:rPr>
          <w:sz w:val="24"/>
          <w:szCs w:val="24"/>
          <w:rtl w:val="0"/>
        </w:rPr>
        <w:t xml:space="preserve">They joined in a suit preventing the defendants from publishing their books, misrepresenting them as having being published by the two plaintiffs. </w:t>
      </w:r>
    </w:p>
    <w:p w:rsidR="00000000" w:rsidDel="00000000" w:rsidP="00000000" w:rsidRDefault="00000000" w:rsidRPr="00000000" w14:paraId="0000010D">
      <w:pPr>
        <w:pageBreakBefore w:val="0"/>
        <w:jc w:val="both"/>
        <w:rPr>
          <w:sz w:val="24"/>
          <w:szCs w:val="24"/>
        </w:rPr>
      </w:pPr>
      <w:r w:rsidDel="00000000" w:rsidR="00000000" w:rsidRPr="00000000">
        <w:rPr>
          <w:sz w:val="24"/>
          <w:szCs w:val="24"/>
          <w:rtl w:val="0"/>
        </w:rPr>
        <w:t xml:space="preserve">Defendants may also be joined where they are joint tortfeasors. </w:t>
      </w:r>
    </w:p>
    <w:p w:rsidR="00000000" w:rsidDel="00000000" w:rsidP="00000000" w:rsidRDefault="00000000" w:rsidRPr="00000000" w14:paraId="0000010E">
      <w:pPr>
        <w:pageBreakBefore w:val="0"/>
        <w:spacing w:after="0" w:lineRule="auto"/>
        <w:jc w:val="both"/>
        <w:rPr>
          <w:b w:val="1"/>
          <w:i w:val="1"/>
          <w:sz w:val="24"/>
          <w:szCs w:val="24"/>
        </w:rPr>
      </w:pPr>
      <w:r w:rsidDel="00000000" w:rsidR="00000000" w:rsidRPr="00000000">
        <w:rPr>
          <w:b w:val="1"/>
          <w:i w:val="1"/>
          <w:sz w:val="24"/>
          <w:szCs w:val="24"/>
          <w:rtl w:val="0"/>
        </w:rPr>
        <w:t xml:space="preserve">Bishop v Attorney General</w:t>
      </w:r>
      <w:r w:rsidDel="00000000" w:rsidR="00000000" w:rsidRPr="00000000">
        <w:rPr>
          <w:b w:val="1"/>
          <w:i w:val="1"/>
          <w:sz w:val="24"/>
          <w:szCs w:val="24"/>
          <w:vertAlign w:val="superscript"/>
        </w:rPr>
        <w:footnoteReference w:customMarkFollows="0" w:id="10"/>
      </w:r>
      <w:r w:rsidDel="00000000" w:rsidR="00000000" w:rsidRPr="00000000">
        <w:rPr>
          <w:b w:val="1"/>
          <w:i w:val="1"/>
          <w:sz w:val="24"/>
          <w:szCs w:val="24"/>
          <w:rtl w:val="0"/>
        </w:rPr>
        <w:t xml:space="preserve"> </w:t>
      </w:r>
    </w:p>
    <w:p w:rsidR="00000000" w:rsidDel="00000000" w:rsidP="00000000" w:rsidRDefault="00000000" w:rsidRPr="00000000" w14:paraId="0000010F">
      <w:pPr>
        <w:pageBreakBefore w:val="0"/>
        <w:spacing w:after="0" w:lineRule="auto"/>
        <w:jc w:val="both"/>
        <w:rPr>
          <w:b w:val="1"/>
          <w:i w:val="1"/>
          <w:sz w:val="24"/>
          <w:szCs w:val="24"/>
        </w:rPr>
      </w:pPr>
      <w:r w:rsidDel="00000000" w:rsidR="00000000" w:rsidRPr="00000000">
        <w:rPr>
          <w:b w:val="1"/>
          <w:i w:val="1"/>
          <w:sz w:val="24"/>
          <w:szCs w:val="24"/>
          <w:rtl w:val="0"/>
        </w:rPr>
        <w:t xml:space="preserve">Pioneer Investment v Amateur</w:t>
      </w:r>
      <w:r w:rsidDel="00000000" w:rsidR="00000000" w:rsidRPr="00000000">
        <w:rPr>
          <w:b w:val="1"/>
          <w:i w:val="1"/>
          <w:sz w:val="24"/>
          <w:szCs w:val="24"/>
          <w:vertAlign w:val="superscript"/>
        </w:rPr>
        <w:footnoteReference w:customMarkFollows="0" w:id="11"/>
      </w:r>
      <w:r w:rsidDel="00000000" w:rsidR="00000000" w:rsidRPr="00000000">
        <w:rPr>
          <w:b w:val="1"/>
          <w:i w:val="1"/>
          <w:sz w:val="24"/>
          <w:szCs w:val="24"/>
          <w:rtl w:val="0"/>
        </w:rPr>
        <w:t xml:space="preserve"> </w:t>
      </w:r>
    </w:p>
    <w:p w:rsidR="00000000" w:rsidDel="00000000" w:rsidP="00000000" w:rsidRDefault="00000000" w:rsidRPr="00000000" w14:paraId="00000110">
      <w:pPr>
        <w:pageBreakBefore w:val="0"/>
        <w:spacing w:after="0" w:lineRule="auto"/>
        <w:jc w:val="both"/>
        <w:rPr>
          <w:sz w:val="24"/>
          <w:szCs w:val="24"/>
        </w:rPr>
      </w:pPr>
      <w:r w:rsidDel="00000000" w:rsidR="00000000" w:rsidRPr="00000000">
        <w:rPr>
          <w:sz w:val="24"/>
          <w:szCs w:val="24"/>
          <w:rtl w:val="0"/>
        </w:rPr>
        <w:t xml:space="preserve">Plaintiff, a purchaser, joined the mortgagee and the owner of the land in the suit. This was held to be a proper joinder as there was a common question as to who was entitled to possession of that land. There was a series of transactions that of mortgaging the property and that of selling the property were also the same.</w:t>
      </w:r>
    </w:p>
    <w:p w:rsidR="00000000" w:rsidDel="00000000" w:rsidP="00000000" w:rsidRDefault="00000000" w:rsidRPr="00000000" w14:paraId="00000111">
      <w:pPr>
        <w:pageBreakBefore w:val="0"/>
        <w:spacing w:after="0" w:lineRule="auto"/>
        <w:jc w:val="both"/>
        <w:rPr>
          <w:sz w:val="24"/>
          <w:szCs w:val="24"/>
        </w:rPr>
      </w:pPr>
      <w:r w:rsidDel="00000000" w:rsidR="00000000" w:rsidRPr="00000000">
        <w:rPr>
          <w:sz w:val="24"/>
          <w:szCs w:val="24"/>
          <w:rtl w:val="0"/>
        </w:rPr>
        <w:t xml:space="preserve">Where the plaintiff is in doubt as to whom to sue, Order 1 Rule 7 allows for the plaintiff to join all those he would have sued.</w:t>
      </w:r>
    </w:p>
    <w:p w:rsidR="00000000" w:rsidDel="00000000" w:rsidP="00000000" w:rsidRDefault="00000000" w:rsidRPr="00000000" w14:paraId="00000112">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113">
      <w:pPr>
        <w:pageBreakBefore w:val="0"/>
        <w:spacing w:after="0" w:lineRule="auto"/>
        <w:jc w:val="both"/>
        <w:rPr>
          <w:b w:val="1"/>
          <w:sz w:val="24"/>
          <w:szCs w:val="24"/>
        </w:rPr>
      </w:pPr>
      <w:r w:rsidDel="00000000" w:rsidR="00000000" w:rsidRPr="00000000">
        <w:rPr>
          <w:b w:val="1"/>
          <w:sz w:val="24"/>
          <w:szCs w:val="24"/>
          <w:rtl w:val="0"/>
        </w:rPr>
        <w:t xml:space="preserve">JURISDICTION OF COURTS</w:t>
      </w:r>
    </w:p>
    <w:p w:rsidR="00000000" w:rsidDel="00000000" w:rsidP="00000000" w:rsidRDefault="00000000" w:rsidRPr="00000000" w14:paraId="00000114">
      <w:pPr>
        <w:pageBreakBefore w:val="0"/>
        <w:spacing w:after="0" w:lineRule="auto"/>
        <w:jc w:val="both"/>
        <w:rPr>
          <w:sz w:val="24"/>
          <w:szCs w:val="24"/>
        </w:rPr>
      </w:pPr>
      <w:r w:rsidDel="00000000" w:rsidR="00000000" w:rsidRPr="00000000">
        <w:rPr>
          <w:sz w:val="24"/>
          <w:szCs w:val="24"/>
          <w:rtl w:val="0"/>
        </w:rPr>
        <w:t xml:space="preserve">Note that the high court has unlimited civil jurisdiction. </w:t>
      </w:r>
    </w:p>
    <w:p w:rsidR="00000000" w:rsidDel="00000000" w:rsidP="00000000" w:rsidRDefault="00000000" w:rsidRPr="00000000" w14:paraId="00000115">
      <w:pPr>
        <w:pageBreakBefore w:val="0"/>
        <w:spacing w:after="0" w:lineRule="auto"/>
        <w:jc w:val="both"/>
        <w:rPr>
          <w:sz w:val="24"/>
          <w:szCs w:val="24"/>
        </w:rPr>
      </w:pPr>
      <w:r w:rsidDel="00000000" w:rsidR="00000000" w:rsidRPr="00000000">
        <w:rPr>
          <w:sz w:val="24"/>
          <w:szCs w:val="24"/>
          <w:rtl w:val="0"/>
        </w:rPr>
        <w:t xml:space="preserve">In considering this question, bear in mind the courts available to the party.</w:t>
      </w:r>
    </w:p>
    <w:p w:rsidR="00000000" w:rsidDel="00000000" w:rsidP="00000000" w:rsidRDefault="00000000" w:rsidRPr="00000000" w14:paraId="0000011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nature of the claim</w:t>
      </w:r>
    </w:p>
    <w:p w:rsidR="00000000" w:rsidDel="00000000" w:rsidP="00000000" w:rsidRDefault="00000000" w:rsidRPr="00000000" w14:paraId="00000117">
      <w:pPr>
        <w:pageBreakBefore w:val="0"/>
        <w:spacing w:after="0" w:lineRule="auto"/>
        <w:ind w:left="720" w:firstLine="0"/>
        <w:jc w:val="both"/>
        <w:rPr>
          <w:sz w:val="24"/>
          <w:szCs w:val="24"/>
        </w:rPr>
      </w:pPr>
      <w:r w:rsidDel="00000000" w:rsidR="00000000" w:rsidRPr="00000000">
        <w:rPr>
          <w:sz w:val="24"/>
          <w:szCs w:val="24"/>
          <w:rtl w:val="0"/>
        </w:rPr>
        <w:t xml:space="preserve">This brings into question the size/ value of the subject matter. Figures brought up in the course of discussions determine the jurisdiction of the court. If the figure is large, the safest place to institute the suit is the high court.</w:t>
      </w:r>
    </w:p>
    <w:p w:rsidR="00000000" w:rsidDel="00000000" w:rsidP="00000000" w:rsidRDefault="00000000" w:rsidRPr="00000000" w14:paraId="00000118">
      <w:pPr>
        <w:pageBreakBefore w:val="0"/>
        <w:spacing w:after="0" w:lineRule="auto"/>
        <w:ind w:left="720" w:firstLine="0"/>
        <w:jc w:val="both"/>
        <w:rPr>
          <w:sz w:val="24"/>
          <w:szCs w:val="24"/>
        </w:rPr>
      </w:pPr>
      <w:r w:rsidDel="00000000" w:rsidR="00000000" w:rsidRPr="00000000">
        <w:rPr>
          <w:sz w:val="24"/>
          <w:szCs w:val="24"/>
          <w:rtl w:val="0"/>
        </w:rPr>
        <w:t xml:space="preserve">The Magistrate’s Courts Act provides for the pecuniary jurisdictions of cases. The Kadhi’s Courts Act provides for matters governed by Islamic law. Industrial court deals with labour issues. Landlord and Tenant Tribunals for landlord and tenant related issues, e.g. evictions, etc. </w:t>
      </w:r>
    </w:p>
    <w:p w:rsidR="00000000" w:rsidDel="00000000" w:rsidP="00000000" w:rsidRDefault="00000000" w:rsidRPr="00000000" w14:paraId="00000119">
      <w:pPr>
        <w:pageBreakBefore w:val="0"/>
        <w:spacing w:after="0" w:lineRule="auto"/>
        <w:ind w:left="720" w:firstLine="0"/>
        <w:jc w:val="both"/>
        <w:rPr>
          <w:sz w:val="24"/>
          <w:szCs w:val="24"/>
        </w:rPr>
      </w:pPr>
      <w:r w:rsidDel="00000000" w:rsidR="00000000" w:rsidRPr="00000000">
        <w:rPr>
          <w:sz w:val="24"/>
          <w:szCs w:val="24"/>
          <w:rtl w:val="0"/>
        </w:rPr>
        <w:t xml:space="preserve">Customary law claims have no limitations irrespective of the quantum in question. They can be heard at magistrate’s courts at any level.</w:t>
      </w:r>
    </w:p>
    <w:p w:rsidR="00000000" w:rsidDel="00000000" w:rsidP="00000000" w:rsidRDefault="00000000" w:rsidRPr="00000000" w14:paraId="0000011A">
      <w:pPr>
        <w:pageBreakBefore w:val="0"/>
        <w:spacing w:after="0" w:lineRule="auto"/>
        <w:ind w:left="720" w:firstLine="0"/>
        <w:jc w:val="both"/>
        <w:rPr>
          <w:sz w:val="24"/>
          <w:szCs w:val="24"/>
        </w:rPr>
      </w:pPr>
      <w:r w:rsidDel="00000000" w:rsidR="00000000" w:rsidRPr="00000000">
        <w:rPr>
          <w:sz w:val="24"/>
          <w:szCs w:val="24"/>
          <w:rtl w:val="0"/>
        </w:rPr>
        <w:t xml:space="preserve">Ordinary civil claims are controlled by the value of the subject matter under magistrate’s courts. </w:t>
      </w:r>
    </w:p>
    <w:p w:rsidR="00000000" w:rsidDel="00000000" w:rsidP="00000000" w:rsidRDefault="00000000" w:rsidRPr="00000000" w14:paraId="0000011B">
      <w:pPr>
        <w:pageBreakBefore w:val="0"/>
        <w:spacing w:after="0" w:lineRule="auto"/>
        <w:ind w:left="720" w:firstLine="0"/>
        <w:jc w:val="both"/>
        <w:rPr>
          <w:sz w:val="24"/>
          <w:szCs w:val="24"/>
        </w:rPr>
      </w:pPr>
      <w:r w:rsidDel="00000000" w:rsidR="00000000" w:rsidRPr="00000000">
        <w:rPr>
          <w:sz w:val="24"/>
          <w:szCs w:val="24"/>
          <w:rtl w:val="0"/>
        </w:rPr>
        <w:t xml:space="preserve">The chief justice has the power to enhance the ordinary the jurisdiction of the Resident and the Chief Magistrates’ courts. </w:t>
      </w:r>
    </w:p>
    <w:p w:rsidR="00000000" w:rsidDel="00000000" w:rsidP="00000000" w:rsidRDefault="00000000" w:rsidRPr="00000000" w14:paraId="0000011C">
      <w:pPr>
        <w:pageBreakBefore w:val="0"/>
        <w:spacing w:after="0" w:lineRule="auto"/>
        <w:ind w:left="720" w:firstLine="0"/>
        <w:jc w:val="both"/>
        <w:rPr>
          <w:sz w:val="24"/>
          <w:szCs w:val="24"/>
        </w:rPr>
      </w:pPr>
      <w:r w:rsidDel="00000000" w:rsidR="00000000" w:rsidRPr="00000000">
        <w:rPr>
          <w:sz w:val="24"/>
          <w:szCs w:val="24"/>
          <w:rtl w:val="0"/>
        </w:rPr>
        <w:t xml:space="preserve">The territorial jurisdiction of the magistrates also comes into play. Even for matters in the high court which has unlimited jurisdiction, it is advisable to register the matter in the nearest high court district registry as a matter of administrative convenience.</w:t>
      </w:r>
    </w:p>
    <w:p w:rsidR="00000000" w:rsidDel="00000000" w:rsidP="00000000" w:rsidRDefault="00000000" w:rsidRPr="00000000" w14:paraId="0000011D">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11E">
      <w:pPr>
        <w:pageBreakBefore w:val="0"/>
        <w:pBdr>
          <w:bottom w:color="000000" w:space="1" w:sz="4" w:val="single"/>
        </w:pBdr>
        <w:spacing w:after="0" w:lineRule="auto"/>
        <w:jc w:val="both"/>
        <w:rPr>
          <w:b w:val="1"/>
          <w:sz w:val="24"/>
          <w:szCs w:val="24"/>
        </w:rPr>
      </w:pPr>
      <w:r w:rsidDel="00000000" w:rsidR="00000000" w:rsidRPr="00000000">
        <w:rPr>
          <w:b w:val="1"/>
          <w:sz w:val="24"/>
          <w:szCs w:val="24"/>
          <w:rtl w:val="0"/>
        </w:rPr>
        <w:t xml:space="preserve">PLEADINGS </w:t>
      </w:r>
    </w:p>
    <w:p w:rsidR="00000000" w:rsidDel="00000000" w:rsidP="00000000" w:rsidRDefault="00000000" w:rsidRPr="00000000" w14:paraId="0000011F">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120">
      <w:pPr>
        <w:pageBreakBefore w:val="0"/>
        <w:jc w:val="both"/>
        <w:rPr>
          <w:b w:val="1"/>
          <w:sz w:val="24"/>
          <w:szCs w:val="24"/>
        </w:rPr>
      </w:pPr>
      <w:r w:rsidDel="00000000" w:rsidR="00000000" w:rsidRPr="00000000">
        <w:rPr>
          <w:b w:val="1"/>
          <w:sz w:val="24"/>
          <w:szCs w:val="24"/>
          <w:rtl w:val="0"/>
        </w:rPr>
        <w:t xml:space="preserve">Pleadings as essentials of suit:</w:t>
      </w:r>
    </w:p>
    <w:p w:rsidR="00000000" w:rsidDel="00000000" w:rsidP="00000000" w:rsidRDefault="00000000" w:rsidRPr="00000000" w14:paraId="00000121">
      <w:pPr>
        <w:pageBreakBefore w:val="0"/>
        <w:jc w:val="both"/>
        <w:rPr>
          <w:sz w:val="24"/>
          <w:szCs w:val="24"/>
        </w:rPr>
      </w:pPr>
      <w:r w:rsidDel="00000000" w:rsidR="00000000" w:rsidRPr="00000000">
        <w:rPr>
          <w:sz w:val="24"/>
          <w:szCs w:val="24"/>
          <w:rtl w:val="0"/>
        </w:rPr>
        <w:t xml:space="preserve">Objects of pleadings</w:t>
      </w:r>
    </w:p>
    <w:p w:rsidR="00000000" w:rsidDel="00000000" w:rsidP="00000000" w:rsidRDefault="00000000" w:rsidRPr="00000000" w14:paraId="00000122">
      <w:pPr>
        <w:pageBreakBefore w:val="0"/>
        <w:numPr>
          <w:ilvl w:val="0"/>
          <w:numId w:val="28"/>
        </w:numPr>
        <w:spacing w:after="0" w:lineRule="auto"/>
        <w:ind w:left="720" w:hanging="360"/>
        <w:jc w:val="both"/>
        <w:rPr>
          <w:sz w:val="24"/>
          <w:szCs w:val="24"/>
        </w:rPr>
      </w:pPr>
      <w:r w:rsidDel="00000000" w:rsidR="00000000" w:rsidRPr="00000000">
        <w:rPr>
          <w:sz w:val="24"/>
          <w:szCs w:val="24"/>
          <w:rtl w:val="0"/>
        </w:rPr>
        <w:t xml:space="preserve">Rules that govern pleadings;</w:t>
      </w:r>
    </w:p>
    <w:p w:rsidR="00000000" w:rsidDel="00000000" w:rsidP="00000000" w:rsidRDefault="00000000" w:rsidRPr="00000000" w14:paraId="00000123">
      <w:pPr>
        <w:pageBreakBefore w:val="0"/>
        <w:numPr>
          <w:ilvl w:val="0"/>
          <w:numId w:val="28"/>
        </w:numPr>
        <w:spacing w:after="0" w:lineRule="auto"/>
        <w:ind w:left="720" w:hanging="360"/>
        <w:jc w:val="both"/>
        <w:rPr>
          <w:sz w:val="24"/>
          <w:szCs w:val="24"/>
        </w:rPr>
      </w:pPr>
      <w:r w:rsidDel="00000000" w:rsidR="00000000" w:rsidRPr="00000000">
        <w:rPr>
          <w:sz w:val="24"/>
          <w:szCs w:val="24"/>
          <w:rtl w:val="0"/>
        </w:rPr>
        <w:t xml:space="preserve">Amendment of Pleadings (we will look at how you can amend pleadings and attack your opponent’s pleadings).</w:t>
      </w:r>
    </w:p>
    <w:p w:rsidR="00000000" w:rsidDel="00000000" w:rsidP="00000000" w:rsidRDefault="00000000" w:rsidRPr="00000000" w14:paraId="00000124">
      <w:pPr>
        <w:pageBreakBefore w:val="0"/>
        <w:jc w:val="both"/>
        <w:rPr>
          <w:b w:val="1"/>
          <w:sz w:val="24"/>
          <w:szCs w:val="24"/>
          <w:u w:val="single"/>
        </w:rPr>
      </w:pPr>
      <w:r w:rsidDel="00000000" w:rsidR="00000000" w:rsidRPr="00000000">
        <w:rPr>
          <w:rtl w:val="0"/>
        </w:rPr>
      </w:r>
    </w:p>
    <w:p w:rsidR="00000000" w:rsidDel="00000000" w:rsidP="00000000" w:rsidRDefault="00000000" w:rsidRPr="00000000" w14:paraId="00000125">
      <w:pPr>
        <w:pageBreakBefore w:val="0"/>
        <w:jc w:val="both"/>
        <w:rPr>
          <w:b w:val="1"/>
          <w:sz w:val="24"/>
          <w:szCs w:val="24"/>
          <w:u w:val="single"/>
        </w:rPr>
      </w:pPr>
      <w:r w:rsidDel="00000000" w:rsidR="00000000" w:rsidRPr="00000000">
        <w:rPr>
          <w:b w:val="1"/>
          <w:sz w:val="24"/>
          <w:szCs w:val="24"/>
          <w:u w:val="single"/>
          <w:rtl w:val="0"/>
        </w:rPr>
        <w:t xml:space="preserve">Definition of pleadings:</w:t>
      </w:r>
    </w:p>
    <w:p w:rsidR="00000000" w:rsidDel="00000000" w:rsidP="00000000" w:rsidRDefault="00000000" w:rsidRPr="00000000" w14:paraId="00000126">
      <w:pPr>
        <w:pageBreakBefore w:val="0"/>
        <w:jc w:val="both"/>
        <w:rPr>
          <w:sz w:val="24"/>
          <w:szCs w:val="24"/>
        </w:rPr>
      </w:pPr>
      <w:r w:rsidDel="00000000" w:rsidR="00000000" w:rsidRPr="00000000">
        <w:rPr>
          <w:sz w:val="24"/>
          <w:szCs w:val="24"/>
          <w:rtl w:val="0"/>
        </w:rPr>
        <w:t xml:space="preserve">Pleadings are the statements in writing drawn up and filed by each party to a case or to a civil suit stating what his claim or defense will be at the trial and giving all such details as his opponent needs to know in order to prepare his case to answer.</w:t>
      </w:r>
    </w:p>
    <w:p w:rsidR="00000000" w:rsidDel="00000000" w:rsidP="00000000" w:rsidRDefault="00000000" w:rsidRPr="00000000" w14:paraId="00000127">
      <w:pPr>
        <w:pageBreakBefore w:val="0"/>
        <w:jc w:val="both"/>
        <w:rPr>
          <w:sz w:val="24"/>
          <w:szCs w:val="24"/>
        </w:rPr>
      </w:pPr>
      <w:r w:rsidDel="00000000" w:rsidR="00000000" w:rsidRPr="00000000">
        <w:rPr>
          <w:sz w:val="24"/>
          <w:szCs w:val="24"/>
          <w:rtl w:val="0"/>
        </w:rPr>
        <w:t xml:space="preserve">Or</w:t>
      </w:r>
    </w:p>
    <w:p w:rsidR="00000000" w:rsidDel="00000000" w:rsidP="00000000" w:rsidRDefault="00000000" w:rsidRPr="00000000" w14:paraId="00000128">
      <w:pPr>
        <w:pageBreakBefore w:val="0"/>
        <w:jc w:val="both"/>
        <w:rPr>
          <w:sz w:val="24"/>
          <w:szCs w:val="24"/>
        </w:rPr>
      </w:pPr>
      <w:r w:rsidDel="00000000" w:rsidR="00000000" w:rsidRPr="00000000">
        <w:rPr>
          <w:sz w:val="24"/>
          <w:szCs w:val="24"/>
          <w:rtl w:val="0"/>
        </w:rPr>
        <w:t xml:space="preserve"> “These are written statements of parties in actions served by each party on the other, setting forth in summary form the material facts on which each relies in support of his claim or defence as the case may be.</w:t>
      </w:r>
    </w:p>
    <w:p w:rsidR="00000000" w:rsidDel="00000000" w:rsidP="00000000" w:rsidRDefault="00000000" w:rsidRPr="00000000" w14:paraId="00000129">
      <w:pPr>
        <w:pageBreakBefore w:val="0"/>
        <w:jc w:val="both"/>
        <w:rPr>
          <w:sz w:val="24"/>
          <w:szCs w:val="24"/>
        </w:rPr>
      </w:pPr>
      <w:r w:rsidDel="00000000" w:rsidR="00000000" w:rsidRPr="00000000">
        <w:rPr>
          <w:sz w:val="24"/>
          <w:szCs w:val="24"/>
          <w:rtl w:val="0"/>
        </w:rPr>
        <w:t xml:space="preserve">The definition of pleadings given in </w:t>
      </w:r>
      <w:r w:rsidDel="00000000" w:rsidR="00000000" w:rsidRPr="00000000">
        <w:rPr>
          <w:b w:val="1"/>
          <w:sz w:val="24"/>
          <w:szCs w:val="24"/>
          <w:rtl w:val="0"/>
        </w:rPr>
        <w:t xml:space="preserve">Bullen and Leak</w:t>
      </w:r>
      <w:r w:rsidDel="00000000" w:rsidR="00000000" w:rsidRPr="00000000">
        <w:rPr>
          <w:sz w:val="24"/>
          <w:szCs w:val="24"/>
          <w:rtl w:val="0"/>
        </w:rPr>
        <w:t xml:space="preserve"> is one of inclusion rather than exclusion. Pleadings include a statement of Claim, Defence, Reply, Counterclaim, Defence to Counterclaim and Pleadings subsequent thereto and includes a statement of Claim endorsed on a written summon, but not a general endorsement on a writ, not a petition, summons , preliminary act, nor an originating summons, nor any affidavit or notice of appeal but includes particulars of pleadings”.</w:t>
      </w:r>
    </w:p>
    <w:p w:rsidR="00000000" w:rsidDel="00000000" w:rsidP="00000000" w:rsidRDefault="00000000" w:rsidRPr="00000000" w14:paraId="0000012A">
      <w:pPr>
        <w:pageBreakBefore w:val="0"/>
        <w:jc w:val="both"/>
        <w:rPr>
          <w:b w:val="1"/>
          <w:sz w:val="24"/>
          <w:szCs w:val="24"/>
          <w:u w:val="single"/>
        </w:rPr>
      </w:pPr>
      <w:r w:rsidDel="00000000" w:rsidR="00000000" w:rsidRPr="00000000">
        <w:rPr>
          <w:rtl w:val="0"/>
        </w:rPr>
      </w:r>
    </w:p>
    <w:p w:rsidR="00000000" w:rsidDel="00000000" w:rsidP="00000000" w:rsidRDefault="00000000" w:rsidRPr="00000000" w14:paraId="0000012B">
      <w:pPr>
        <w:pageBreakBefore w:val="0"/>
        <w:jc w:val="both"/>
        <w:rPr>
          <w:b w:val="1"/>
          <w:sz w:val="24"/>
          <w:szCs w:val="24"/>
          <w:u w:val="single"/>
        </w:rPr>
      </w:pPr>
      <w:r w:rsidDel="00000000" w:rsidR="00000000" w:rsidRPr="00000000">
        <w:rPr>
          <w:b w:val="1"/>
          <w:sz w:val="24"/>
          <w:szCs w:val="24"/>
          <w:u w:val="single"/>
          <w:rtl w:val="0"/>
        </w:rPr>
        <w:t xml:space="preserve">Objects of Pleadings:</w:t>
      </w:r>
    </w:p>
    <w:p w:rsidR="00000000" w:rsidDel="00000000" w:rsidP="00000000" w:rsidRDefault="00000000" w:rsidRPr="00000000" w14:paraId="0000012C">
      <w:pPr>
        <w:pageBreakBefore w:val="0"/>
        <w:jc w:val="both"/>
        <w:rPr>
          <w:sz w:val="24"/>
          <w:szCs w:val="24"/>
        </w:rPr>
      </w:pPr>
      <w:r w:rsidDel="00000000" w:rsidR="00000000" w:rsidRPr="00000000">
        <w:rPr>
          <w:sz w:val="24"/>
          <w:szCs w:val="24"/>
          <w:rtl w:val="0"/>
        </w:rPr>
        <w:t xml:space="preserve">From the definition above one could isolate the purpose or objects of pleadings.</w:t>
      </w:r>
    </w:p>
    <w:p w:rsidR="00000000" w:rsidDel="00000000" w:rsidP="00000000" w:rsidRDefault="00000000" w:rsidRPr="00000000" w14:paraId="0000012D">
      <w:pPr>
        <w:pageBreakBefore w:val="0"/>
        <w:jc w:val="both"/>
        <w:rPr>
          <w:b w:val="1"/>
          <w:sz w:val="24"/>
          <w:szCs w:val="24"/>
          <w:u w:val="single"/>
        </w:rPr>
      </w:pPr>
      <w:r w:rsidDel="00000000" w:rsidR="00000000" w:rsidRPr="00000000">
        <w:rPr>
          <w:b w:val="1"/>
          <w:sz w:val="24"/>
          <w:szCs w:val="24"/>
          <w:u w:val="single"/>
          <w:rtl w:val="0"/>
        </w:rPr>
        <w:t xml:space="preserve">The sole object of pleadings is to </w:t>
      </w:r>
    </w:p>
    <w:p w:rsidR="00000000" w:rsidDel="00000000" w:rsidP="00000000" w:rsidRDefault="00000000" w:rsidRPr="00000000" w14:paraId="0000012E">
      <w:pPr>
        <w:pageBreakBefore w:val="0"/>
        <w:numPr>
          <w:ilvl w:val="0"/>
          <w:numId w:val="19"/>
        </w:numPr>
        <w:spacing w:after="0" w:lineRule="auto"/>
        <w:ind w:left="360" w:hanging="360"/>
        <w:jc w:val="both"/>
        <w:rPr>
          <w:sz w:val="24"/>
          <w:szCs w:val="24"/>
        </w:rPr>
      </w:pPr>
      <w:r w:rsidDel="00000000" w:rsidR="00000000" w:rsidRPr="00000000">
        <w:rPr>
          <w:sz w:val="24"/>
          <w:szCs w:val="24"/>
          <w:rtl w:val="0"/>
        </w:rPr>
        <w:t xml:space="preserve">bring the parties to definite issues; and </w:t>
      </w:r>
    </w:p>
    <w:p w:rsidR="00000000" w:rsidDel="00000000" w:rsidP="00000000" w:rsidRDefault="00000000" w:rsidRPr="00000000" w14:paraId="0000012F">
      <w:pPr>
        <w:pageBreakBefore w:val="0"/>
        <w:numPr>
          <w:ilvl w:val="0"/>
          <w:numId w:val="19"/>
        </w:numPr>
        <w:spacing w:after="0" w:lineRule="auto"/>
        <w:ind w:left="360" w:hanging="360"/>
        <w:jc w:val="both"/>
        <w:rPr>
          <w:sz w:val="24"/>
          <w:szCs w:val="24"/>
        </w:rPr>
      </w:pPr>
      <w:r w:rsidDel="00000000" w:rsidR="00000000" w:rsidRPr="00000000">
        <w:rPr>
          <w:sz w:val="24"/>
          <w:szCs w:val="24"/>
          <w:rtl w:val="0"/>
        </w:rPr>
        <w:t xml:space="preserve">to diminish expense and delay; and </w:t>
      </w:r>
    </w:p>
    <w:p w:rsidR="00000000" w:rsidDel="00000000" w:rsidP="00000000" w:rsidRDefault="00000000" w:rsidRPr="00000000" w14:paraId="00000130">
      <w:pPr>
        <w:pageBreakBefore w:val="0"/>
        <w:numPr>
          <w:ilvl w:val="0"/>
          <w:numId w:val="19"/>
        </w:numPr>
        <w:spacing w:after="0" w:lineRule="auto"/>
        <w:ind w:left="360" w:hanging="360"/>
        <w:jc w:val="both"/>
        <w:rPr>
          <w:sz w:val="24"/>
          <w:szCs w:val="24"/>
        </w:rPr>
      </w:pPr>
      <w:r w:rsidDel="00000000" w:rsidR="00000000" w:rsidRPr="00000000">
        <w:rPr>
          <w:sz w:val="24"/>
          <w:szCs w:val="24"/>
          <w:rtl w:val="0"/>
        </w:rPr>
        <w:t xml:space="preserve">To prevent surprise at the hearing. A party is entitled to know the case of his opponent so that he can meet it. In other words the sole object of pleadings is to ascertain the real dispute or issue between the parties;</w:t>
      </w:r>
    </w:p>
    <w:p w:rsidR="00000000" w:rsidDel="00000000" w:rsidP="00000000" w:rsidRDefault="00000000" w:rsidRPr="00000000" w14:paraId="00000131">
      <w:pPr>
        <w:pageBreakBefore w:val="0"/>
        <w:numPr>
          <w:ilvl w:val="0"/>
          <w:numId w:val="19"/>
        </w:numPr>
        <w:spacing w:after="0" w:lineRule="auto"/>
        <w:ind w:left="360" w:hanging="360"/>
        <w:jc w:val="both"/>
        <w:rPr>
          <w:sz w:val="24"/>
          <w:szCs w:val="24"/>
        </w:rPr>
      </w:pPr>
      <w:r w:rsidDel="00000000" w:rsidR="00000000" w:rsidRPr="00000000">
        <w:rPr>
          <w:sz w:val="24"/>
          <w:szCs w:val="24"/>
          <w:rtl w:val="0"/>
        </w:rPr>
        <w:t xml:space="preserve">narrow down the area of conflict and </w:t>
      </w:r>
    </w:p>
    <w:p w:rsidR="00000000" w:rsidDel="00000000" w:rsidP="00000000" w:rsidRDefault="00000000" w:rsidRPr="00000000" w14:paraId="00000132">
      <w:pPr>
        <w:pageBreakBefore w:val="0"/>
        <w:numPr>
          <w:ilvl w:val="0"/>
          <w:numId w:val="19"/>
        </w:numPr>
        <w:spacing w:after="0" w:lineRule="auto"/>
        <w:ind w:left="360" w:hanging="360"/>
        <w:jc w:val="both"/>
        <w:rPr>
          <w:sz w:val="24"/>
          <w:szCs w:val="24"/>
        </w:rPr>
      </w:pPr>
      <w:r w:rsidDel="00000000" w:rsidR="00000000" w:rsidRPr="00000000">
        <w:rPr>
          <w:sz w:val="24"/>
          <w:szCs w:val="24"/>
          <w:rtl w:val="0"/>
        </w:rPr>
        <w:t xml:space="preserve">to see where the 2 sides differ to preclude one party from taking the other by surprise and </w:t>
      </w:r>
    </w:p>
    <w:p w:rsidR="00000000" w:rsidDel="00000000" w:rsidP="00000000" w:rsidRDefault="00000000" w:rsidRPr="00000000" w14:paraId="00000133">
      <w:pPr>
        <w:pageBreakBefore w:val="0"/>
        <w:numPr>
          <w:ilvl w:val="0"/>
          <w:numId w:val="19"/>
        </w:numPr>
        <w:spacing w:after="0" w:lineRule="auto"/>
        <w:ind w:left="360" w:hanging="360"/>
        <w:jc w:val="both"/>
        <w:rPr>
          <w:sz w:val="24"/>
          <w:szCs w:val="24"/>
        </w:rPr>
      </w:pPr>
      <w:r w:rsidDel="00000000" w:rsidR="00000000" w:rsidRPr="00000000">
        <w:rPr>
          <w:sz w:val="24"/>
          <w:szCs w:val="24"/>
          <w:rtl w:val="0"/>
        </w:rPr>
        <w:t xml:space="preserve">To prevent miscarriage of justice. </w:t>
      </w:r>
    </w:p>
    <w:p w:rsidR="00000000" w:rsidDel="00000000" w:rsidP="00000000" w:rsidRDefault="00000000" w:rsidRPr="00000000" w14:paraId="0000013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define with clarity and precision the issues or questions which are in dispute between the parties i.e. to bring the disputes to court;</w:t>
      </w:r>
      <w:r w:rsidDel="00000000" w:rsidR="00000000" w:rsidRPr="00000000">
        <w:rPr>
          <w:rtl w:val="0"/>
        </w:rPr>
      </w:r>
    </w:p>
    <w:p w:rsidR="00000000" w:rsidDel="00000000" w:rsidP="00000000" w:rsidRDefault="00000000" w:rsidRPr="00000000" w14:paraId="00000135">
      <w:pPr>
        <w:pageBreakBefore w:val="0"/>
        <w:numPr>
          <w:ilvl w:val="0"/>
          <w:numId w:val="19"/>
        </w:numPr>
        <w:spacing w:after="0" w:lineRule="auto"/>
        <w:ind w:left="360" w:hanging="360"/>
        <w:jc w:val="both"/>
        <w:rPr>
          <w:sz w:val="24"/>
          <w:szCs w:val="24"/>
        </w:rPr>
      </w:pPr>
      <w:r w:rsidDel="00000000" w:rsidR="00000000" w:rsidRPr="00000000">
        <w:rPr>
          <w:sz w:val="24"/>
          <w:szCs w:val="24"/>
          <w:rtl w:val="0"/>
        </w:rPr>
        <w:t xml:space="preserve">They require each party to give proper notice to her opponent to enable then to prepare for trial.</w:t>
      </w:r>
    </w:p>
    <w:p w:rsidR="00000000" w:rsidDel="00000000" w:rsidP="00000000" w:rsidRDefault="00000000" w:rsidRPr="00000000" w14:paraId="00000136">
      <w:pPr>
        <w:pageBreakBefore w:val="0"/>
        <w:numPr>
          <w:ilvl w:val="0"/>
          <w:numId w:val="19"/>
        </w:numPr>
        <w:spacing w:after="0" w:lineRule="auto"/>
        <w:ind w:left="360" w:hanging="360"/>
        <w:jc w:val="both"/>
        <w:rPr>
          <w:sz w:val="24"/>
          <w:szCs w:val="24"/>
        </w:rPr>
      </w:pPr>
      <w:r w:rsidDel="00000000" w:rsidR="00000000" w:rsidRPr="00000000">
        <w:rPr>
          <w:sz w:val="24"/>
          <w:szCs w:val="24"/>
          <w:rtl w:val="0"/>
        </w:rPr>
        <w:t xml:space="preserve">To inform the court of the precise matters in issue which the court ought to determine since they set the limits of the action which may not be extended without amendment properly done;</w:t>
      </w:r>
    </w:p>
    <w:p w:rsidR="00000000" w:rsidDel="00000000" w:rsidP="00000000" w:rsidRDefault="00000000" w:rsidRPr="00000000" w14:paraId="00000137">
      <w:pPr>
        <w:pageBreakBefore w:val="0"/>
        <w:numPr>
          <w:ilvl w:val="0"/>
          <w:numId w:val="19"/>
        </w:numPr>
        <w:spacing w:after="0" w:lineRule="auto"/>
        <w:ind w:left="360" w:hanging="360"/>
        <w:jc w:val="both"/>
        <w:rPr>
          <w:sz w:val="24"/>
          <w:szCs w:val="24"/>
        </w:rPr>
      </w:pPr>
      <w:r w:rsidDel="00000000" w:rsidR="00000000" w:rsidRPr="00000000">
        <w:rPr>
          <w:sz w:val="24"/>
          <w:szCs w:val="24"/>
          <w:rtl w:val="0"/>
        </w:rPr>
        <w:t xml:space="preserve">to provide a brief summary of the  case of each party and to provide a record of issues and question arising from them so as to prevent litigants form bringing the same issues to court ( res judicata)”</w:t>
      </w:r>
    </w:p>
    <w:p w:rsidR="00000000" w:rsidDel="00000000" w:rsidP="00000000" w:rsidRDefault="00000000" w:rsidRPr="00000000" w14:paraId="00000138">
      <w:pPr>
        <w:pageBreakBefore w:val="0"/>
        <w:ind w:left="120" w:firstLine="0"/>
        <w:jc w:val="both"/>
        <w:rPr>
          <w:sz w:val="24"/>
          <w:szCs w:val="24"/>
        </w:rPr>
      </w:pPr>
      <w:r w:rsidDel="00000000" w:rsidR="00000000" w:rsidRPr="00000000">
        <w:rPr>
          <w:rtl w:val="0"/>
        </w:rPr>
      </w:r>
    </w:p>
    <w:p w:rsidR="00000000" w:rsidDel="00000000" w:rsidP="00000000" w:rsidRDefault="00000000" w:rsidRPr="00000000" w14:paraId="00000139">
      <w:pPr>
        <w:pageBreakBefore w:val="0"/>
        <w:ind w:left="120" w:firstLine="0"/>
        <w:jc w:val="both"/>
        <w:rPr>
          <w:b w:val="1"/>
          <w:sz w:val="24"/>
          <w:szCs w:val="24"/>
        </w:rPr>
      </w:pPr>
      <w:r w:rsidDel="00000000" w:rsidR="00000000" w:rsidRPr="00000000">
        <w:rPr>
          <w:b w:val="1"/>
          <w:sz w:val="24"/>
          <w:szCs w:val="24"/>
          <w:rtl w:val="0"/>
        </w:rPr>
        <w:t xml:space="preserve">RULES OF PLEADINGS:</w:t>
      </w:r>
    </w:p>
    <w:p w:rsidR="00000000" w:rsidDel="00000000" w:rsidP="00000000" w:rsidRDefault="00000000" w:rsidRPr="00000000" w14:paraId="0000013A">
      <w:pPr>
        <w:pageBreakBefore w:val="0"/>
        <w:numPr>
          <w:ilvl w:val="0"/>
          <w:numId w:val="35"/>
        </w:numPr>
        <w:spacing w:after="0" w:lineRule="auto"/>
        <w:ind w:left="480" w:hanging="360"/>
        <w:jc w:val="both"/>
        <w:rPr>
          <w:b w:val="1"/>
          <w:sz w:val="24"/>
          <w:szCs w:val="24"/>
          <w:u w:val="single"/>
        </w:rPr>
      </w:pPr>
      <w:r w:rsidDel="00000000" w:rsidR="00000000" w:rsidRPr="00000000">
        <w:rPr>
          <w:b w:val="1"/>
          <w:sz w:val="24"/>
          <w:szCs w:val="24"/>
          <w:u w:val="single"/>
          <w:rtl w:val="0"/>
        </w:rPr>
        <w:t xml:space="preserve">Pleadings should state facts and not law;</w:t>
      </w:r>
    </w:p>
    <w:p w:rsidR="00000000" w:rsidDel="00000000" w:rsidP="00000000" w:rsidRDefault="00000000" w:rsidRPr="00000000" w14:paraId="0000013B">
      <w:pPr>
        <w:pageBreakBefore w:val="0"/>
        <w:ind w:left="120" w:firstLine="0"/>
        <w:jc w:val="both"/>
        <w:rPr>
          <w:sz w:val="24"/>
          <w:szCs w:val="24"/>
        </w:rPr>
      </w:pPr>
      <w:r w:rsidDel="00000000" w:rsidR="00000000" w:rsidRPr="00000000">
        <w:rPr>
          <w:b w:val="1"/>
          <w:sz w:val="24"/>
          <w:szCs w:val="24"/>
          <w:u w:val="single"/>
          <w:rtl w:val="0"/>
        </w:rPr>
        <w:t xml:space="preserve">Note</w:t>
      </w:r>
      <w:r w:rsidDel="00000000" w:rsidR="00000000" w:rsidRPr="00000000">
        <w:rPr>
          <w:sz w:val="24"/>
          <w:szCs w:val="24"/>
          <w:rtl w:val="0"/>
        </w:rPr>
        <w:t xml:space="preserve">:</w:t>
      </w:r>
    </w:p>
    <w:p w:rsidR="00000000" w:rsidDel="00000000" w:rsidP="00000000" w:rsidRDefault="00000000" w:rsidRPr="00000000" w14:paraId="0000013C">
      <w:pPr>
        <w:pageBreakBefore w:val="0"/>
        <w:ind w:left="120" w:firstLine="0"/>
        <w:jc w:val="both"/>
        <w:rPr>
          <w:sz w:val="24"/>
          <w:szCs w:val="24"/>
        </w:rPr>
      </w:pPr>
      <w:r w:rsidDel="00000000" w:rsidR="00000000" w:rsidRPr="00000000">
        <w:rPr>
          <w:sz w:val="24"/>
          <w:szCs w:val="24"/>
          <w:rtl w:val="0"/>
        </w:rPr>
        <w:t xml:space="preserve">It is the duty of the parties to state facts upon which to rely for their claim or defense and it is the duty of the court to sieve the facts, to apply evidence to the facts and determine the case. You cannot mix facts and law. </w:t>
      </w:r>
    </w:p>
    <w:p w:rsidR="00000000" w:rsidDel="00000000" w:rsidP="00000000" w:rsidRDefault="00000000" w:rsidRPr="00000000" w14:paraId="0000013D">
      <w:pPr>
        <w:pageBreakBefore w:val="0"/>
        <w:ind w:left="120" w:firstLine="0"/>
        <w:jc w:val="both"/>
        <w:rPr>
          <w:sz w:val="24"/>
          <w:szCs w:val="24"/>
        </w:rPr>
      </w:pPr>
      <w:r w:rsidDel="00000000" w:rsidR="00000000" w:rsidRPr="00000000">
        <w:rPr>
          <w:sz w:val="24"/>
          <w:szCs w:val="24"/>
          <w:rtl w:val="0"/>
        </w:rPr>
        <w:t xml:space="preserve">When we talk about facts this is to be distinguished from points of law when you need to raise an objection. </w:t>
      </w:r>
    </w:p>
    <w:p w:rsidR="00000000" w:rsidDel="00000000" w:rsidP="00000000" w:rsidRDefault="00000000" w:rsidRPr="00000000" w14:paraId="0000013E">
      <w:pPr>
        <w:pageBreakBefore w:val="0"/>
        <w:ind w:left="120" w:firstLine="0"/>
        <w:jc w:val="both"/>
        <w:rPr>
          <w:sz w:val="24"/>
          <w:szCs w:val="24"/>
        </w:rPr>
      </w:pPr>
      <w:r w:rsidDel="00000000" w:rsidR="00000000" w:rsidRPr="00000000">
        <w:rPr>
          <w:sz w:val="24"/>
          <w:szCs w:val="24"/>
          <w:rtl w:val="0"/>
        </w:rPr>
        <w:t xml:space="preserve">Pleading law and raising points of law are two distinct matters. Raising points of law is allowed, while pleading law is not allowed because pleading law is pleading conditions of law which ought to be tired by court. </w:t>
      </w:r>
    </w:p>
    <w:p w:rsidR="00000000" w:rsidDel="00000000" w:rsidP="00000000" w:rsidRDefault="00000000" w:rsidRPr="00000000" w14:paraId="0000013F">
      <w:pPr>
        <w:pageBreakBefore w:val="0"/>
        <w:ind w:left="120" w:firstLine="0"/>
        <w:jc w:val="both"/>
        <w:rPr>
          <w:sz w:val="24"/>
          <w:szCs w:val="24"/>
        </w:rPr>
      </w:pPr>
      <w:r w:rsidDel="00000000" w:rsidR="00000000" w:rsidRPr="00000000">
        <w:rPr>
          <w:sz w:val="24"/>
          <w:szCs w:val="24"/>
          <w:rtl w:val="0"/>
        </w:rPr>
        <w:t xml:space="preserve">When you talk about pleading law which is not allowed you talk about the conclusions of law which goes to clouding the issues and that is why it is not allowed. This is different from raising a point of law as an objection. When you are raising a point of law as an objection – you are isolating an issue based on law, which you are asking the court to determine as a preliminary matter, which may determine the suit at that stage.</w:t>
      </w:r>
    </w:p>
    <w:p w:rsidR="00000000" w:rsidDel="00000000" w:rsidP="00000000" w:rsidRDefault="00000000" w:rsidRPr="00000000" w14:paraId="00000140">
      <w:pPr>
        <w:pageBreakBefore w:val="0"/>
        <w:ind w:left="120" w:firstLine="0"/>
        <w:jc w:val="both"/>
        <w:rPr>
          <w:sz w:val="24"/>
          <w:szCs w:val="24"/>
        </w:rPr>
      </w:pPr>
      <w:r w:rsidDel="00000000" w:rsidR="00000000" w:rsidRPr="00000000">
        <w:rPr>
          <w:sz w:val="24"/>
          <w:szCs w:val="24"/>
          <w:rtl w:val="0"/>
        </w:rPr>
        <w:t xml:space="preserve">For example, if you say in your pleadings that “…On the basis of </w:t>
      </w:r>
      <w:r w:rsidDel="00000000" w:rsidR="00000000" w:rsidRPr="00000000">
        <w:rPr>
          <w:b w:val="1"/>
          <w:i w:val="1"/>
          <w:sz w:val="24"/>
          <w:szCs w:val="24"/>
          <w:rtl w:val="0"/>
        </w:rPr>
        <w:t xml:space="preserve">Rule in Rylands v. Fletcher“-</w:t>
      </w:r>
      <w:r w:rsidDel="00000000" w:rsidR="00000000" w:rsidRPr="00000000">
        <w:rPr>
          <w:sz w:val="24"/>
          <w:szCs w:val="24"/>
          <w:rtl w:val="0"/>
        </w:rPr>
        <w:t xml:space="preserve"> you are pleading the law. But if you are pleading that “….the plaintiff at an appropriate state will show that the suit is bad in law as it is </w:t>
      </w:r>
      <w:r w:rsidDel="00000000" w:rsidR="00000000" w:rsidRPr="00000000">
        <w:rPr>
          <w:i w:val="1"/>
          <w:sz w:val="24"/>
          <w:szCs w:val="24"/>
          <w:rtl w:val="0"/>
        </w:rPr>
        <w:t xml:space="preserve">res judicata...” – </w:t>
      </w:r>
      <w:r w:rsidDel="00000000" w:rsidR="00000000" w:rsidRPr="00000000">
        <w:rPr>
          <w:sz w:val="24"/>
          <w:szCs w:val="24"/>
          <w:rtl w:val="0"/>
        </w:rPr>
        <w:t xml:space="preserve">this is raising a point of law.</w:t>
      </w:r>
    </w:p>
    <w:p w:rsidR="00000000" w:rsidDel="00000000" w:rsidP="00000000" w:rsidRDefault="00000000" w:rsidRPr="00000000" w14:paraId="00000141">
      <w:pPr>
        <w:pageBreakBefore w:val="0"/>
        <w:ind w:left="120" w:firstLine="0"/>
        <w:jc w:val="both"/>
        <w:rPr>
          <w:sz w:val="24"/>
          <w:szCs w:val="24"/>
        </w:rPr>
      </w:pPr>
      <w:r w:rsidDel="00000000" w:rsidR="00000000" w:rsidRPr="00000000">
        <w:rPr>
          <w:sz w:val="24"/>
          <w:szCs w:val="24"/>
          <w:rtl w:val="0"/>
        </w:rPr>
        <w:t xml:space="preserve">Whether a raised a point of law has been pleaded or not you are not precluded from raising that at any time in the suit.</w:t>
      </w:r>
    </w:p>
    <w:p w:rsidR="00000000" w:rsidDel="00000000" w:rsidP="00000000" w:rsidRDefault="00000000" w:rsidRPr="00000000" w14:paraId="00000142">
      <w:pPr>
        <w:pageBreakBefore w:val="0"/>
        <w:ind w:left="120" w:firstLine="0"/>
        <w:jc w:val="both"/>
        <w:rPr>
          <w:sz w:val="24"/>
          <w:szCs w:val="24"/>
        </w:rPr>
      </w:pPr>
      <w:r w:rsidDel="00000000" w:rsidR="00000000" w:rsidRPr="00000000">
        <w:rPr>
          <w:sz w:val="24"/>
          <w:szCs w:val="24"/>
          <w:rtl w:val="0"/>
        </w:rPr>
        <w:t xml:space="preserve">You do not have to raise a point of law in pleadings; the parties may raise a point of law by filing a Notice of objection </w:t>
      </w:r>
    </w:p>
    <w:p w:rsidR="00000000" w:rsidDel="00000000" w:rsidP="00000000" w:rsidRDefault="00000000" w:rsidRPr="00000000" w14:paraId="00000143">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A plaint must plead facts and not law, arguments, reasons, conclusions , theories etc.;</w:t>
      </w:r>
    </w:p>
    <w:p w:rsidR="00000000" w:rsidDel="00000000" w:rsidP="00000000" w:rsidRDefault="00000000" w:rsidRPr="00000000" w14:paraId="00000144">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The facts pleaded must be material. Material facts are those that the party holds relevant to their case and that the court ought to adjudicate upon  in order to justice between the parties , i.e. they are necessary for formulating a fact they it will be bad in law since a party will only allowed to adduce evidence on facts that have specifically been pleaded. ( Order VI Rule 3 CPR)</w:t>
      </w:r>
    </w:p>
    <w:p w:rsidR="00000000" w:rsidDel="00000000" w:rsidP="00000000" w:rsidRDefault="00000000" w:rsidRPr="00000000" w14:paraId="00000145">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Order VI Rule 6A (4)  - in respect of a damnation act the precise words alleged to be defamatory must be reproduced in a manner uttered or repeated and when innuendo is alleged, the meaning of those words must be given</w:t>
      </w:r>
    </w:p>
    <w:p w:rsidR="00000000" w:rsidDel="00000000" w:rsidP="00000000" w:rsidRDefault="00000000" w:rsidRPr="00000000" w14:paraId="00000146">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In defence to a defamation action if the defendant wishes to plead any of the defences available to him such as justification, fair comment etc. the defence must specify the particular words that are within any of the defences.</w:t>
      </w:r>
    </w:p>
    <w:p w:rsidR="00000000" w:rsidDel="00000000" w:rsidP="00000000" w:rsidRDefault="00000000" w:rsidRPr="00000000" w14:paraId="00000147">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Such detailed particulars are also required to be pleaded where the action is one malicious prosecution, negligence, fraud, special damages...etc</w:t>
      </w:r>
    </w:p>
    <w:p w:rsidR="00000000" w:rsidDel="00000000" w:rsidP="00000000" w:rsidRDefault="00000000" w:rsidRPr="00000000" w14:paraId="00000148">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In a particular set of facts, the Plaintiff was instructed and employed by the Defendant to put up a house at Runda at a price of 5.5 m. The Plaintiff’s claim is therefore for Kshs 5.5.m. The Plaint however, should disclose the following facts:</w:t>
      </w:r>
    </w:p>
    <w:p w:rsidR="00000000" w:rsidDel="00000000" w:rsidP="00000000" w:rsidRDefault="00000000" w:rsidRPr="00000000" w14:paraId="00000149">
      <w:pPr>
        <w:pageBreakBefore w:val="0"/>
        <w:ind w:left="840" w:firstLine="0"/>
        <w:jc w:val="both"/>
        <w:rPr>
          <w:sz w:val="24"/>
          <w:szCs w:val="24"/>
        </w:rPr>
      </w:pPr>
      <w:r w:rsidDel="00000000" w:rsidR="00000000" w:rsidRPr="00000000">
        <w:rPr>
          <w:rtl w:val="0"/>
        </w:rPr>
      </w:r>
    </w:p>
    <w:p w:rsidR="00000000" w:rsidDel="00000000" w:rsidP="00000000" w:rsidRDefault="00000000" w:rsidRPr="00000000" w14:paraId="0000014A">
      <w:pPr>
        <w:pageBreakBefore w:val="0"/>
        <w:numPr>
          <w:ilvl w:val="0"/>
          <w:numId w:val="20"/>
        </w:numPr>
        <w:spacing w:after="0" w:lineRule="auto"/>
        <w:ind w:left="1200" w:hanging="360"/>
        <w:jc w:val="both"/>
        <w:rPr>
          <w:sz w:val="24"/>
          <w:szCs w:val="24"/>
        </w:rPr>
      </w:pPr>
      <w:r w:rsidDel="00000000" w:rsidR="00000000" w:rsidRPr="00000000">
        <w:rPr>
          <w:sz w:val="24"/>
          <w:szCs w:val="24"/>
          <w:rtl w:val="0"/>
        </w:rPr>
        <w:t xml:space="preserve">Whether the house was actually put up;</w:t>
      </w:r>
    </w:p>
    <w:p w:rsidR="00000000" w:rsidDel="00000000" w:rsidP="00000000" w:rsidRDefault="00000000" w:rsidRPr="00000000" w14:paraId="0000014B">
      <w:pPr>
        <w:pageBreakBefore w:val="0"/>
        <w:numPr>
          <w:ilvl w:val="0"/>
          <w:numId w:val="20"/>
        </w:numPr>
        <w:spacing w:after="0" w:lineRule="auto"/>
        <w:ind w:left="1200" w:hanging="360"/>
        <w:jc w:val="both"/>
        <w:rPr>
          <w:sz w:val="24"/>
          <w:szCs w:val="24"/>
        </w:rPr>
      </w:pPr>
      <w:r w:rsidDel="00000000" w:rsidR="00000000" w:rsidRPr="00000000">
        <w:rPr>
          <w:sz w:val="24"/>
          <w:szCs w:val="24"/>
          <w:rtl w:val="0"/>
        </w:rPr>
        <w:t xml:space="preserve">There should be an allegation of breach of contract;</w:t>
      </w:r>
    </w:p>
    <w:p w:rsidR="00000000" w:rsidDel="00000000" w:rsidP="00000000" w:rsidRDefault="00000000" w:rsidRPr="00000000" w14:paraId="0000014C">
      <w:pPr>
        <w:pageBreakBefore w:val="0"/>
        <w:numPr>
          <w:ilvl w:val="0"/>
          <w:numId w:val="20"/>
        </w:numPr>
        <w:spacing w:after="0" w:lineRule="auto"/>
        <w:ind w:left="1200" w:hanging="360"/>
        <w:jc w:val="both"/>
        <w:rPr>
          <w:sz w:val="24"/>
          <w:szCs w:val="24"/>
        </w:rPr>
      </w:pPr>
      <w:r w:rsidDel="00000000" w:rsidR="00000000" w:rsidRPr="00000000">
        <w:rPr>
          <w:sz w:val="24"/>
          <w:szCs w:val="24"/>
          <w:rtl w:val="0"/>
        </w:rPr>
        <w:t xml:space="preserve">The precise term of the contract breached should also be pleaded.</w:t>
      </w:r>
    </w:p>
    <w:p w:rsidR="00000000" w:rsidDel="00000000" w:rsidP="00000000" w:rsidRDefault="00000000" w:rsidRPr="00000000" w14:paraId="0000014D">
      <w:pPr>
        <w:pageBreakBefore w:val="0"/>
        <w:ind w:left="840" w:firstLine="0"/>
        <w:jc w:val="both"/>
        <w:rPr>
          <w:sz w:val="24"/>
          <w:szCs w:val="24"/>
        </w:rPr>
      </w:pPr>
      <w:r w:rsidDel="00000000" w:rsidR="00000000" w:rsidRPr="00000000">
        <w:rPr>
          <w:rtl w:val="0"/>
        </w:rPr>
      </w:r>
    </w:p>
    <w:p w:rsidR="00000000" w:rsidDel="00000000" w:rsidP="00000000" w:rsidRDefault="00000000" w:rsidRPr="00000000" w14:paraId="0000014E">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A pleading must state particular facts and not evidence. Plea of evidence leads to clouding the issues ( Order 6 rule 3(1))</w:t>
      </w:r>
    </w:p>
    <w:p w:rsidR="00000000" w:rsidDel="00000000" w:rsidP="00000000" w:rsidRDefault="00000000" w:rsidRPr="00000000" w14:paraId="0000014F">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There is no need to plead legal consequences that arise</w:t>
      </w:r>
    </w:p>
    <w:p w:rsidR="00000000" w:rsidDel="00000000" w:rsidP="00000000" w:rsidRDefault="00000000" w:rsidRPr="00000000" w14:paraId="00000150">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Order 6 rule 7 - A pleading may raise a preliminary issue of law but this is different from pleading law.</w:t>
      </w:r>
    </w:p>
    <w:p w:rsidR="00000000" w:rsidDel="00000000" w:rsidP="00000000" w:rsidRDefault="00000000" w:rsidRPr="00000000" w14:paraId="00000151">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A preliminary issue is one, which if the court determined it may determine the suit as a whole - issues of jurisdiction, limitation, res judicata etc.</w:t>
      </w:r>
    </w:p>
    <w:p w:rsidR="00000000" w:rsidDel="00000000" w:rsidP="00000000" w:rsidRDefault="00000000" w:rsidRPr="00000000" w14:paraId="00000152">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The material facts pleaded must be in summary form – brevity, succinctly and in a very chronological order.</w:t>
      </w:r>
    </w:p>
    <w:p w:rsidR="00000000" w:rsidDel="00000000" w:rsidP="00000000" w:rsidRDefault="00000000" w:rsidRPr="00000000" w14:paraId="00000153">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It is not advisable to omit facts that are to be relied on to make out the case.</w:t>
      </w:r>
    </w:p>
    <w:p w:rsidR="00000000" w:rsidDel="00000000" w:rsidP="00000000" w:rsidRDefault="00000000" w:rsidRPr="00000000" w14:paraId="00000154">
      <w:pPr>
        <w:pageBreakBefore w:val="0"/>
        <w:ind w:left="840" w:firstLine="0"/>
        <w:jc w:val="both"/>
        <w:rPr>
          <w:sz w:val="24"/>
          <w:szCs w:val="24"/>
        </w:rPr>
      </w:pPr>
      <w:r w:rsidDel="00000000" w:rsidR="00000000" w:rsidRPr="00000000">
        <w:rPr>
          <w:rtl w:val="0"/>
        </w:rPr>
      </w:r>
    </w:p>
    <w:p w:rsidR="00000000" w:rsidDel="00000000" w:rsidP="00000000" w:rsidRDefault="00000000" w:rsidRPr="00000000" w14:paraId="00000155">
      <w:pPr>
        <w:pageBreakBefore w:val="0"/>
        <w:jc w:val="both"/>
        <w:rPr>
          <w:sz w:val="24"/>
          <w:szCs w:val="24"/>
        </w:rPr>
      </w:pPr>
      <w:r w:rsidDel="00000000" w:rsidR="00000000" w:rsidRPr="00000000">
        <w:rPr>
          <w:rtl w:val="0"/>
        </w:rPr>
      </w:r>
    </w:p>
    <w:p w:rsidR="00000000" w:rsidDel="00000000" w:rsidP="00000000" w:rsidRDefault="00000000" w:rsidRPr="00000000" w14:paraId="00000156">
      <w:pPr>
        <w:pageBreakBefore w:val="0"/>
        <w:numPr>
          <w:ilvl w:val="0"/>
          <w:numId w:val="35"/>
        </w:numPr>
        <w:spacing w:after="0" w:lineRule="auto"/>
        <w:ind w:left="480" w:hanging="360"/>
        <w:jc w:val="both"/>
        <w:rPr>
          <w:sz w:val="24"/>
          <w:szCs w:val="24"/>
        </w:rPr>
      </w:pPr>
      <w:r w:rsidDel="00000000" w:rsidR="00000000" w:rsidRPr="00000000">
        <w:rPr>
          <w:b w:val="1"/>
          <w:sz w:val="24"/>
          <w:szCs w:val="24"/>
          <w:u w:val="single"/>
          <w:rtl w:val="0"/>
        </w:rPr>
        <w:t xml:space="preserve">The facts that you plead must be material facts and material facts only</w:t>
      </w:r>
      <w:r w:rsidDel="00000000" w:rsidR="00000000" w:rsidRPr="00000000">
        <w:rPr>
          <w:sz w:val="24"/>
          <w:szCs w:val="24"/>
          <w:rtl w:val="0"/>
        </w:rPr>
        <w:t xml:space="preserve">. </w:t>
      </w:r>
    </w:p>
    <w:p w:rsidR="00000000" w:rsidDel="00000000" w:rsidP="00000000" w:rsidRDefault="00000000" w:rsidRPr="00000000" w14:paraId="00000157">
      <w:pPr>
        <w:pageBreakBefore w:val="0"/>
        <w:ind w:left="480" w:firstLine="0"/>
        <w:jc w:val="both"/>
        <w:rPr>
          <w:sz w:val="24"/>
          <w:szCs w:val="24"/>
        </w:rPr>
      </w:pPr>
      <w:r w:rsidDel="00000000" w:rsidR="00000000" w:rsidRPr="00000000">
        <w:rPr>
          <w:rtl w:val="0"/>
        </w:rPr>
      </w:r>
    </w:p>
    <w:p w:rsidR="00000000" w:rsidDel="00000000" w:rsidP="00000000" w:rsidRDefault="00000000" w:rsidRPr="00000000" w14:paraId="00000158">
      <w:pPr>
        <w:pageBreakBefore w:val="0"/>
        <w:ind w:left="480" w:firstLine="0"/>
        <w:jc w:val="both"/>
        <w:rPr>
          <w:sz w:val="24"/>
          <w:szCs w:val="24"/>
        </w:rPr>
      </w:pPr>
      <w:r w:rsidDel="00000000" w:rsidR="00000000" w:rsidRPr="00000000">
        <w:rPr>
          <w:sz w:val="24"/>
          <w:szCs w:val="24"/>
          <w:rtl w:val="0"/>
        </w:rPr>
        <w:t xml:space="preserve">The words “material facts” have not been defined in the Civil Procedure Act or Rules and simply mean all the facts upon which the Plaintiff’s cause of action of the Defendant’s defense depend – all the facts that have been proved in order to establish the one’s case</w:t>
      </w:r>
    </w:p>
    <w:p w:rsidR="00000000" w:rsidDel="00000000" w:rsidP="00000000" w:rsidRDefault="00000000" w:rsidRPr="00000000" w14:paraId="00000159">
      <w:pPr>
        <w:pageBreakBefore w:val="0"/>
        <w:ind w:left="120" w:firstLine="0"/>
        <w:jc w:val="both"/>
        <w:rPr>
          <w:sz w:val="24"/>
          <w:szCs w:val="24"/>
        </w:rPr>
      </w:pPr>
      <w:r w:rsidDel="00000000" w:rsidR="00000000" w:rsidRPr="00000000">
        <w:rPr>
          <w:rtl w:val="0"/>
        </w:rPr>
      </w:r>
    </w:p>
    <w:p w:rsidR="00000000" w:rsidDel="00000000" w:rsidP="00000000" w:rsidRDefault="00000000" w:rsidRPr="00000000" w14:paraId="0000015A">
      <w:pPr>
        <w:pageBreakBefore w:val="0"/>
        <w:numPr>
          <w:ilvl w:val="0"/>
          <w:numId w:val="35"/>
        </w:numPr>
        <w:spacing w:after="0" w:lineRule="auto"/>
        <w:ind w:left="480" w:hanging="360"/>
        <w:jc w:val="both"/>
        <w:rPr>
          <w:sz w:val="24"/>
          <w:szCs w:val="24"/>
        </w:rPr>
      </w:pPr>
      <w:r w:rsidDel="00000000" w:rsidR="00000000" w:rsidRPr="00000000">
        <w:rPr>
          <w:b w:val="1"/>
          <w:sz w:val="24"/>
          <w:szCs w:val="24"/>
          <w:u w:val="single"/>
          <w:rtl w:val="0"/>
        </w:rPr>
        <w:t xml:space="preserve">Facts must be pleaded but not the evidence with which those facts may be proved.</w:t>
      </w:r>
      <w:r w:rsidDel="00000000" w:rsidR="00000000" w:rsidRPr="00000000">
        <w:rPr>
          <w:sz w:val="24"/>
          <w:szCs w:val="24"/>
          <w:rtl w:val="0"/>
        </w:rPr>
        <w:t xml:space="preserve"> </w:t>
      </w:r>
    </w:p>
    <w:p w:rsidR="00000000" w:rsidDel="00000000" w:rsidP="00000000" w:rsidRDefault="00000000" w:rsidRPr="00000000" w14:paraId="0000015B">
      <w:pPr>
        <w:pageBreakBefore w:val="0"/>
        <w:ind w:left="480" w:firstLine="0"/>
        <w:jc w:val="both"/>
        <w:rPr>
          <w:sz w:val="24"/>
          <w:szCs w:val="24"/>
        </w:rPr>
      </w:pPr>
      <w:r w:rsidDel="00000000" w:rsidR="00000000" w:rsidRPr="00000000">
        <w:rPr>
          <w:sz w:val="24"/>
          <w:szCs w:val="24"/>
          <w:rtl w:val="0"/>
        </w:rPr>
        <w:t xml:space="preserve">Here we need to distinguish between the </w:t>
      </w:r>
      <w:r w:rsidDel="00000000" w:rsidR="00000000" w:rsidRPr="00000000">
        <w:rPr>
          <w:i w:val="1"/>
          <w:sz w:val="24"/>
          <w:szCs w:val="24"/>
          <w:rtl w:val="0"/>
        </w:rPr>
        <w:t xml:space="preserve">Facta Probanda</w:t>
      </w:r>
      <w:r w:rsidDel="00000000" w:rsidR="00000000" w:rsidRPr="00000000">
        <w:rPr>
          <w:sz w:val="24"/>
          <w:szCs w:val="24"/>
          <w:rtl w:val="0"/>
        </w:rPr>
        <w:t xml:space="preserve"> (the facts </w:t>
      </w:r>
      <w:sdt>
        <w:sdtPr>
          <w:tag w:val="goog_rdk_15"/>
        </w:sdtPr>
        <w:sdtContent>
          <w:ins w:author="FAITH WANJIRU" w:id="3" w:date="2021-10-21T09:39:57Z">
            <w:r w:rsidDel="00000000" w:rsidR="00000000" w:rsidRPr="00000000">
              <w:rPr>
                <w:sz w:val="24"/>
                <w:szCs w:val="24"/>
                <w:rtl w:val="0"/>
              </w:rPr>
              <w:t xml:space="preserve">that are required</w:t>
            </w:r>
          </w:ins>
        </w:sdtContent>
      </w:sdt>
      <w:sdt>
        <w:sdtPr>
          <w:tag w:val="goog_rdk_16"/>
        </w:sdtPr>
        <w:sdtContent>
          <w:del w:author="FAITH WANJIRU" w:id="3" w:date="2021-10-21T09:39:57Z">
            <w:r w:rsidDel="00000000" w:rsidR="00000000" w:rsidRPr="00000000">
              <w:rPr>
                <w:sz w:val="24"/>
                <w:szCs w:val="24"/>
                <w:rtl w:val="0"/>
              </w:rPr>
              <w:delText xml:space="preserve">that required</w:delText>
            </w:r>
          </w:del>
        </w:sdtContent>
      </w:sdt>
      <w:r w:rsidDel="00000000" w:rsidR="00000000" w:rsidRPr="00000000">
        <w:rPr>
          <w:sz w:val="24"/>
          <w:szCs w:val="24"/>
          <w:rtl w:val="0"/>
        </w:rPr>
        <w:t xml:space="preserve"> to be proved at the trial) and the </w:t>
      </w:r>
      <w:r w:rsidDel="00000000" w:rsidR="00000000" w:rsidRPr="00000000">
        <w:rPr>
          <w:i w:val="1"/>
          <w:sz w:val="24"/>
          <w:szCs w:val="24"/>
          <w:rtl w:val="0"/>
        </w:rPr>
        <w:t xml:space="preserve">Facta Probatia</w:t>
      </w:r>
      <w:r w:rsidDel="00000000" w:rsidR="00000000" w:rsidRPr="00000000">
        <w:rPr>
          <w:sz w:val="24"/>
          <w:szCs w:val="24"/>
          <w:rtl w:val="0"/>
        </w:rPr>
        <w:t xml:space="preserve"> (refers to the evidence of facts by which the first set of facts are to be proved). </w:t>
      </w:r>
    </w:p>
    <w:p w:rsidR="00000000" w:rsidDel="00000000" w:rsidP="00000000" w:rsidRDefault="00000000" w:rsidRPr="00000000" w14:paraId="0000015C">
      <w:pPr>
        <w:pageBreakBefore w:val="0"/>
        <w:ind w:left="480" w:firstLine="0"/>
        <w:jc w:val="both"/>
        <w:rPr>
          <w:sz w:val="24"/>
          <w:szCs w:val="24"/>
        </w:rPr>
      </w:pPr>
      <w:r w:rsidDel="00000000" w:rsidR="00000000" w:rsidRPr="00000000">
        <w:rPr>
          <w:sz w:val="24"/>
          <w:szCs w:val="24"/>
          <w:u w:val="single"/>
          <w:rtl w:val="0"/>
        </w:rPr>
        <w:t xml:space="preserve">The rule is that pleadings should contain only the </w:t>
      </w:r>
      <w:r w:rsidDel="00000000" w:rsidR="00000000" w:rsidRPr="00000000">
        <w:rPr>
          <w:i w:val="1"/>
          <w:sz w:val="24"/>
          <w:szCs w:val="24"/>
          <w:u w:val="single"/>
          <w:rtl w:val="0"/>
        </w:rPr>
        <w:t xml:space="preserve">Facta Probanda</w:t>
      </w:r>
      <w:r w:rsidDel="00000000" w:rsidR="00000000" w:rsidRPr="00000000">
        <w:rPr>
          <w:sz w:val="24"/>
          <w:szCs w:val="24"/>
          <w:u w:val="single"/>
          <w:rtl w:val="0"/>
        </w:rPr>
        <w:t xml:space="preserve"> and not the </w:t>
      </w:r>
      <w:r w:rsidDel="00000000" w:rsidR="00000000" w:rsidRPr="00000000">
        <w:rPr>
          <w:i w:val="1"/>
          <w:sz w:val="24"/>
          <w:szCs w:val="24"/>
          <w:u w:val="single"/>
          <w:rtl w:val="0"/>
        </w:rPr>
        <w:t xml:space="preserve">Facta Probatia</w:t>
      </w:r>
      <w:r w:rsidDel="00000000" w:rsidR="00000000" w:rsidRPr="00000000">
        <w:rPr>
          <w:sz w:val="24"/>
          <w:szCs w:val="24"/>
          <w:u w:val="single"/>
          <w:rtl w:val="0"/>
        </w:rPr>
        <w:t xml:space="preserve">. </w:t>
      </w:r>
      <w:r w:rsidDel="00000000" w:rsidR="00000000" w:rsidRPr="00000000">
        <w:rPr>
          <w:sz w:val="24"/>
          <w:szCs w:val="24"/>
          <w:rtl w:val="0"/>
        </w:rPr>
        <w:t xml:space="preserve">By way of illustration if it is your contention in a Plaint that “…a driver who has caused an accident was drunk…”, on which you want to base your cause of action, it is sufficient to state the fact of drunkenness, but it is unnecessary to state how much alcohol he has taken. It is sufficient to state that the cause of the accident was drunkenness. You should not go into details of how, when he got drunk because these are secondary facts to prove drunkenness and should not be included.  You are only required to state those that establish cause of action except those causes of action where you are required to state particulars and they are known. In all other situations you are only required to state the facts.</w:t>
      </w:r>
    </w:p>
    <w:p w:rsidR="00000000" w:rsidDel="00000000" w:rsidP="00000000" w:rsidRDefault="00000000" w:rsidRPr="00000000" w14:paraId="0000015D">
      <w:pPr>
        <w:pageBreakBefore w:val="0"/>
        <w:jc w:val="both"/>
        <w:rPr>
          <w:sz w:val="24"/>
          <w:szCs w:val="24"/>
        </w:rPr>
      </w:pPr>
      <w:r w:rsidDel="00000000" w:rsidR="00000000" w:rsidRPr="00000000">
        <w:rPr>
          <w:rtl w:val="0"/>
        </w:rPr>
      </w:r>
    </w:p>
    <w:p w:rsidR="00000000" w:rsidDel="00000000" w:rsidP="00000000" w:rsidRDefault="00000000" w:rsidRPr="00000000" w14:paraId="0000015E">
      <w:pPr>
        <w:pageBreakBefore w:val="0"/>
        <w:numPr>
          <w:ilvl w:val="0"/>
          <w:numId w:val="35"/>
        </w:numPr>
        <w:spacing w:after="0" w:lineRule="auto"/>
        <w:ind w:left="480" w:hanging="360"/>
        <w:jc w:val="both"/>
        <w:rPr>
          <w:sz w:val="24"/>
          <w:szCs w:val="24"/>
        </w:rPr>
      </w:pPr>
      <w:r w:rsidDel="00000000" w:rsidR="00000000" w:rsidRPr="00000000">
        <w:rPr>
          <w:b w:val="1"/>
          <w:sz w:val="24"/>
          <w:szCs w:val="24"/>
          <w:u w:val="single"/>
          <w:rtl w:val="0"/>
        </w:rPr>
        <w:t xml:space="preserve">Pleadings should be drafted with sufficient brevity and precision.</w:t>
      </w:r>
      <w:r w:rsidDel="00000000" w:rsidR="00000000" w:rsidRPr="00000000">
        <w:rPr>
          <w:sz w:val="24"/>
          <w:szCs w:val="24"/>
          <w:rtl w:val="0"/>
        </w:rPr>
        <w:t xml:space="preserve"> </w:t>
      </w:r>
    </w:p>
    <w:p w:rsidR="00000000" w:rsidDel="00000000" w:rsidP="00000000" w:rsidRDefault="00000000" w:rsidRPr="00000000" w14:paraId="0000015F">
      <w:pPr>
        <w:pageBreakBefore w:val="0"/>
        <w:ind w:left="480" w:firstLine="0"/>
        <w:jc w:val="both"/>
        <w:rPr>
          <w:sz w:val="24"/>
          <w:szCs w:val="24"/>
        </w:rPr>
      </w:pPr>
      <w:r w:rsidDel="00000000" w:rsidR="00000000" w:rsidRPr="00000000">
        <w:rPr>
          <w:rtl w:val="0"/>
        </w:rPr>
      </w:r>
    </w:p>
    <w:p w:rsidR="00000000" w:rsidDel="00000000" w:rsidP="00000000" w:rsidRDefault="00000000" w:rsidRPr="00000000" w14:paraId="00000160">
      <w:pPr>
        <w:pageBreakBefore w:val="0"/>
        <w:ind w:left="480" w:firstLine="0"/>
        <w:jc w:val="both"/>
        <w:rPr>
          <w:color w:val="0000ff"/>
          <w:sz w:val="24"/>
          <w:szCs w:val="24"/>
        </w:rPr>
      </w:pPr>
      <w:r w:rsidDel="00000000" w:rsidR="00000000" w:rsidRPr="00000000">
        <w:rPr>
          <w:sz w:val="24"/>
          <w:szCs w:val="24"/>
          <w:rtl w:val="0"/>
        </w:rPr>
        <w:t xml:space="preserve">The material facts should be stated precisely and coherently. The rational is obvious -  because if you do not plead specifically the opponent party will not be able to establish the cause of action and you will put the other party at a disadvantage. It is a requirement that the case must be stated coherently, don’t make conclusions. (</w:t>
      </w:r>
      <w:r w:rsidDel="00000000" w:rsidR="00000000" w:rsidRPr="00000000">
        <w:rPr>
          <w:color w:val="0000ff"/>
          <w:sz w:val="24"/>
          <w:szCs w:val="24"/>
          <w:rtl w:val="0"/>
        </w:rPr>
        <w:t xml:space="preserve">If you have evidence that a person just wants to proceed to embarrass then you can proceed  </w:t>
      </w:r>
    </w:p>
    <w:p w:rsidR="00000000" w:rsidDel="00000000" w:rsidP="00000000" w:rsidRDefault="00000000" w:rsidRPr="00000000" w14:paraId="00000161">
      <w:pPr>
        <w:pageBreakBefore w:val="0"/>
        <w:jc w:val="both"/>
        <w:rPr>
          <w:sz w:val="24"/>
          <w:szCs w:val="24"/>
        </w:rPr>
      </w:pPr>
      <w:r w:rsidDel="00000000" w:rsidR="00000000" w:rsidRPr="00000000">
        <w:rPr>
          <w:sz w:val="24"/>
          <w:szCs w:val="24"/>
          <w:rtl w:val="0"/>
        </w:rPr>
        <w:t xml:space="preserve">These are the main rules but there are others of a lesser importance:</w:t>
        <w:br w:type="textWrapping"/>
        <w:t xml:space="preserve">When you plead misrepresentation, fraud, breach of trust, wilful default or undue influence, negligence you must furnish particulars with dates and the items which you want to rely on. There are also others such as where you plead damages. When you plead malicious prosecution  - state facts.</w:t>
      </w:r>
    </w:p>
    <w:p w:rsidR="00000000" w:rsidDel="00000000" w:rsidP="00000000" w:rsidRDefault="00000000" w:rsidRPr="00000000" w14:paraId="00000162">
      <w:pPr>
        <w:pageBreakBefore w:val="0"/>
        <w:ind w:left="360" w:firstLine="0"/>
        <w:jc w:val="both"/>
        <w:rPr>
          <w:sz w:val="24"/>
          <w:szCs w:val="24"/>
        </w:rPr>
      </w:pPr>
      <w:r w:rsidDel="00000000" w:rsidR="00000000" w:rsidRPr="00000000">
        <w:rPr>
          <w:rtl w:val="0"/>
        </w:rPr>
      </w:r>
    </w:p>
    <w:p w:rsidR="00000000" w:rsidDel="00000000" w:rsidP="00000000" w:rsidRDefault="00000000" w:rsidRPr="00000000" w14:paraId="00000163">
      <w:pPr>
        <w:pageBreakBefore w:val="0"/>
        <w:numPr>
          <w:ilvl w:val="0"/>
          <w:numId w:val="41"/>
        </w:numPr>
        <w:spacing w:after="0" w:lineRule="auto"/>
        <w:ind w:left="720" w:hanging="360"/>
        <w:jc w:val="both"/>
        <w:rPr>
          <w:sz w:val="24"/>
          <w:szCs w:val="24"/>
        </w:rPr>
      </w:pPr>
      <w:r w:rsidDel="00000000" w:rsidR="00000000" w:rsidRPr="00000000">
        <w:rPr>
          <w:sz w:val="24"/>
          <w:szCs w:val="24"/>
          <w:rtl w:val="0"/>
        </w:rPr>
        <w:t xml:space="preserve">Where you plead negligence you must state particulars.</w:t>
      </w:r>
    </w:p>
    <w:p w:rsidR="00000000" w:rsidDel="00000000" w:rsidP="00000000" w:rsidRDefault="00000000" w:rsidRPr="00000000" w14:paraId="00000164">
      <w:pPr>
        <w:pageBreakBefore w:val="0"/>
        <w:ind w:left="720" w:firstLine="0"/>
        <w:jc w:val="both"/>
        <w:rPr>
          <w:sz w:val="24"/>
          <w:szCs w:val="24"/>
        </w:rPr>
      </w:pPr>
      <w:r w:rsidDel="00000000" w:rsidR="00000000" w:rsidRPr="00000000">
        <w:rPr>
          <w:rtl w:val="0"/>
        </w:rPr>
      </w:r>
    </w:p>
    <w:p w:rsidR="00000000" w:rsidDel="00000000" w:rsidP="00000000" w:rsidRDefault="00000000" w:rsidRPr="00000000" w14:paraId="00000165">
      <w:pPr>
        <w:pageBreakBefore w:val="0"/>
        <w:ind w:left="720" w:firstLine="0"/>
        <w:jc w:val="both"/>
        <w:rPr>
          <w:sz w:val="24"/>
          <w:szCs w:val="24"/>
        </w:rPr>
      </w:pPr>
      <w:r w:rsidDel="00000000" w:rsidR="00000000" w:rsidRPr="00000000">
        <w:rPr>
          <w:sz w:val="24"/>
          <w:szCs w:val="24"/>
          <w:rtl w:val="0"/>
        </w:rPr>
        <w:t xml:space="preserve">Where you plead statutory negligence you plead using the language of the statute in furnishing the particulars of negligence. </w:t>
      </w:r>
    </w:p>
    <w:p w:rsidR="00000000" w:rsidDel="00000000" w:rsidP="00000000" w:rsidRDefault="00000000" w:rsidRPr="00000000" w14:paraId="00000166">
      <w:pPr>
        <w:pageBreakBefore w:val="0"/>
        <w:ind w:left="720" w:firstLine="0"/>
        <w:jc w:val="both"/>
        <w:rPr>
          <w:sz w:val="24"/>
          <w:szCs w:val="24"/>
        </w:rPr>
      </w:pPr>
      <w:r w:rsidDel="00000000" w:rsidR="00000000" w:rsidRPr="00000000">
        <w:rPr>
          <w:sz w:val="24"/>
          <w:szCs w:val="24"/>
          <w:rtl w:val="0"/>
        </w:rPr>
        <w:t xml:space="preserve">Examples of statutory negligence are to be found in </w:t>
      </w:r>
    </w:p>
    <w:p w:rsidR="00000000" w:rsidDel="00000000" w:rsidP="00000000" w:rsidRDefault="00000000" w:rsidRPr="00000000" w14:paraId="00000167">
      <w:pPr>
        <w:pageBreakBefore w:val="0"/>
        <w:numPr>
          <w:ilvl w:val="1"/>
          <w:numId w:val="19"/>
        </w:numPr>
        <w:spacing w:after="0" w:lineRule="auto"/>
        <w:ind w:left="1200" w:hanging="360"/>
        <w:jc w:val="both"/>
        <w:rPr>
          <w:sz w:val="24"/>
          <w:szCs w:val="24"/>
        </w:rPr>
      </w:pPr>
      <w:r w:rsidDel="00000000" w:rsidR="00000000" w:rsidRPr="00000000">
        <w:rPr>
          <w:sz w:val="24"/>
          <w:szCs w:val="24"/>
          <w:u w:val="single"/>
          <w:rtl w:val="0"/>
        </w:rPr>
        <w:t xml:space="preserve">Occupiers Liability Act</w:t>
      </w:r>
      <w:r w:rsidDel="00000000" w:rsidR="00000000" w:rsidRPr="00000000">
        <w:rPr>
          <w:sz w:val="24"/>
          <w:szCs w:val="24"/>
          <w:rtl w:val="0"/>
        </w:rPr>
        <w:t xml:space="preserve">, </w:t>
      </w:r>
    </w:p>
    <w:p w:rsidR="00000000" w:rsidDel="00000000" w:rsidP="00000000" w:rsidRDefault="00000000" w:rsidRPr="00000000" w14:paraId="00000168">
      <w:pPr>
        <w:pageBreakBefore w:val="0"/>
        <w:numPr>
          <w:ilvl w:val="1"/>
          <w:numId w:val="19"/>
        </w:numPr>
        <w:spacing w:after="0" w:lineRule="auto"/>
        <w:ind w:left="1200" w:hanging="360"/>
        <w:jc w:val="both"/>
        <w:rPr>
          <w:sz w:val="24"/>
          <w:szCs w:val="24"/>
        </w:rPr>
      </w:pPr>
      <w:r w:rsidDel="00000000" w:rsidR="00000000" w:rsidRPr="00000000">
        <w:rPr>
          <w:sz w:val="24"/>
          <w:szCs w:val="24"/>
          <w:u w:val="single"/>
          <w:rtl w:val="0"/>
        </w:rPr>
        <w:t xml:space="preserve">Law Reform Act</w:t>
      </w:r>
      <w:r w:rsidDel="00000000" w:rsidR="00000000" w:rsidRPr="00000000">
        <w:rPr>
          <w:sz w:val="24"/>
          <w:szCs w:val="24"/>
          <w:rtl w:val="0"/>
        </w:rPr>
        <w:t xml:space="preserve">, and </w:t>
      </w:r>
    </w:p>
    <w:p w:rsidR="00000000" w:rsidDel="00000000" w:rsidP="00000000" w:rsidRDefault="00000000" w:rsidRPr="00000000" w14:paraId="00000169">
      <w:pPr>
        <w:pageBreakBefore w:val="0"/>
        <w:numPr>
          <w:ilvl w:val="1"/>
          <w:numId w:val="19"/>
        </w:numPr>
        <w:spacing w:after="0" w:lineRule="auto"/>
        <w:ind w:left="1200" w:hanging="360"/>
        <w:jc w:val="both"/>
        <w:rPr>
          <w:sz w:val="24"/>
          <w:szCs w:val="24"/>
        </w:rPr>
      </w:pPr>
      <w:r w:rsidDel="00000000" w:rsidR="00000000" w:rsidRPr="00000000">
        <w:rPr>
          <w:sz w:val="24"/>
          <w:szCs w:val="24"/>
          <w:u w:val="single"/>
          <w:rtl w:val="0"/>
        </w:rPr>
        <w:t xml:space="preserve">Fatal Accidents Act</w:t>
      </w:r>
      <w:r w:rsidDel="00000000" w:rsidR="00000000" w:rsidRPr="00000000">
        <w:rPr>
          <w:sz w:val="24"/>
          <w:szCs w:val="24"/>
          <w:rtl w:val="0"/>
        </w:rPr>
        <w:t xml:space="preserve">. </w:t>
      </w:r>
    </w:p>
    <w:p w:rsidR="00000000" w:rsidDel="00000000" w:rsidP="00000000" w:rsidRDefault="00000000" w:rsidRPr="00000000" w14:paraId="0000016A">
      <w:pPr>
        <w:pageBreakBefore w:val="0"/>
        <w:ind w:left="840" w:firstLine="0"/>
        <w:jc w:val="both"/>
        <w:rPr>
          <w:sz w:val="24"/>
          <w:szCs w:val="24"/>
          <w:u w:val="single"/>
        </w:rPr>
      </w:pPr>
      <w:r w:rsidDel="00000000" w:rsidR="00000000" w:rsidRPr="00000000">
        <w:rPr>
          <w:rtl w:val="0"/>
        </w:rPr>
      </w:r>
    </w:p>
    <w:p w:rsidR="00000000" w:rsidDel="00000000" w:rsidP="00000000" w:rsidRDefault="00000000" w:rsidRPr="00000000" w14:paraId="0000016B">
      <w:pPr>
        <w:pageBreakBefore w:val="0"/>
        <w:ind w:left="840" w:firstLine="0"/>
        <w:jc w:val="both"/>
        <w:rPr>
          <w:sz w:val="24"/>
          <w:szCs w:val="24"/>
        </w:rPr>
      </w:pPr>
      <w:r w:rsidDel="00000000" w:rsidR="00000000" w:rsidRPr="00000000">
        <w:rPr>
          <w:sz w:val="24"/>
          <w:szCs w:val="24"/>
          <w:rtl w:val="0"/>
        </w:rPr>
        <w:t xml:space="preserve">If you allege the cause of action is based on any of these statutes you should state </w:t>
      </w:r>
    </w:p>
    <w:p w:rsidR="00000000" w:rsidDel="00000000" w:rsidP="00000000" w:rsidRDefault="00000000" w:rsidRPr="00000000" w14:paraId="0000016C">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the section of the statute and </w:t>
      </w:r>
    </w:p>
    <w:p w:rsidR="00000000" w:rsidDel="00000000" w:rsidP="00000000" w:rsidRDefault="00000000" w:rsidRPr="00000000" w14:paraId="0000016D">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In the language of the statute the breach.</w:t>
      </w:r>
    </w:p>
    <w:p w:rsidR="00000000" w:rsidDel="00000000" w:rsidP="00000000" w:rsidRDefault="00000000" w:rsidRPr="00000000" w14:paraId="0000016E">
      <w:pPr>
        <w:pageBreakBefore w:val="0"/>
        <w:ind w:left="840" w:firstLine="0"/>
        <w:jc w:val="both"/>
        <w:rPr>
          <w:sz w:val="24"/>
          <w:szCs w:val="24"/>
        </w:rPr>
      </w:pPr>
      <w:r w:rsidDel="00000000" w:rsidR="00000000" w:rsidRPr="00000000">
        <w:rPr>
          <w:rtl w:val="0"/>
        </w:rPr>
      </w:r>
    </w:p>
    <w:p w:rsidR="00000000" w:rsidDel="00000000" w:rsidP="00000000" w:rsidRDefault="00000000" w:rsidRPr="00000000" w14:paraId="0000016F">
      <w:pPr>
        <w:pageBreakBefore w:val="0"/>
        <w:ind w:left="840" w:firstLine="0"/>
        <w:jc w:val="both"/>
        <w:rPr>
          <w:sz w:val="24"/>
          <w:szCs w:val="24"/>
        </w:rPr>
      </w:pPr>
      <w:r w:rsidDel="00000000" w:rsidR="00000000" w:rsidRPr="00000000">
        <w:rPr>
          <w:sz w:val="24"/>
          <w:szCs w:val="24"/>
          <w:rtl w:val="0"/>
        </w:rPr>
        <w:t xml:space="preserve">If you do not do that your cause of action is defective. </w:t>
      </w:r>
    </w:p>
    <w:p w:rsidR="00000000" w:rsidDel="00000000" w:rsidP="00000000" w:rsidRDefault="00000000" w:rsidRPr="00000000" w14:paraId="00000170">
      <w:pPr>
        <w:pageBreakBefore w:val="0"/>
        <w:ind w:left="840" w:firstLine="0"/>
        <w:jc w:val="both"/>
        <w:rPr>
          <w:sz w:val="24"/>
          <w:szCs w:val="24"/>
        </w:rPr>
      </w:pPr>
      <w:r w:rsidDel="00000000" w:rsidR="00000000" w:rsidRPr="00000000">
        <w:rPr>
          <w:rtl w:val="0"/>
        </w:rPr>
      </w:r>
    </w:p>
    <w:p w:rsidR="00000000" w:rsidDel="00000000" w:rsidP="00000000" w:rsidRDefault="00000000" w:rsidRPr="00000000" w14:paraId="00000171">
      <w:pPr>
        <w:pageBreakBefore w:val="0"/>
        <w:ind w:left="840" w:firstLine="0"/>
        <w:jc w:val="both"/>
        <w:rPr>
          <w:sz w:val="24"/>
          <w:szCs w:val="24"/>
        </w:rPr>
      </w:pPr>
      <w:r w:rsidDel="00000000" w:rsidR="00000000" w:rsidRPr="00000000">
        <w:rPr>
          <w:sz w:val="24"/>
          <w:szCs w:val="24"/>
          <w:rtl w:val="0"/>
        </w:rPr>
        <w:t xml:space="preserve">When the party fails to give the particulars 2 things are to happen:</w:t>
      </w:r>
    </w:p>
    <w:p w:rsidR="00000000" w:rsidDel="00000000" w:rsidP="00000000" w:rsidRDefault="00000000" w:rsidRPr="00000000" w14:paraId="00000172">
      <w:pPr>
        <w:pageBreakBefore w:val="0"/>
        <w:ind w:left="840" w:firstLine="0"/>
        <w:jc w:val="both"/>
        <w:rPr>
          <w:sz w:val="24"/>
          <w:szCs w:val="24"/>
        </w:rPr>
      </w:pPr>
      <w:r w:rsidDel="00000000" w:rsidR="00000000" w:rsidRPr="00000000">
        <w:rPr>
          <w:rtl w:val="0"/>
        </w:rPr>
      </w:r>
    </w:p>
    <w:p w:rsidR="00000000" w:rsidDel="00000000" w:rsidP="00000000" w:rsidRDefault="00000000" w:rsidRPr="00000000" w14:paraId="00000173">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If the required missing particulars go to the core of the action then the opposite party is entitled to require to strike out the suit;</w:t>
      </w:r>
    </w:p>
    <w:p w:rsidR="00000000" w:rsidDel="00000000" w:rsidP="00000000" w:rsidRDefault="00000000" w:rsidRPr="00000000" w14:paraId="00000174">
      <w:pPr>
        <w:pageBreakBefore w:val="0"/>
        <w:jc w:val="both"/>
        <w:rPr>
          <w:sz w:val="24"/>
          <w:szCs w:val="24"/>
        </w:rPr>
      </w:pPr>
      <w:r w:rsidDel="00000000" w:rsidR="00000000" w:rsidRPr="00000000">
        <w:rPr>
          <w:rtl w:val="0"/>
        </w:rPr>
      </w:r>
    </w:p>
    <w:p w:rsidR="00000000" w:rsidDel="00000000" w:rsidP="00000000" w:rsidRDefault="00000000" w:rsidRPr="00000000" w14:paraId="00000175">
      <w:pPr>
        <w:pageBreakBefore w:val="0"/>
        <w:numPr>
          <w:ilvl w:val="1"/>
          <w:numId w:val="19"/>
        </w:numPr>
        <w:spacing w:after="0" w:lineRule="auto"/>
        <w:ind w:left="1200" w:hanging="360"/>
        <w:jc w:val="both"/>
        <w:rPr>
          <w:sz w:val="24"/>
          <w:szCs w:val="24"/>
        </w:rPr>
      </w:pPr>
      <w:r w:rsidDel="00000000" w:rsidR="00000000" w:rsidRPr="00000000">
        <w:rPr>
          <w:sz w:val="24"/>
          <w:szCs w:val="24"/>
          <w:rtl w:val="0"/>
        </w:rPr>
        <w:t xml:space="preserve">If they do not go to the core, say where there are more than one causes of action, the court may order to furnish further and better particulars, and when you fail to furnish further and better particulars the suit can be dismissed and that is one of the ways of attacking the opponent’s pleadings.</w:t>
      </w:r>
    </w:p>
    <w:p w:rsidR="00000000" w:rsidDel="00000000" w:rsidP="00000000" w:rsidRDefault="00000000" w:rsidRPr="00000000" w14:paraId="00000176">
      <w:pPr>
        <w:pageBreakBefore w:val="0"/>
        <w:ind w:left="840" w:firstLine="0"/>
        <w:jc w:val="both"/>
        <w:rPr>
          <w:sz w:val="24"/>
          <w:szCs w:val="24"/>
        </w:rPr>
      </w:pPr>
      <w:r w:rsidDel="00000000" w:rsidR="00000000" w:rsidRPr="00000000">
        <w:rPr>
          <w:rtl w:val="0"/>
        </w:rPr>
      </w:r>
    </w:p>
    <w:p w:rsidR="00000000" w:rsidDel="00000000" w:rsidP="00000000" w:rsidRDefault="00000000" w:rsidRPr="00000000" w14:paraId="00000177">
      <w:pPr>
        <w:pageBreakBefore w:val="0"/>
        <w:numPr>
          <w:ilvl w:val="0"/>
          <w:numId w:val="41"/>
        </w:numPr>
        <w:spacing w:after="0" w:lineRule="auto"/>
        <w:ind w:left="720" w:hanging="360"/>
        <w:jc w:val="both"/>
        <w:rPr>
          <w:sz w:val="24"/>
          <w:szCs w:val="24"/>
        </w:rPr>
      </w:pPr>
      <w:r w:rsidDel="00000000" w:rsidR="00000000" w:rsidRPr="00000000">
        <w:rPr>
          <w:sz w:val="24"/>
          <w:szCs w:val="24"/>
          <w:rtl w:val="0"/>
        </w:rPr>
        <w:t xml:space="preserve">If a party is required to perform of a condition precedent this need not be pleaded because it can be implied from the pleadings of the opposite party. However if the opposite party contents the performance of condition precedent then such plea must be raised distinctly in the pleadings.</w:t>
      </w:r>
    </w:p>
    <w:p w:rsidR="00000000" w:rsidDel="00000000" w:rsidP="00000000" w:rsidRDefault="00000000" w:rsidRPr="00000000" w14:paraId="00000178">
      <w:pPr>
        <w:pageBreakBefore w:val="0"/>
        <w:ind w:left="360" w:firstLine="0"/>
        <w:jc w:val="both"/>
        <w:rPr>
          <w:sz w:val="24"/>
          <w:szCs w:val="24"/>
        </w:rPr>
      </w:pPr>
      <w:r w:rsidDel="00000000" w:rsidR="00000000" w:rsidRPr="00000000">
        <w:rPr>
          <w:rtl w:val="0"/>
        </w:rPr>
      </w:r>
    </w:p>
    <w:p w:rsidR="00000000" w:rsidDel="00000000" w:rsidP="00000000" w:rsidRDefault="00000000" w:rsidRPr="00000000" w14:paraId="00000179">
      <w:pPr>
        <w:pageBreakBefore w:val="0"/>
        <w:numPr>
          <w:ilvl w:val="0"/>
          <w:numId w:val="41"/>
        </w:numPr>
        <w:spacing w:after="0" w:lineRule="auto"/>
        <w:ind w:left="720" w:hanging="360"/>
        <w:jc w:val="both"/>
        <w:rPr>
          <w:sz w:val="24"/>
          <w:szCs w:val="24"/>
        </w:rPr>
      </w:pPr>
      <w:r w:rsidDel="00000000" w:rsidR="00000000" w:rsidRPr="00000000">
        <w:rPr>
          <w:sz w:val="24"/>
          <w:szCs w:val="24"/>
          <w:rtl w:val="0"/>
        </w:rPr>
        <w:t xml:space="preserve">Where you are required to make averments and therefore you are required to state material facts and you omit to state those facts, then at the trial you will be restrained only to the facts pleaded and not any other facts which are not pleaded. That is why you should state everything that is material to your cause of action.</w:t>
      </w:r>
    </w:p>
    <w:p w:rsidR="00000000" w:rsidDel="00000000" w:rsidP="00000000" w:rsidRDefault="00000000" w:rsidRPr="00000000" w14:paraId="0000017A">
      <w:pPr>
        <w:pageBreakBefore w:val="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B">
      <w:pPr>
        <w:pageBreakBefore w:val="0"/>
        <w:numPr>
          <w:ilvl w:val="0"/>
          <w:numId w:val="41"/>
        </w:numPr>
        <w:spacing w:after="0" w:lineRule="auto"/>
        <w:ind w:left="720" w:hanging="360"/>
        <w:jc w:val="both"/>
        <w:rPr>
          <w:sz w:val="24"/>
          <w:szCs w:val="24"/>
        </w:rPr>
      </w:pPr>
      <w:r w:rsidDel="00000000" w:rsidR="00000000" w:rsidRPr="00000000">
        <w:rPr>
          <w:sz w:val="24"/>
          <w:szCs w:val="24"/>
          <w:rtl w:val="0"/>
        </w:rPr>
        <w:t xml:space="preserve">You do not need to plead issues on the point of law where the party denies that a contract existed that is just the denial of the fact but it does not deny the legality or validity of such a contract therefore when you are drafting your defense to such a claim you can isolate the legality or validity of the contract. Whether pleaded or not it can be isolated and dealt with by the court.</w:t>
      </w:r>
    </w:p>
    <w:p w:rsidR="00000000" w:rsidDel="00000000" w:rsidP="00000000" w:rsidRDefault="00000000" w:rsidRPr="00000000" w14:paraId="0000017C">
      <w:pPr>
        <w:pageBreakBefore w:val="0"/>
        <w:jc w:val="both"/>
        <w:rPr>
          <w:sz w:val="24"/>
          <w:szCs w:val="24"/>
        </w:rPr>
      </w:pPr>
      <w:r w:rsidDel="00000000" w:rsidR="00000000" w:rsidRPr="00000000">
        <w:rPr>
          <w:rtl w:val="0"/>
        </w:rPr>
      </w:r>
    </w:p>
    <w:p w:rsidR="00000000" w:rsidDel="00000000" w:rsidP="00000000" w:rsidRDefault="00000000" w:rsidRPr="00000000" w14:paraId="0000017D">
      <w:pPr>
        <w:pageBreakBefore w:val="0"/>
        <w:numPr>
          <w:ilvl w:val="0"/>
          <w:numId w:val="41"/>
        </w:numPr>
        <w:spacing w:after="0" w:lineRule="auto"/>
        <w:ind w:left="720" w:hanging="360"/>
        <w:jc w:val="both"/>
        <w:rPr>
          <w:sz w:val="24"/>
          <w:szCs w:val="24"/>
        </w:rPr>
      </w:pPr>
      <w:r w:rsidDel="00000000" w:rsidR="00000000" w:rsidRPr="00000000">
        <w:rPr>
          <w:sz w:val="24"/>
          <w:szCs w:val="24"/>
          <w:rtl w:val="0"/>
        </w:rPr>
        <w:t xml:space="preserve">When you are referring to documents you do not need to state verbatim what the document states or reproduce it, however, words which are alleged to be defamatory must be repeated the way they were uttered and if you do not include those words then your cause of action is defective. If words which are defamatory in defamation suit (innuendo) you must particulars of what they were understood to mean.</w:t>
      </w:r>
    </w:p>
    <w:p w:rsidR="00000000" w:rsidDel="00000000" w:rsidP="00000000" w:rsidRDefault="00000000" w:rsidRPr="00000000" w14:paraId="0000017E">
      <w:pPr>
        <w:pageBreakBefore w:val="0"/>
        <w:jc w:val="both"/>
        <w:rPr>
          <w:sz w:val="24"/>
          <w:szCs w:val="24"/>
        </w:rPr>
      </w:pPr>
      <w:r w:rsidDel="00000000" w:rsidR="00000000" w:rsidRPr="00000000">
        <w:rPr>
          <w:rtl w:val="0"/>
        </w:rPr>
      </w:r>
    </w:p>
    <w:p w:rsidR="00000000" w:rsidDel="00000000" w:rsidP="00000000" w:rsidRDefault="00000000" w:rsidRPr="00000000" w14:paraId="0000017F">
      <w:pPr>
        <w:pageBreakBefore w:val="0"/>
        <w:numPr>
          <w:ilvl w:val="0"/>
          <w:numId w:val="41"/>
        </w:numPr>
        <w:spacing w:after="0" w:lineRule="auto"/>
        <w:ind w:left="720" w:hanging="360"/>
        <w:jc w:val="both"/>
        <w:rPr>
          <w:sz w:val="24"/>
          <w:szCs w:val="24"/>
        </w:rPr>
      </w:pPr>
      <w:r w:rsidDel="00000000" w:rsidR="00000000" w:rsidRPr="00000000">
        <w:rPr>
          <w:sz w:val="24"/>
          <w:szCs w:val="24"/>
          <w:rtl w:val="0"/>
        </w:rPr>
        <w:t xml:space="preserve">Malice, fraudulent intention, knowledge or other condition of the mind of the person is material it must be alleged only as a fact without setting out the circumstances from which it could be inferred because such circumstances fall under </w:t>
      </w:r>
      <w:r w:rsidDel="00000000" w:rsidR="00000000" w:rsidRPr="00000000">
        <w:rPr>
          <w:i w:val="1"/>
          <w:sz w:val="24"/>
          <w:szCs w:val="24"/>
          <w:rtl w:val="0"/>
        </w:rPr>
        <w:t xml:space="preserve">Facta Probantia</w:t>
      </w:r>
      <w:r w:rsidDel="00000000" w:rsidR="00000000" w:rsidRPr="00000000">
        <w:rPr>
          <w:sz w:val="24"/>
          <w:szCs w:val="24"/>
          <w:rtl w:val="0"/>
        </w:rPr>
        <w:t xml:space="preserve"> and not </w:t>
      </w:r>
      <w:r w:rsidDel="00000000" w:rsidR="00000000" w:rsidRPr="00000000">
        <w:rPr>
          <w:i w:val="1"/>
          <w:sz w:val="24"/>
          <w:szCs w:val="24"/>
          <w:rtl w:val="0"/>
        </w:rPr>
        <w:t xml:space="preserve">Facta Probanda</w:t>
      </w:r>
      <w:r w:rsidDel="00000000" w:rsidR="00000000" w:rsidRPr="00000000">
        <w:rPr>
          <w:sz w:val="24"/>
          <w:szCs w:val="24"/>
          <w:rtl w:val="0"/>
        </w:rPr>
        <w:t xml:space="preserve">.</w:t>
      </w:r>
    </w:p>
    <w:p w:rsidR="00000000" w:rsidDel="00000000" w:rsidP="00000000" w:rsidRDefault="00000000" w:rsidRPr="00000000" w14:paraId="00000180">
      <w:pPr>
        <w:pageBreakBefore w:val="0"/>
        <w:jc w:val="both"/>
        <w:rPr>
          <w:sz w:val="24"/>
          <w:szCs w:val="24"/>
        </w:rPr>
      </w:pPr>
      <w:r w:rsidDel="00000000" w:rsidR="00000000" w:rsidRPr="00000000">
        <w:rPr>
          <w:rtl w:val="0"/>
        </w:rPr>
      </w:r>
    </w:p>
    <w:p w:rsidR="00000000" w:rsidDel="00000000" w:rsidP="00000000" w:rsidRDefault="00000000" w:rsidRPr="00000000" w14:paraId="00000181">
      <w:pPr>
        <w:pageBreakBefore w:val="0"/>
        <w:numPr>
          <w:ilvl w:val="0"/>
          <w:numId w:val="41"/>
        </w:numPr>
        <w:spacing w:after="0" w:lineRule="auto"/>
        <w:ind w:left="720" w:hanging="360"/>
        <w:jc w:val="both"/>
        <w:rPr>
          <w:sz w:val="24"/>
          <w:szCs w:val="24"/>
        </w:rPr>
      </w:pPr>
      <w:r w:rsidDel="00000000" w:rsidR="00000000" w:rsidRPr="00000000">
        <w:rPr>
          <w:sz w:val="24"/>
          <w:szCs w:val="24"/>
          <w:rtl w:val="0"/>
        </w:rPr>
        <w:t xml:space="preserve">Where it is material to allege notice to any person of any fact in a particular contract, say in contract of insurance. You just state the fact of the notice without setting the circumstances from which it is to be inferred and not the terms of the notice.</w:t>
      </w:r>
    </w:p>
    <w:p w:rsidR="00000000" w:rsidDel="00000000" w:rsidP="00000000" w:rsidRDefault="00000000" w:rsidRPr="00000000" w14:paraId="00000182">
      <w:pPr>
        <w:pageBreakBefore w:val="0"/>
        <w:jc w:val="both"/>
        <w:rPr>
          <w:sz w:val="24"/>
          <w:szCs w:val="24"/>
        </w:rPr>
      </w:pPr>
      <w:r w:rsidDel="00000000" w:rsidR="00000000" w:rsidRPr="00000000">
        <w:rPr>
          <w:rtl w:val="0"/>
        </w:rPr>
      </w:r>
    </w:p>
    <w:p w:rsidR="00000000" w:rsidDel="00000000" w:rsidP="00000000" w:rsidRDefault="00000000" w:rsidRPr="00000000" w14:paraId="00000183">
      <w:pPr>
        <w:pageBreakBefore w:val="0"/>
        <w:numPr>
          <w:ilvl w:val="0"/>
          <w:numId w:val="41"/>
        </w:numPr>
        <w:spacing w:after="0" w:lineRule="auto"/>
        <w:ind w:left="720" w:hanging="360"/>
        <w:jc w:val="both"/>
        <w:rPr>
          <w:sz w:val="24"/>
          <w:szCs w:val="24"/>
        </w:rPr>
      </w:pPr>
      <w:r w:rsidDel="00000000" w:rsidR="00000000" w:rsidRPr="00000000">
        <w:rPr>
          <w:sz w:val="24"/>
          <w:szCs w:val="24"/>
          <w:rtl w:val="0"/>
        </w:rPr>
        <w:t xml:space="preserve">Implied contracts or relations between persons may be alleged as a fact and the series of letters, conversations and the circumstances form which they are to be inferred should be pleaded generally and not specifically. It is enough to say that “By serious of letters between this date and this date the Plaintiff wrote…”without going into specifics of what each letter said.</w:t>
      </w:r>
    </w:p>
    <w:p w:rsidR="00000000" w:rsidDel="00000000" w:rsidP="00000000" w:rsidRDefault="00000000" w:rsidRPr="00000000" w14:paraId="00000184">
      <w:pPr>
        <w:pageBreakBefore w:val="0"/>
        <w:jc w:val="both"/>
        <w:rPr>
          <w:sz w:val="24"/>
          <w:szCs w:val="24"/>
        </w:rPr>
      </w:pPr>
      <w:r w:rsidDel="00000000" w:rsidR="00000000" w:rsidRPr="00000000">
        <w:rPr>
          <w:rtl w:val="0"/>
        </w:rPr>
      </w:r>
    </w:p>
    <w:p w:rsidR="00000000" w:rsidDel="00000000" w:rsidP="00000000" w:rsidRDefault="00000000" w:rsidRPr="00000000" w14:paraId="00000185">
      <w:pPr>
        <w:pageBreakBefore w:val="0"/>
        <w:numPr>
          <w:ilvl w:val="0"/>
          <w:numId w:val="41"/>
        </w:numPr>
        <w:spacing w:after="0" w:lineRule="auto"/>
        <w:ind w:left="720" w:hanging="360"/>
        <w:jc w:val="both"/>
        <w:rPr>
          <w:sz w:val="24"/>
          <w:szCs w:val="24"/>
        </w:rPr>
      </w:pPr>
      <w:r w:rsidDel="00000000" w:rsidR="00000000" w:rsidRPr="00000000">
        <w:rPr>
          <w:sz w:val="24"/>
          <w:szCs w:val="24"/>
          <w:rtl w:val="0"/>
        </w:rPr>
        <w:t xml:space="preserve">Facts which the law presumes in favour of the party or to which the burden of proof lies to the other side need not be proved </w:t>
      </w:r>
    </w:p>
    <w:p w:rsidR="00000000" w:rsidDel="00000000" w:rsidP="00000000" w:rsidRDefault="00000000" w:rsidRPr="00000000" w14:paraId="00000186">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187">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188">
      <w:pPr>
        <w:pageBreakBefore w:val="0"/>
        <w:spacing w:after="0" w:lineRule="auto"/>
        <w:jc w:val="both"/>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189">
      <w:pPr>
        <w:pStyle w:val="Title"/>
        <w:pageBreakBefore w:val="0"/>
        <w:tabs>
          <w:tab w:val="left" w:pos="180"/>
        </w:tabs>
        <w:spacing w:line="276" w:lineRule="auto"/>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REPUBLIC OF KENYA</w:t>
      </w:r>
    </w:p>
    <w:p w:rsidR="00000000" w:rsidDel="00000000" w:rsidP="00000000" w:rsidRDefault="00000000" w:rsidRPr="00000000" w14:paraId="0000018A">
      <w:pPr>
        <w:pStyle w:val="Subtitle"/>
        <w:pageBreakBefore w:val="0"/>
        <w:tabs>
          <w:tab w:val="left" w:pos="18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HIGH COURT AT </w:t>
      </w:r>
      <w:sdt>
        <w:sdtPr>
          <w:tag w:val="goog_rdk_17"/>
        </w:sdtPr>
        <w:sdtContent>
          <w:commentRangeStart w:id="9"/>
        </w:sdtContent>
      </w:sdt>
      <w:r w:rsidDel="00000000" w:rsidR="00000000" w:rsidRPr="00000000">
        <w:rPr>
          <w:rFonts w:ascii="Calibri" w:cs="Calibri" w:eastAsia="Calibri" w:hAnsi="Calibri"/>
          <w:sz w:val="24"/>
          <w:szCs w:val="24"/>
          <w:rtl w:val="0"/>
        </w:rPr>
        <w:t xml:space="preserve">MERU</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8B">
      <w:pPr>
        <w:pageBreakBefore w:val="0"/>
        <w:tabs>
          <w:tab w:val="left" w:pos="180"/>
        </w:tabs>
        <w:jc w:val="center"/>
        <w:rPr>
          <w:b w:val="1"/>
          <w:sz w:val="24"/>
          <w:szCs w:val="24"/>
          <w:u w:val="single"/>
        </w:rPr>
      </w:pPr>
      <w:r w:rsidDel="00000000" w:rsidR="00000000" w:rsidRPr="00000000">
        <w:rPr>
          <w:b w:val="1"/>
          <w:sz w:val="24"/>
          <w:szCs w:val="24"/>
          <w:u w:val="single"/>
          <w:rtl w:val="0"/>
        </w:rPr>
        <w:t xml:space="preserve">CIVIL SUIT NO.             OF 2012</w:t>
      </w:r>
    </w:p>
    <w:p w:rsidR="00000000" w:rsidDel="00000000" w:rsidP="00000000" w:rsidRDefault="00000000" w:rsidRPr="00000000" w14:paraId="0000018C">
      <w:pPr>
        <w:pageBreakBefore w:val="0"/>
        <w:tabs>
          <w:tab w:val="left" w:pos="180"/>
        </w:tabs>
        <w:jc w:val="both"/>
        <w:rPr>
          <w:b w:val="1"/>
          <w:sz w:val="24"/>
          <w:szCs w:val="24"/>
          <w:u w:val="single"/>
        </w:rPr>
      </w:pPr>
      <w:r w:rsidDel="00000000" w:rsidR="00000000" w:rsidRPr="00000000">
        <w:rPr>
          <w:rtl w:val="0"/>
        </w:rPr>
      </w:r>
    </w:p>
    <w:p w:rsidR="00000000" w:rsidDel="00000000" w:rsidP="00000000" w:rsidRDefault="00000000" w:rsidRPr="00000000" w14:paraId="0000018D">
      <w:pPr>
        <w:pageBreakBefore w:val="0"/>
        <w:tabs>
          <w:tab w:val="left" w:pos="180"/>
        </w:tabs>
        <w:jc w:val="center"/>
        <w:rPr>
          <w:sz w:val="24"/>
          <w:szCs w:val="24"/>
        </w:rPr>
      </w:pPr>
      <w:r w:rsidDel="00000000" w:rsidR="00000000" w:rsidRPr="00000000">
        <w:rPr>
          <w:sz w:val="24"/>
          <w:szCs w:val="24"/>
          <w:rtl w:val="0"/>
        </w:rPr>
        <w:t xml:space="preserve">ANITA WANJA M’IKIRIMA (suing as legal representative of the estate of PURITY KAGWIRIA (deceased)………………....…………………………………………………PLAINTTIFF</w:t>
      </w:r>
    </w:p>
    <w:p w:rsidR="00000000" w:rsidDel="00000000" w:rsidP="00000000" w:rsidRDefault="00000000" w:rsidRPr="00000000" w14:paraId="0000018E">
      <w:pPr>
        <w:pageBreakBefore w:val="0"/>
        <w:tabs>
          <w:tab w:val="left" w:pos="180"/>
        </w:tabs>
        <w:jc w:val="center"/>
        <w:rPr>
          <w:b w:val="1"/>
          <w:sz w:val="24"/>
          <w:szCs w:val="24"/>
        </w:rPr>
      </w:pPr>
      <w:r w:rsidDel="00000000" w:rsidR="00000000" w:rsidRPr="00000000">
        <w:rPr>
          <w:b w:val="1"/>
          <w:sz w:val="24"/>
          <w:szCs w:val="24"/>
          <w:rtl w:val="0"/>
        </w:rPr>
        <w:t xml:space="preserve">VERSUS</w:t>
      </w:r>
    </w:p>
    <w:p w:rsidR="00000000" w:rsidDel="00000000" w:rsidP="00000000" w:rsidRDefault="00000000" w:rsidRPr="00000000" w14:paraId="0000018F">
      <w:pPr>
        <w:pageBreakBefore w:val="0"/>
        <w:tabs>
          <w:tab w:val="left" w:pos="180"/>
        </w:tabs>
        <w:jc w:val="center"/>
        <w:rPr>
          <w:sz w:val="24"/>
          <w:szCs w:val="24"/>
        </w:rPr>
      </w:pPr>
      <w:r w:rsidDel="00000000" w:rsidR="00000000" w:rsidRPr="00000000">
        <w:rPr>
          <w:sz w:val="24"/>
          <w:szCs w:val="24"/>
          <w:rtl w:val="0"/>
        </w:rPr>
        <w:t xml:space="preserve">JAPHET MBAE RUTERE ……………….............................................1</w:t>
      </w:r>
      <w:r w:rsidDel="00000000" w:rsidR="00000000" w:rsidRPr="00000000">
        <w:rPr>
          <w:sz w:val="24"/>
          <w:szCs w:val="24"/>
          <w:vertAlign w:val="superscript"/>
          <w:rtl w:val="0"/>
        </w:rPr>
        <w:t xml:space="preserve">ST</w:t>
      </w:r>
      <w:r w:rsidDel="00000000" w:rsidR="00000000" w:rsidRPr="00000000">
        <w:rPr>
          <w:sz w:val="24"/>
          <w:szCs w:val="24"/>
          <w:rtl w:val="0"/>
        </w:rPr>
        <w:t xml:space="preserve"> DEFENDANT</w:t>
      </w:r>
    </w:p>
    <w:p w:rsidR="00000000" w:rsidDel="00000000" w:rsidP="00000000" w:rsidRDefault="00000000" w:rsidRPr="00000000" w14:paraId="00000190">
      <w:pPr>
        <w:pageBreakBefore w:val="0"/>
        <w:tabs>
          <w:tab w:val="left" w:pos="180"/>
        </w:tabs>
        <w:jc w:val="center"/>
        <w:rPr>
          <w:sz w:val="24"/>
          <w:szCs w:val="24"/>
        </w:rPr>
      </w:pPr>
      <w:r w:rsidDel="00000000" w:rsidR="00000000" w:rsidRPr="00000000">
        <w:rPr>
          <w:sz w:val="24"/>
          <w:szCs w:val="24"/>
          <w:rtl w:val="0"/>
        </w:rPr>
        <w:t xml:space="preserve">DENNIS MWONGERA MBAE...………………………………………………...2</w:t>
      </w:r>
      <w:r w:rsidDel="00000000" w:rsidR="00000000" w:rsidRPr="00000000">
        <w:rPr>
          <w:sz w:val="24"/>
          <w:szCs w:val="24"/>
          <w:vertAlign w:val="superscript"/>
          <w:rtl w:val="0"/>
        </w:rPr>
        <w:t xml:space="preserve">ND</w:t>
      </w:r>
      <w:r w:rsidDel="00000000" w:rsidR="00000000" w:rsidRPr="00000000">
        <w:rPr>
          <w:sz w:val="24"/>
          <w:szCs w:val="24"/>
          <w:rtl w:val="0"/>
        </w:rPr>
        <w:t xml:space="preserve"> DEFENDANT</w:t>
      </w:r>
    </w:p>
    <w:p w:rsidR="00000000" w:rsidDel="00000000" w:rsidP="00000000" w:rsidRDefault="00000000" w:rsidRPr="00000000" w14:paraId="00000191">
      <w:pPr>
        <w:pStyle w:val="Heading6"/>
        <w:pageBreakBefore w:val="0"/>
        <w:tabs>
          <w:tab w:val="left" w:pos="180"/>
        </w:tabs>
        <w:spacing w:line="276"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192">
      <w:pPr>
        <w:pStyle w:val="Heading6"/>
        <w:pageBreakBefore w:val="0"/>
        <w:tabs>
          <w:tab w:val="left" w:pos="180"/>
        </w:tabs>
        <w:spacing w:line="276"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PLAINT</w:t>
      </w:r>
    </w:p>
    <w:p w:rsidR="00000000" w:rsidDel="00000000" w:rsidP="00000000" w:rsidRDefault="00000000" w:rsidRPr="00000000" w14:paraId="00000193">
      <w:pPr>
        <w:pageBreakBefore w:val="0"/>
        <w:rPr>
          <w:b w:val="1"/>
          <w:sz w:val="24"/>
          <w:szCs w:val="24"/>
        </w:rPr>
      </w:pPr>
      <w:r w:rsidDel="00000000" w:rsidR="00000000" w:rsidRPr="00000000">
        <w:rPr>
          <w:rtl w:val="0"/>
        </w:rPr>
      </w:r>
    </w:p>
    <w:p w:rsidR="00000000" w:rsidDel="00000000" w:rsidP="00000000" w:rsidRDefault="00000000" w:rsidRPr="00000000" w14:paraId="00000194">
      <w:pPr>
        <w:pageBreakBefore w:val="0"/>
        <w:rPr>
          <w:b w:val="1"/>
          <w:sz w:val="24"/>
          <w:szCs w:val="24"/>
        </w:rPr>
      </w:pPr>
      <w:r w:rsidDel="00000000" w:rsidR="00000000" w:rsidRPr="00000000">
        <w:rPr>
          <w:b w:val="1"/>
          <w:sz w:val="24"/>
          <w:szCs w:val="24"/>
          <w:rtl w:val="0"/>
        </w:rPr>
        <w:t xml:space="preserve">“Fast Track”</w:t>
      </w:r>
    </w:p>
    <w:p w:rsidR="00000000" w:rsidDel="00000000" w:rsidP="00000000" w:rsidRDefault="00000000" w:rsidRPr="00000000" w14:paraId="00000195">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The Plaintiff </w:t>
      </w:r>
      <w:sdt>
        <w:sdtPr>
          <w:tag w:val="goog_rdk_18"/>
        </w:sdtPr>
        <w:sdtContent>
          <w:commentRangeStart w:id="10"/>
        </w:sdtContent>
      </w:sdt>
      <w:r w:rsidDel="00000000" w:rsidR="00000000" w:rsidRPr="00000000">
        <w:rPr>
          <w:sz w:val="24"/>
          <w:szCs w:val="24"/>
          <w:rtl w:val="0"/>
        </w:rPr>
        <w:t xml:space="preserve">is an adult of sound mind </w:t>
      </w:r>
      <w:commentRangeEnd w:id="10"/>
      <w:r w:rsidDel="00000000" w:rsidR="00000000" w:rsidRPr="00000000">
        <w:commentReference w:id="10"/>
      </w:r>
      <w:r w:rsidDel="00000000" w:rsidR="00000000" w:rsidRPr="00000000">
        <w:rPr>
          <w:sz w:val="24"/>
          <w:szCs w:val="24"/>
          <w:rtl w:val="0"/>
        </w:rPr>
        <w:t xml:space="preserve">residing and working for gain within Imenti South District and her address of service for purposes of this suit is care of;</w:t>
      </w:r>
    </w:p>
    <w:p w:rsidR="00000000" w:rsidDel="00000000" w:rsidP="00000000" w:rsidRDefault="00000000" w:rsidRPr="00000000" w14:paraId="00000196">
      <w:pPr>
        <w:pageBreakBefore w:val="0"/>
        <w:spacing w:after="0" w:lineRule="auto"/>
        <w:ind w:left="360" w:firstLine="0"/>
        <w:jc w:val="both"/>
        <w:rPr>
          <w:sz w:val="24"/>
          <w:szCs w:val="24"/>
        </w:rPr>
      </w:pPr>
      <w:r w:rsidDel="00000000" w:rsidR="00000000" w:rsidRPr="00000000">
        <w:rPr>
          <w:sz w:val="24"/>
          <w:szCs w:val="24"/>
          <w:rtl w:val="0"/>
        </w:rPr>
        <w:t xml:space="preserve">                                                       KIAUTHA ARITHI &amp; CO.</w:t>
      </w:r>
    </w:p>
    <w:p w:rsidR="00000000" w:rsidDel="00000000" w:rsidP="00000000" w:rsidRDefault="00000000" w:rsidRPr="00000000" w14:paraId="00000197">
      <w:pPr>
        <w:pageBreakBefore w:val="0"/>
        <w:spacing w:after="0" w:lineRule="auto"/>
        <w:ind w:left="360" w:firstLine="0"/>
        <w:jc w:val="both"/>
        <w:rPr>
          <w:sz w:val="24"/>
          <w:szCs w:val="24"/>
        </w:rPr>
      </w:pPr>
      <w:r w:rsidDel="00000000" w:rsidR="00000000" w:rsidRPr="00000000">
        <w:rPr>
          <w:sz w:val="24"/>
          <w:szCs w:val="24"/>
          <w:rtl w:val="0"/>
        </w:rPr>
        <w:t xml:space="preserve">                                                       ADVOCATES</w:t>
      </w:r>
    </w:p>
    <w:p w:rsidR="00000000" w:rsidDel="00000000" w:rsidP="00000000" w:rsidRDefault="00000000" w:rsidRPr="00000000" w14:paraId="00000198">
      <w:pPr>
        <w:pageBreakBefore w:val="0"/>
        <w:spacing w:after="0" w:lineRule="auto"/>
        <w:ind w:left="360" w:firstLine="0"/>
        <w:jc w:val="both"/>
        <w:rPr>
          <w:sz w:val="24"/>
          <w:szCs w:val="24"/>
        </w:rPr>
      </w:pPr>
      <w:r w:rsidDel="00000000" w:rsidR="00000000" w:rsidRPr="00000000">
        <w:rPr>
          <w:sz w:val="24"/>
          <w:szCs w:val="24"/>
          <w:rtl w:val="0"/>
        </w:rPr>
        <w:t xml:space="preserve">                                                       1</w:t>
      </w:r>
      <w:r w:rsidDel="00000000" w:rsidR="00000000" w:rsidRPr="00000000">
        <w:rPr>
          <w:sz w:val="24"/>
          <w:szCs w:val="24"/>
          <w:vertAlign w:val="superscript"/>
          <w:rtl w:val="0"/>
        </w:rPr>
        <w:t xml:space="preserve">ST</w:t>
      </w:r>
      <w:r w:rsidDel="00000000" w:rsidR="00000000" w:rsidRPr="00000000">
        <w:rPr>
          <w:sz w:val="24"/>
          <w:szCs w:val="24"/>
          <w:rtl w:val="0"/>
        </w:rPr>
        <w:t xml:space="preserve"> FLOOR, KCB BUILDING</w:t>
      </w:r>
    </w:p>
    <w:p w:rsidR="00000000" w:rsidDel="00000000" w:rsidP="00000000" w:rsidRDefault="00000000" w:rsidRPr="00000000" w14:paraId="00000199">
      <w:pPr>
        <w:pageBreakBefore w:val="0"/>
        <w:spacing w:after="0" w:lineRule="auto"/>
        <w:ind w:left="360" w:firstLine="0"/>
        <w:jc w:val="both"/>
        <w:rPr>
          <w:sz w:val="24"/>
          <w:szCs w:val="24"/>
        </w:rPr>
      </w:pPr>
      <w:r w:rsidDel="00000000" w:rsidR="00000000" w:rsidRPr="00000000">
        <w:rPr>
          <w:sz w:val="24"/>
          <w:szCs w:val="24"/>
          <w:rtl w:val="0"/>
        </w:rPr>
        <w:t xml:space="preserve">                                                        NJURI NCHEKE STREET</w:t>
      </w:r>
    </w:p>
    <w:p w:rsidR="00000000" w:rsidDel="00000000" w:rsidP="00000000" w:rsidRDefault="00000000" w:rsidRPr="00000000" w14:paraId="0000019A">
      <w:pPr>
        <w:pageBreakBefore w:val="0"/>
        <w:spacing w:after="0" w:lineRule="auto"/>
        <w:ind w:left="360" w:firstLine="0"/>
        <w:jc w:val="both"/>
        <w:rPr>
          <w:sz w:val="24"/>
          <w:szCs w:val="24"/>
        </w:rPr>
      </w:pPr>
      <w:r w:rsidDel="00000000" w:rsidR="00000000" w:rsidRPr="00000000">
        <w:rPr>
          <w:sz w:val="24"/>
          <w:szCs w:val="24"/>
          <w:rtl w:val="0"/>
        </w:rPr>
        <w:t xml:space="preserve">                                                        P.O. BOX 2418-60200</w:t>
      </w:r>
    </w:p>
    <w:p w:rsidR="00000000" w:rsidDel="00000000" w:rsidP="00000000" w:rsidRDefault="00000000" w:rsidRPr="00000000" w14:paraId="0000019B">
      <w:pPr>
        <w:pageBreakBefore w:val="0"/>
        <w:spacing w:after="0" w:lineRule="auto"/>
        <w:ind w:left="360" w:firstLine="0"/>
        <w:jc w:val="both"/>
        <w:rPr>
          <w:sz w:val="24"/>
          <w:szCs w:val="24"/>
        </w:rPr>
      </w:pPr>
      <w:r w:rsidDel="00000000" w:rsidR="00000000" w:rsidRPr="00000000">
        <w:rPr>
          <w:sz w:val="24"/>
          <w:szCs w:val="24"/>
          <w:rtl w:val="0"/>
        </w:rPr>
        <w:t xml:space="preserve">                                                        MERU.</w:t>
      </w:r>
    </w:p>
    <w:p w:rsidR="00000000" w:rsidDel="00000000" w:rsidP="00000000" w:rsidRDefault="00000000" w:rsidRPr="00000000" w14:paraId="0000019C">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The 1</w:t>
      </w:r>
      <w:r w:rsidDel="00000000" w:rsidR="00000000" w:rsidRPr="00000000">
        <w:rPr>
          <w:sz w:val="24"/>
          <w:szCs w:val="24"/>
          <w:vertAlign w:val="superscript"/>
          <w:rtl w:val="0"/>
        </w:rPr>
        <w:t xml:space="preserve">st</w:t>
      </w:r>
      <w:r w:rsidDel="00000000" w:rsidR="00000000" w:rsidRPr="00000000">
        <w:rPr>
          <w:sz w:val="24"/>
          <w:szCs w:val="24"/>
          <w:rtl w:val="0"/>
        </w:rPr>
        <w:t xml:space="preserve"> Defendant residing and working for gain within the Republic of Kenya and his address of service for purposes of this suit is P.O. BOX 368 – 60202, NKUBU (service to be effected through the Plaintiff’s Advocates office).</w:t>
      </w:r>
    </w:p>
    <w:p w:rsidR="00000000" w:rsidDel="00000000" w:rsidP="00000000" w:rsidRDefault="00000000" w:rsidRPr="00000000" w14:paraId="0000019D">
      <w:pPr>
        <w:pageBreakBefore w:val="0"/>
        <w:ind w:left="360" w:firstLine="0"/>
        <w:jc w:val="both"/>
        <w:rPr>
          <w:sz w:val="24"/>
          <w:szCs w:val="24"/>
        </w:rPr>
      </w:pPr>
      <w:r w:rsidDel="00000000" w:rsidR="00000000" w:rsidRPr="00000000">
        <w:rPr>
          <w:rtl w:val="0"/>
        </w:rPr>
      </w:r>
    </w:p>
    <w:p w:rsidR="00000000" w:rsidDel="00000000" w:rsidP="00000000" w:rsidRDefault="00000000" w:rsidRPr="00000000" w14:paraId="0000019E">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The 2</w:t>
      </w:r>
      <w:r w:rsidDel="00000000" w:rsidR="00000000" w:rsidRPr="00000000">
        <w:rPr>
          <w:sz w:val="24"/>
          <w:szCs w:val="24"/>
          <w:vertAlign w:val="superscript"/>
          <w:rtl w:val="0"/>
        </w:rPr>
        <w:t xml:space="preserve">nd</w:t>
      </w:r>
      <w:r w:rsidDel="00000000" w:rsidR="00000000" w:rsidRPr="00000000">
        <w:rPr>
          <w:sz w:val="24"/>
          <w:szCs w:val="24"/>
          <w:rtl w:val="0"/>
        </w:rPr>
        <w:t xml:space="preserve"> Defendant is a male adult of sound mind residing and working for gain within the Republic of Kenya and his address of service for purposes of this suit is P.O. BOX 368 – 60202, NKUBU (service to be effected through the Plaintiff’s Advocates office).</w:t>
      </w:r>
    </w:p>
    <w:p w:rsidR="00000000" w:rsidDel="00000000" w:rsidP="00000000" w:rsidRDefault="00000000" w:rsidRPr="00000000" w14:paraId="0000019F">
      <w:pPr>
        <w:pageBreakBefore w:val="0"/>
        <w:jc w:val="both"/>
        <w:rPr>
          <w:sz w:val="24"/>
          <w:szCs w:val="24"/>
        </w:rPr>
      </w:pPr>
      <w:r w:rsidDel="00000000" w:rsidR="00000000" w:rsidRPr="00000000">
        <w:rPr>
          <w:rtl w:val="0"/>
        </w:rPr>
      </w:r>
    </w:p>
    <w:p w:rsidR="00000000" w:rsidDel="00000000" w:rsidP="00000000" w:rsidRDefault="00000000" w:rsidRPr="00000000" w14:paraId="000001A0">
      <w:pPr>
        <w:pageBreakBefore w:val="0"/>
        <w:numPr>
          <w:ilvl w:val="0"/>
          <w:numId w:val="2"/>
        </w:numPr>
        <w:spacing w:after="0" w:lineRule="auto"/>
        <w:ind w:left="855" w:hanging="495"/>
        <w:jc w:val="both"/>
        <w:rPr>
          <w:sz w:val="24"/>
          <w:szCs w:val="24"/>
        </w:rPr>
      </w:pPr>
      <w:sdt>
        <w:sdtPr>
          <w:tag w:val="goog_rdk_19"/>
        </w:sdtPr>
        <w:sdtContent>
          <w:commentRangeStart w:id="11"/>
        </w:sdtContent>
      </w:sdt>
      <w:r w:rsidDel="00000000" w:rsidR="00000000" w:rsidRPr="00000000">
        <w:rPr>
          <w:sz w:val="24"/>
          <w:szCs w:val="24"/>
          <w:rtl w:val="0"/>
        </w:rPr>
        <w:t xml:space="preserve">At all material times relevant to this suit </w:t>
      </w:r>
      <w:commentRangeEnd w:id="11"/>
      <w:r w:rsidDel="00000000" w:rsidR="00000000" w:rsidRPr="00000000">
        <w:commentReference w:id="11"/>
      </w:r>
      <w:r w:rsidDel="00000000" w:rsidR="00000000" w:rsidRPr="00000000">
        <w:rPr>
          <w:sz w:val="24"/>
          <w:szCs w:val="24"/>
          <w:rtl w:val="0"/>
        </w:rPr>
        <w:t xml:space="preserve">the 1</w:t>
      </w:r>
      <w:r w:rsidDel="00000000" w:rsidR="00000000" w:rsidRPr="00000000">
        <w:rPr>
          <w:sz w:val="24"/>
          <w:szCs w:val="24"/>
          <w:vertAlign w:val="superscript"/>
          <w:rtl w:val="0"/>
        </w:rPr>
        <w:t xml:space="preserve">ST</w:t>
      </w:r>
      <w:r w:rsidDel="00000000" w:rsidR="00000000" w:rsidRPr="00000000">
        <w:rPr>
          <w:sz w:val="24"/>
          <w:szCs w:val="24"/>
          <w:rtl w:val="0"/>
        </w:rPr>
        <w:t xml:space="preserve"> Defendant was the registered owner of motor vehicle registration No. KAM 413Y Toyota saloon and the 2</w:t>
      </w:r>
      <w:r w:rsidDel="00000000" w:rsidR="00000000" w:rsidRPr="00000000">
        <w:rPr>
          <w:sz w:val="24"/>
          <w:szCs w:val="24"/>
          <w:vertAlign w:val="superscript"/>
          <w:rtl w:val="0"/>
        </w:rPr>
        <w:t xml:space="preserve">nd</w:t>
      </w:r>
      <w:r w:rsidDel="00000000" w:rsidR="00000000" w:rsidRPr="00000000">
        <w:rPr>
          <w:sz w:val="24"/>
          <w:szCs w:val="24"/>
          <w:rtl w:val="0"/>
        </w:rPr>
        <w:t xml:space="preserve"> Defendant was his driver, agent, servant and/or employee.</w:t>
      </w:r>
    </w:p>
    <w:p w:rsidR="00000000" w:rsidDel="00000000" w:rsidP="00000000" w:rsidRDefault="00000000" w:rsidRPr="00000000" w14:paraId="000001A1">
      <w:pPr>
        <w:pageBreakBefore w:val="0"/>
        <w:jc w:val="both"/>
        <w:rPr>
          <w:sz w:val="24"/>
          <w:szCs w:val="24"/>
        </w:rPr>
      </w:pPr>
      <w:r w:rsidDel="00000000" w:rsidR="00000000" w:rsidRPr="00000000">
        <w:rPr>
          <w:rtl w:val="0"/>
        </w:rPr>
      </w:r>
    </w:p>
    <w:p w:rsidR="00000000" w:rsidDel="00000000" w:rsidP="00000000" w:rsidRDefault="00000000" w:rsidRPr="00000000" w14:paraId="000001A2">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On or about the 31</w:t>
      </w:r>
      <w:r w:rsidDel="00000000" w:rsidR="00000000" w:rsidRPr="00000000">
        <w:rPr>
          <w:sz w:val="24"/>
          <w:szCs w:val="24"/>
          <w:vertAlign w:val="superscript"/>
          <w:rtl w:val="0"/>
        </w:rPr>
        <w:t xml:space="preserve">st</w:t>
      </w:r>
      <w:r w:rsidDel="00000000" w:rsidR="00000000" w:rsidRPr="00000000">
        <w:rPr>
          <w:sz w:val="24"/>
          <w:szCs w:val="24"/>
          <w:rtl w:val="0"/>
        </w:rPr>
        <w:t xml:space="preserve"> day of December 2008, at around 10.30 p.m. the deceased was lawfully standing off Meru – Nkubu road at Equator area when the 1</w:t>
      </w:r>
      <w:r w:rsidDel="00000000" w:rsidR="00000000" w:rsidRPr="00000000">
        <w:rPr>
          <w:sz w:val="24"/>
          <w:szCs w:val="24"/>
          <w:vertAlign w:val="superscript"/>
          <w:rtl w:val="0"/>
        </w:rPr>
        <w:t xml:space="preserve">st</w:t>
      </w:r>
      <w:r w:rsidDel="00000000" w:rsidR="00000000" w:rsidRPr="00000000">
        <w:rPr>
          <w:sz w:val="24"/>
          <w:szCs w:val="24"/>
          <w:rtl w:val="0"/>
        </w:rPr>
        <w:t xml:space="preserve"> Defendant so negligently, recklessly and carelessly drove, controlled and/or managed motor vehicle registration No. KAM 413Y that he caused it to veer off the road and crush the deceased occasioning upon her fatal injuries which led to her death.</w:t>
      </w:r>
    </w:p>
    <w:p w:rsidR="00000000" w:rsidDel="00000000" w:rsidP="00000000" w:rsidRDefault="00000000" w:rsidRPr="00000000" w14:paraId="000001A3">
      <w:pPr>
        <w:pageBreakBefore w:val="0"/>
        <w:jc w:val="both"/>
        <w:rPr>
          <w:sz w:val="24"/>
          <w:szCs w:val="24"/>
        </w:rPr>
      </w:pPr>
      <w:r w:rsidDel="00000000" w:rsidR="00000000" w:rsidRPr="00000000">
        <w:rPr>
          <w:rtl w:val="0"/>
        </w:rPr>
      </w:r>
    </w:p>
    <w:p w:rsidR="00000000" w:rsidDel="00000000" w:rsidP="00000000" w:rsidRDefault="00000000" w:rsidRPr="00000000" w14:paraId="000001A4">
      <w:pPr>
        <w:pageBreakBefore w:val="0"/>
        <w:ind w:left="720" w:firstLine="720"/>
        <w:jc w:val="both"/>
        <w:rPr>
          <w:b w:val="1"/>
          <w:sz w:val="24"/>
          <w:szCs w:val="24"/>
          <w:u w:val="single"/>
        </w:rPr>
      </w:pPr>
      <w:r w:rsidDel="00000000" w:rsidR="00000000" w:rsidRPr="00000000">
        <w:rPr>
          <w:b w:val="1"/>
          <w:sz w:val="24"/>
          <w:szCs w:val="24"/>
          <w:u w:val="single"/>
          <w:rtl w:val="0"/>
        </w:rPr>
        <w:t xml:space="preserve">PARTICULARS OF NEGLIGENCE OF THE 2</w:t>
      </w:r>
      <w:r w:rsidDel="00000000" w:rsidR="00000000" w:rsidRPr="00000000">
        <w:rPr>
          <w:b w:val="1"/>
          <w:sz w:val="24"/>
          <w:szCs w:val="24"/>
          <w:u w:val="single"/>
          <w:vertAlign w:val="superscript"/>
          <w:rtl w:val="0"/>
        </w:rPr>
        <w:t xml:space="preserve">ND</w:t>
      </w:r>
      <w:r w:rsidDel="00000000" w:rsidR="00000000" w:rsidRPr="00000000">
        <w:rPr>
          <w:b w:val="1"/>
          <w:sz w:val="24"/>
          <w:szCs w:val="24"/>
          <w:u w:val="single"/>
          <w:rtl w:val="0"/>
        </w:rPr>
        <w:t xml:space="preserve"> </w:t>
      </w:r>
      <w:sdt>
        <w:sdtPr>
          <w:tag w:val="goog_rdk_20"/>
        </w:sdtPr>
        <w:sdtContent>
          <w:commentRangeStart w:id="12"/>
        </w:sdtContent>
      </w:sdt>
      <w:r w:rsidDel="00000000" w:rsidR="00000000" w:rsidRPr="00000000">
        <w:rPr>
          <w:b w:val="1"/>
          <w:sz w:val="24"/>
          <w:szCs w:val="24"/>
          <w:u w:val="single"/>
          <w:rtl w:val="0"/>
        </w:rPr>
        <w:t xml:space="preserve">DEFENDANT</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A5">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Driving at a speed which was too fast in the circumstances.</w:t>
      </w:r>
    </w:p>
    <w:p w:rsidR="00000000" w:rsidDel="00000000" w:rsidP="00000000" w:rsidRDefault="00000000" w:rsidRPr="00000000" w14:paraId="000001A6">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Failing to keep any or any proper look-out or to have any or any sufficient regard for pedestrians on the said road.</w:t>
      </w:r>
    </w:p>
    <w:p w:rsidR="00000000" w:rsidDel="00000000" w:rsidP="00000000" w:rsidRDefault="00000000" w:rsidRPr="00000000" w14:paraId="000001A7">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Mounting on the pedestrian path and there colliding with the deceased.</w:t>
      </w:r>
    </w:p>
    <w:p w:rsidR="00000000" w:rsidDel="00000000" w:rsidP="00000000" w:rsidRDefault="00000000" w:rsidRPr="00000000" w14:paraId="000001A8">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Failing to exercise or to maintain any or any sufficient or adequate control of the said motor vehicle.</w:t>
      </w:r>
    </w:p>
    <w:p w:rsidR="00000000" w:rsidDel="00000000" w:rsidP="00000000" w:rsidRDefault="00000000" w:rsidRPr="00000000" w14:paraId="000001A9">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Failing to heed the presence of the deceased on the said road.</w:t>
      </w:r>
    </w:p>
    <w:p w:rsidR="00000000" w:rsidDel="00000000" w:rsidP="00000000" w:rsidRDefault="00000000" w:rsidRPr="00000000" w14:paraId="000001AA">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In the alternative driving a defective motor vehicle incapable of proper control.</w:t>
      </w:r>
    </w:p>
    <w:p w:rsidR="00000000" w:rsidDel="00000000" w:rsidP="00000000" w:rsidRDefault="00000000" w:rsidRPr="00000000" w14:paraId="000001AB">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Failing to stop, slow down or in any other way so manage or control the said motor vehicle as to avoid mounting the said pedestrian path and there colliding with the deceased.</w:t>
      </w:r>
    </w:p>
    <w:p w:rsidR="00000000" w:rsidDel="00000000" w:rsidP="00000000" w:rsidRDefault="00000000" w:rsidRPr="00000000" w14:paraId="000001AC">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Causing the death of the deceased.</w:t>
      </w:r>
    </w:p>
    <w:p w:rsidR="00000000" w:rsidDel="00000000" w:rsidP="00000000" w:rsidRDefault="00000000" w:rsidRPr="00000000" w14:paraId="000001AD">
      <w:pPr>
        <w:pageBreakBefore w:val="0"/>
        <w:ind w:left="1440" w:firstLine="0"/>
        <w:jc w:val="both"/>
        <w:rPr>
          <w:sz w:val="24"/>
          <w:szCs w:val="24"/>
        </w:rPr>
      </w:pPr>
      <w:r w:rsidDel="00000000" w:rsidR="00000000" w:rsidRPr="00000000">
        <w:rPr>
          <w:sz w:val="24"/>
          <w:szCs w:val="24"/>
          <w:rtl w:val="0"/>
        </w:rPr>
        <w:t xml:space="preserve">Where applicable the Plaintiff shall rely on the doctrine of Res Ipsa Loquitor.</w:t>
      </w:r>
    </w:p>
    <w:p w:rsidR="00000000" w:rsidDel="00000000" w:rsidP="00000000" w:rsidRDefault="00000000" w:rsidRPr="00000000" w14:paraId="000001AE">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The Plaintiff’s claim is brought under the Fatal Accident Act Cap </w:t>
      </w:r>
      <w:sdt>
        <w:sdtPr>
          <w:tag w:val="goog_rdk_21"/>
        </w:sdtPr>
        <w:sdtContent>
          <w:commentRangeStart w:id="13"/>
        </w:sdtContent>
      </w:sdt>
      <w:r w:rsidDel="00000000" w:rsidR="00000000" w:rsidRPr="00000000">
        <w:rPr>
          <w:sz w:val="24"/>
          <w:szCs w:val="24"/>
          <w:rtl w:val="0"/>
        </w:rPr>
        <w:t xml:space="preserve">32</w:t>
      </w:r>
      <w:commentRangeEnd w:id="13"/>
      <w:r w:rsidDel="00000000" w:rsidR="00000000" w:rsidRPr="00000000">
        <w:commentReference w:id="13"/>
      </w:r>
      <w:r w:rsidDel="00000000" w:rsidR="00000000" w:rsidRPr="00000000">
        <w:rPr>
          <w:sz w:val="24"/>
          <w:szCs w:val="24"/>
          <w:rtl w:val="0"/>
        </w:rPr>
        <w:t xml:space="preserve"> Laws of Kenya and the Law Reform Act Cap </w:t>
      </w:r>
      <w:sdt>
        <w:sdtPr>
          <w:tag w:val="goog_rdk_22"/>
        </w:sdtPr>
        <w:sdtContent>
          <w:commentRangeStart w:id="14"/>
        </w:sdtContent>
      </w:sdt>
      <w:r w:rsidDel="00000000" w:rsidR="00000000" w:rsidRPr="00000000">
        <w:rPr>
          <w:sz w:val="24"/>
          <w:szCs w:val="24"/>
          <w:rtl w:val="0"/>
        </w:rPr>
        <w:t xml:space="preserve">26</w:t>
      </w:r>
      <w:commentRangeEnd w:id="14"/>
      <w:r w:rsidDel="00000000" w:rsidR="00000000" w:rsidRPr="00000000">
        <w:commentReference w:id="14"/>
      </w:r>
      <w:r w:rsidDel="00000000" w:rsidR="00000000" w:rsidRPr="00000000">
        <w:rPr>
          <w:sz w:val="24"/>
          <w:szCs w:val="24"/>
          <w:rtl w:val="0"/>
        </w:rPr>
        <w:t xml:space="preserve"> Laws of </w:t>
      </w:r>
      <w:sdt>
        <w:sdtPr>
          <w:tag w:val="goog_rdk_23"/>
        </w:sdtPr>
        <w:sdtContent>
          <w:commentRangeStart w:id="15"/>
        </w:sdtContent>
      </w:sdt>
      <w:r w:rsidDel="00000000" w:rsidR="00000000" w:rsidRPr="00000000">
        <w:rPr>
          <w:sz w:val="24"/>
          <w:szCs w:val="24"/>
          <w:rtl w:val="0"/>
        </w:rPr>
        <w:t xml:space="preserve">Kenya</w:t>
      </w:r>
      <w:commentRangeEnd w:id="15"/>
      <w:r w:rsidDel="00000000" w:rsidR="00000000" w:rsidRPr="00000000">
        <w:commentReference w:id="15"/>
      </w:r>
      <w:r w:rsidDel="00000000" w:rsidR="00000000" w:rsidRPr="00000000">
        <w:rPr>
          <w:sz w:val="24"/>
          <w:szCs w:val="24"/>
          <w:rtl w:val="0"/>
        </w:rPr>
        <w:t xml:space="preserve">.</w:t>
      </w:r>
    </w:p>
    <w:p w:rsidR="00000000" w:rsidDel="00000000" w:rsidP="00000000" w:rsidRDefault="00000000" w:rsidRPr="00000000" w14:paraId="000001AF">
      <w:pPr>
        <w:pageBreakBefore w:val="0"/>
        <w:ind w:left="360" w:firstLine="0"/>
        <w:jc w:val="both"/>
        <w:rPr>
          <w:sz w:val="24"/>
          <w:szCs w:val="24"/>
        </w:rPr>
      </w:pPr>
      <w:r w:rsidDel="00000000" w:rsidR="00000000" w:rsidRPr="00000000">
        <w:rPr>
          <w:rtl w:val="0"/>
        </w:rPr>
      </w:r>
    </w:p>
    <w:p w:rsidR="00000000" w:rsidDel="00000000" w:rsidP="00000000" w:rsidRDefault="00000000" w:rsidRPr="00000000" w14:paraId="000001B0">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Particulars pursuant to the Law Reform Act. At the time of her death, the said PURITY KAGWIRIA was 25 years of age. She enjoyed good health and was living a happy and vibrant life with a normal expectation of life and by her sudden and premature death, her expectation of a healthy and happy life was considerably shortened and her said estate has suffered expenses, loss and damage.</w:t>
      </w:r>
    </w:p>
    <w:p w:rsidR="00000000" w:rsidDel="00000000" w:rsidP="00000000" w:rsidRDefault="00000000" w:rsidRPr="00000000" w14:paraId="000001B1">
      <w:pPr>
        <w:pageBreakBefore w:val="0"/>
        <w:jc w:val="both"/>
        <w:rPr>
          <w:sz w:val="24"/>
          <w:szCs w:val="24"/>
        </w:rPr>
      </w:pPr>
      <w:r w:rsidDel="00000000" w:rsidR="00000000" w:rsidRPr="00000000">
        <w:rPr>
          <w:rtl w:val="0"/>
        </w:rPr>
      </w:r>
    </w:p>
    <w:p w:rsidR="00000000" w:rsidDel="00000000" w:rsidP="00000000" w:rsidRDefault="00000000" w:rsidRPr="00000000" w14:paraId="000001B2">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Particulars pursuant to the Fatal Accidents Act</w:t>
      </w:r>
    </w:p>
    <w:p w:rsidR="00000000" w:rsidDel="00000000" w:rsidP="00000000" w:rsidRDefault="00000000" w:rsidRPr="00000000" w14:paraId="000001B3">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The Plaintiff herein instituted this suit as the legal representative of the estate of the deceased.</w:t>
      </w:r>
    </w:p>
    <w:p w:rsidR="00000000" w:rsidDel="00000000" w:rsidP="00000000" w:rsidRDefault="00000000" w:rsidRPr="00000000" w14:paraId="000001B4">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The name of the dependant for whose benefit this action is brought is;</w:t>
      </w:r>
    </w:p>
    <w:p w:rsidR="00000000" w:rsidDel="00000000" w:rsidP="00000000" w:rsidRDefault="00000000" w:rsidRPr="00000000" w14:paraId="000001B5">
      <w:pPr>
        <w:pageBreakBefore w:val="0"/>
        <w:numPr>
          <w:ilvl w:val="0"/>
          <w:numId w:val="9"/>
        </w:numPr>
        <w:tabs>
          <w:tab w:val="left" w:pos="1800"/>
        </w:tabs>
        <w:spacing w:after="0" w:lineRule="auto"/>
        <w:ind w:left="2340" w:hanging="720"/>
        <w:jc w:val="both"/>
        <w:rPr>
          <w:sz w:val="24"/>
          <w:szCs w:val="24"/>
        </w:rPr>
      </w:pPr>
      <w:r w:rsidDel="00000000" w:rsidR="00000000" w:rsidRPr="00000000">
        <w:rPr>
          <w:sz w:val="24"/>
          <w:szCs w:val="24"/>
          <w:rtl w:val="0"/>
        </w:rPr>
        <w:t xml:space="preserve"> ANITA WANJA M’KIRIMA – Mother</w:t>
      </w:r>
    </w:p>
    <w:p w:rsidR="00000000" w:rsidDel="00000000" w:rsidP="00000000" w:rsidRDefault="00000000" w:rsidRPr="00000000" w14:paraId="000001B6">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The nature of the claim in respect of which damages are sought is as follows. At the time of her death of the deceased was aged 25 years of age, she enjoyed good health and lived a happy and vigorous life. She was a businesswoman by profession. Her income from her cereal business brought her an income of Kshs.20,000/= per month. She had good prospects of considerable advancement in her cereal business where her annual income was likely to increase progressively from month to month out of the said income, she used part of the same to support her family who were dependants upon here and by her death they have lost the said means of support and have therefore suffered loss and damage. As a result, she suffered special damages amounting to the following; </w:t>
      </w:r>
    </w:p>
    <w:p w:rsidR="00000000" w:rsidDel="00000000" w:rsidP="00000000" w:rsidRDefault="00000000" w:rsidRPr="00000000" w14:paraId="000001B7">
      <w:pPr>
        <w:pageBreakBefore w:val="0"/>
        <w:ind w:left="1440" w:firstLine="0"/>
        <w:jc w:val="both"/>
        <w:rPr>
          <w:b w:val="1"/>
          <w:sz w:val="24"/>
          <w:szCs w:val="24"/>
          <w:u w:val="single"/>
        </w:rPr>
      </w:pPr>
      <w:r w:rsidDel="00000000" w:rsidR="00000000" w:rsidRPr="00000000">
        <w:rPr>
          <w:rtl w:val="0"/>
        </w:rPr>
      </w:r>
    </w:p>
    <w:p w:rsidR="00000000" w:rsidDel="00000000" w:rsidP="00000000" w:rsidRDefault="00000000" w:rsidRPr="00000000" w14:paraId="000001B8">
      <w:pPr>
        <w:pageBreakBefore w:val="0"/>
        <w:ind w:left="1440" w:firstLine="0"/>
        <w:jc w:val="both"/>
        <w:rPr>
          <w:b w:val="1"/>
          <w:sz w:val="24"/>
          <w:szCs w:val="24"/>
          <w:u w:val="single"/>
        </w:rPr>
      </w:pPr>
      <w:r w:rsidDel="00000000" w:rsidR="00000000" w:rsidRPr="00000000">
        <w:rPr>
          <w:b w:val="1"/>
          <w:sz w:val="24"/>
          <w:szCs w:val="24"/>
          <w:u w:val="single"/>
          <w:rtl w:val="0"/>
        </w:rPr>
        <w:t xml:space="preserve">PARTICULARS OF SPECIAL DAMAGES</w:t>
      </w:r>
    </w:p>
    <w:p w:rsidR="00000000" w:rsidDel="00000000" w:rsidP="00000000" w:rsidRDefault="00000000" w:rsidRPr="00000000" w14:paraId="000001B9">
      <w:pPr>
        <w:pageBreakBefore w:val="0"/>
        <w:numPr>
          <w:ilvl w:val="1"/>
          <w:numId w:val="9"/>
        </w:numPr>
        <w:spacing w:after="0" w:lineRule="auto"/>
        <w:ind w:left="1980" w:hanging="360"/>
        <w:jc w:val="both"/>
        <w:rPr>
          <w:sz w:val="24"/>
          <w:szCs w:val="24"/>
        </w:rPr>
      </w:pPr>
      <w:r w:rsidDel="00000000" w:rsidR="00000000" w:rsidRPr="00000000">
        <w:rPr>
          <w:sz w:val="24"/>
          <w:szCs w:val="24"/>
          <w:rtl w:val="0"/>
        </w:rPr>
        <w:t xml:space="preserve">Police abstract </w:t>
        <w:tab/>
        <w:tab/>
        <w:tab/>
        <w:tab/>
        <w:tab/>
        <w:t xml:space="preserve">– Kshs.     200/=</w:t>
      </w:r>
    </w:p>
    <w:p w:rsidR="00000000" w:rsidDel="00000000" w:rsidP="00000000" w:rsidRDefault="00000000" w:rsidRPr="00000000" w14:paraId="000001BA">
      <w:pPr>
        <w:pageBreakBefore w:val="0"/>
        <w:numPr>
          <w:ilvl w:val="1"/>
          <w:numId w:val="9"/>
        </w:numPr>
        <w:spacing w:after="0" w:lineRule="auto"/>
        <w:ind w:left="1980" w:hanging="360"/>
        <w:jc w:val="both"/>
        <w:rPr>
          <w:sz w:val="24"/>
          <w:szCs w:val="24"/>
        </w:rPr>
      </w:pPr>
      <w:r w:rsidDel="00000000" w:rsidR="00000000" w:rsidRPr="00000000">
        <w:rPr>
          <w:sz w:val="24"/>
          <w:szCs w:val="24"/>
          <w:rtl w:val="0"/>
        </w:rPr>
        <w:t xml:space="preserve">Death certificate </w:t>
        <w:tab/>
        <w:tab/>
        <w:tab/>
        <w:tab/>
        <w:tab/>
        <w:t xml:space="preserve">– Kshs.     250/=</w:t>
      </w:r>
    </w:p>
    <w:p w:rsidR="00000000" w:rsidDel="00000000" w:rsidP="00000000" w:rsidRDefault="00000000" w:rsidRPr="00000000" w14:paraId="000001BB">
      <w:pPr>
        <w:pageBreakBefore w:val="0"/>
        <w:numPr>
          <w:ilvl w:val="1"/>
          <w:numId w:val="9"/>
        </w:numPr>
        <w:spacing w:after="0" w:lineRule="auto"/>
        <w:ind w:left="1980" w:hanging="360"/>
        <w:jc w:val="both"/>
        <w:rPr>
          <w:sz w:val="24"/>
          <w:szCs w:val="24"/>
        </w:rPr>
      </w:pPr>
      <w:r w:rsidDel="00000000" w:rsidR="00000000" w:rsidRPr="00000000">
        <w:rPr>
          <w:sz w:val="24"/>
          <w:szCs w:val="24"/>
          <w:rtl w:val="0"/>
        </w:rPr>
        <w:t xml:space="preserve">Post mortem </w:t>
        <w:tab/>
        <w:tab/>
        <w:tab/>
        <w:tab/>
        <w:tab/>
        <w:t xml:space="preserve">– Kshs.  2,500/=</w:t>
      </w:r>
    </w:p>
    <w:p w:rsidR="00000000" w:rsidDel="00000000" w:rsidP="00000000" w:rsidRDefault="00000000" w:rsidRPr="00000000" w14:paraId="000001BC">
      <w:pPr>
        <w:pageBreakBefore w:val="0"/>
        <w:numPr>
          <w:ilvl w:val="1"/>
          <w:numId w:val="9"/>
        </w:numPr>
        <w:spacing w:after="0" w:lineRule="auto"/>
        <w:ind w:left="1980" w:hanging="360"/>
        <w:jc w:val="both"/>
        <w:rPr>
          <w:sz w:val="24"/>
          <w:szCs w:val="24"/>
        </w:rPr>
      </w:pPr>
      <w:r w:rsidDel="00000000" w:rsidR="00000000" w:rsidRPr="00000000">
        <w:rPr>
          <w:sz w:val="24"/>
          <w:szCs w:val="24"/>
          <w:rtl w:val="0"/>
        </w:rPr>
        <w:t xml:space="preserve">Mortuary charges </w:t>
        <w:tab/>
        <w:tab/>
        <w:tab/>
        <w:tab/>
        <w:t xml:space="preserve">– Kshs.  4,800/=</w:t>
      </w:r>
    </w:p>
    <w:p w:rsidR="00000000" w:rsidDel="00000000" w:rsidP="00000000" w:rsidRDefault="00000000" w:rsidRPr="00000000" w14:paraId="000001BD">
      <w:pPr>
        <w:pageBreakBefore w:val="0"/>
        <w:numPr>
          <w:ilvl w:val="1"/>
          <w:numId w:val="9"/>
        </w:numPr>
        <w:spacing w:after="0" w:lineRule="auto"/>
        <w:ind w:left="1980" w:hanging="360"/>
        <w:jc w:val="both"/>
        <w:rPr>
          <w:sz w:val="24"/>
          <w:szCs w:val="24"/>
        </w:rPr>
      </w:pPr>
      <w:r w:rsidDel="00000000" w:rsidR="00000000" w:rsidRPr="00000000">
        <w:rPr>
          <w:sz w:val="24"/>
          <w:szCs w:val="24"/>
          <w:rtl w:val="0"/>
        </w:rPr>
        <w:t xml:space="preserve">Post mortem report </w:t>
        <w:tab/>
        <w:tab/>
        <w:tab/>
        <w:tab/>
        <w:t xml:space="preserve">– Kshs.  5,000/=</w:t>
      </w:r>
    </w:p>
    <w:p w:rsidR="00000000" w:rsidDel="00000000" w:rsidP="00000000" w:rsidRDefault="00000000" w:rsidRPr="00000000" w14:paraId="000001BE">
      <w:pPr>
        <w:pageBreakBefore w:val="0"/>
        <w:numPr>
          <w:ilvl w:val="1"/>
          <w:numId w:val="9"/>
        </w:numPr>
        <w:spacing w:after="0" w:lineRule="auto"/>
        <w:ind w:left="1980" w:hanging="360"/>
        <w:jc w:val="both"/>
        <w:rPr>
          <w:sz w:val="24"/>
          <w:szCs w:val="24"/>
        </w:rPr>
      </w:pPr>
      <w:r w:rsidDel="00000000" w:rsidR="00000000" w:rsidRPr="00000000">
        <w:rPr>
          <w:sz w:val="24"/>
          <w:szCs w:val="24"/>
          <w:rtl w:val="0"/>
        </w:rPr>
        <w:t xml:space="preserve">Funeral and burial expenses </w:t>
        <w:tab/>
        <w:tab/>
        <w:tab/>
        <w:t xml:space="preserve">– Kshs.39,470/=</w:t>
      </w:r>
    </w:p>
    <w:p w:rsidR="00000000" w:rsidDel="00000000" w:rsidP="00000000" w:rsidRDefault="00000000" w:rsidRPr="00000000" w14:paraId="000001BF">
      <w:pPr>
        <w:pageBreakBefore w:val="0"/>
        <w:numPr>
          <w:ilvl w:val="1"/>
          <w:numId w:val="9"/>
        </w:numPr>
        <w:spacing w:after="0" w:lineRule="auto"/>
        <w:ind w:left="1980" w:hanging="360"/>
        <w:jc w:val="both"/>
        <w:rPr>
          <w:sz w:val="24"/>
          <w:szCs w:val="24"/>
        </w:rPr>
      </w:pPr>
      <w:r w:rsidDel="00000000" w:rsidR="00000000" w:rsidRPr="00000000">
        <w:rPr>
          <w:sz w:val="24"/>
          <w:szCs w:val="24"/>
          <w:rtl w:val="0"/>
        </w:rPr>
        <w:t xml:space="preserve">Legal fees in grant of letters of </w:t>
      </w:r>
      <w:sdt>
        <w:sdtPr>
          <w:tag w:val="goog_rdk_24"/>
        </w:sdtPr>
        <w:sdtContent>
          <w:commentRangeStart w:id="16"/>
        </w:sdtContent>
      </w:sdt>
      <w:r w:rsidDel="00000000" w:rsidR="00000000" w:rsidRPr="00000000">
        <w:rPr>
          <w:sz w:val="24"/>
          <w:szCs w:val="24"/>
          <w:rtl w:val="0"/>
        </w:rPr>
        <w:t xml:space="preserve">administration</w:t>
      </w:r>
      <w:commentRangeEnd w:id="16"/>
      <w:r w:rsidDel="00000000" w:rsidR="00000000" w:rsidRPr="00000000">
        <w:commentReference w:id="16"/>
      </w:r>
      <w:r w:rsidDel="00000000" w:rsidR="00000000" w:rsidRPr="00000000">
        <w:rPr>
          <w:sz w:val="24"/>
          <w:szCs w:val="24"/>
          <w:rtl w:val="0"/>
        </w:rPr>
        <w:t xml:space="preserve"> </w:t>
      </w:r>
    </w:p>
    <w:p w:rsidR="00000000" w:rsidDel="00000000" w:rsidP="00000000" w:rsidRDefault="00000000" w:rsidRPr="00000000" w14:paraId="000001C0">
      <w:pPr>
        <w:pageBreakBefore w:val="0"/>
        <w:ind w:left="1620" w:firstLine="360"/>
        <w:jc w:val="both"/>
        <w:rPr>
          <w:sz w:val="24"/>
          <w:szCs w:val="24"/>
        </w:rPr>
      </w:pPr>
      <w:r w:rsidDel="00000000" w:rsidR="00000000" w:rsidRPr="00000000">
        <w:rPr>
          <w:sz w:val="24"/>
          <w:szCs w:val="24"/>
          <w:rtl w:val="0"/>
        </w:rPr>
        <w:t xml:space="preserve">Meru Hc. Misc. Succ. No. 171/09 </w:t>
        <w:tab/>
        <w:tab/>
      </w:r>
      <w:r w:rsidDel="00000000" w:rsidR="00000000" w:rsidRPr="00000000">
        <w:rPr>
          <w:sz w:val="24"/>
          <w:szCs w:val="24"/>
          <w:u w:val="single"/>
          <w:rtl w:val="0"/>
        </w:rPr>
        <w:t xml:space="preserve">– Kshs.30,000/=</w:t>
      </w:r>
      <w:r w:rsidDel="00000000" w:rsidR="00000000" w:rsidRPr="00000000">
        <w:rPr>
          <w:rtl w:val="0"/>
        </w:rPr>
      </w:r>
    </w:p>
    <w:p w:rsidR="00000000" w:rsidDel="00000000" w:rsidP="00000000" w:rsidRDefault="00000000" w:rsidRPr="00000000" w14:paraId="000001C1">
      <w:pPr>
        <w:pageBreakBefore w:val="0"/>
        <w:ind w:left="5220" w:firstLine="540"/>
        <w:jc w:val="both"/>
        <w:rPr>
          <w:sz w:val="24"/>
          <w:szCs w:val="24"/>
        </w:rPr>
      </w:pPr>
      <w:r w:rsidDel="00000000" w:rsidR="00000000" w:rsidRPr="00000000">
        <w:rPr>
          <w:sz w:val="24"/>
          <w:szCs w:val="24"/>
          <w:rtl w:val="0"/>
        </w:rPr>
        <w:t xml:space="preserve">Total</w:t>
        <w:tab/>
      </w:r>
      <w:r w:rsidDel="00000000" w:rsidR="00000000" w:rsidRPr="00000000">
        <w:rPr>
          <w:b w:val="1"/>
          <w:sz w:val="24"/>
          <w:szCs w:val="24"/>
          <w:u w:val="single"/>
          <w:rtl w:val="0"/>
        </w:rPr>
        <w:t xml:space="preserve">– Kshs.82,220/=</w:t>
      </w:r>
      <w:r w:rsidDel="00000000" w:rsidR="00000000" w:rsidRPr="00000000">
        <w:rPr>
          <w:sz w:val="24"/>
          <w:szCs w:val="24"/>
          <w:rtl w:val="0"/>
        </w:rPr>
        <w:tab/>
      </w:r>
    </w:p>
    <w:p w:rsidR="00000000" w:rsidDel="00000000" w:rsidP="00000000" w:rsidRDefault="00000000" w:rsidRPr="00000000" w14:paraId="000001C2">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The Plaintiff’s claim against the Defendant is for general damages under both the Law Reform Act and Fatal Accidents Act, Special damages, costs and interests of the suit.   </w:t>
      </w:r>
    </w:p>
    <w:p w:rsidR="00000000" w:rsidDel="00000000" w:rsidP="00000000" w:rsidRDefault="00000000" w:rsidRPr="00000000" w14:paraId="000001C3">
      <w:pPr>
        <w:pageBreakBefore w:val="0"/>
        <w:ind w:left="360" w:firstLine="0"/>
        <w:jc w:val="both"/>
        <w:rPr>
          <w:sz w:val="24"/>
          <w:szCs w:val="24"/>
        </w:rPr>
      </w:pPr>
      <w:r w:rsidDel="00000000" w:rsidR="00000000" w:rsidRPr="00000000">
        <w:rPr>
          <w:rtl w:val="0"/>
        </w:rPr>
      </w:r>
    </w:p>
    <w:p w:rsidR="00000000" w:rsidDel="00000000" w:rsidP="00000000" w:rsidRDefault="00000000" w:rsidRPr="00000000" w14:paraId="000001C4">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The 1</w:t>
      </w:r>
      <w:r w:rsidDel="00000000" w:rsidR="00000000" w:rsidRPr="00000000">
        <w:rPr>
          <w:sz w:val="24"/>
          <w:szCs w:val="24"/>
          <w:vertAlign w:val="superscript"/>
          <w:rtl w:val="0"/>
        </w:rPr>
        <w:t xml:space="preserve">st</w:t>
      </w:r>
      <w:r w:rsidDel="00000000" w:rsidR="00000000" w:rsidRPr="00000000">
        <w:rPr>
          <w:sz w:val="24"/>
          <w:szCs w:val="24"/>
          <w:rtl w:val="0"/>
        </w:rPr>
        <w:t xml:space="preserve"> Defendant being the registered owner of motor vehicle registration No. KAM 413Y must have allowed, condoned and/or commissions of his driver, agent, servant and/or employee and is therefore </w:t>
      </w:r>
      <w:sdt>
        <w:sdtPr>
          <w:tag w:val="goog_rdk_25"/>
        </w:sdtPr>
        <w:sdtContent>
          <w:commentRangeStart w:id="17"/>
        </w:sdtContent>
      </w:sdt>
      <w:r w:rsidDel="00000000" w:rsidR="00000000" w:rsidRPr="00000000">
        <w:rPr>
          <w:sz w:val="24"/>
          <w:szCs w:val="24"/>
          <w:rtl w:val="0"/>
        </w:rPr>
        <w:t xml:space="preserve">vicariously liable </w:t>
      </w:r>
      <w:commentRangeEnd w:id="17"/>
      <w:r w:rsidDel="00000000" w:rsidR="00000000" w:rsidRPr="00000000">
        <w:commentReference w:id="17"/>
      </w:r>
      <w:r w:rsidDel="00000000" w:rsidR="00000000" w:rsidRPr="00000000">
        <w:rPr>
          <w:sz w:val="24"/>
          <w:szCs w:val="24"/>
          <w:rtl w:val="0"/>
        </w:rPr>
        <w:t xml:space="preserve">for his tortious actions.</w:t>
      </w:r>
    </w:p>
    <w:p w:rsidR="00000000" w:rsidDel="00000000" w:rsidP="00000000" w:rsidRDefault="00000000" w:rsidRPr="00000000" w14:paraId="000001C5">
      <w:pPr>
        <w:pageBreakBefore w:val="0"/>
        <w:jc w:val="both"/>
        <w:rPr>
          <w:sz w:val="24"/>
          <w:szCs w:val="24"/>
        </w:rPr>
      </w:pPr>
      <w:r w:rsidDel="00000000" w:rsidR="00000000" w:rsidRPr="00000000">
        <w:rPr>
          <w:rtl w:val="0"/>
        </w:rPr>
      </w:r>
    </w:p>
    <w:p w:rsidR="00000000" w:rsidDel="00000000" w:rsidP="00000000" w:rsidRDefault="00000000" w:rsidRPr="00000000" w14:paraId="000001C6">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Despite demand and notice of intention to sue having been given, the Defendants have refused, failed, ignored and/or neglected to make good the Plaintiff’s claim hence necessitating the institution of this suit.</w:t>
      </w:r>
    </w:p>
    <w:p w:rsidR="00000000" w:rsidDel="00000000" w:rsidP="00000000" w:rsidRDefault="00000000" w:rsidRPr="00000000" w14:paraId="000001C7">
      <w:pPr>
        <w:pageBreakBefore w:val="0"/>
        <w:jc w:val="both"/>
        <w:rPr>
          <w:sz w:val="24"/>
          <w:szCs w:val="24"/>
        </w:rPr>
      </w:pPr>
      <w:r w:rsidDel="00000000" w:rsidR="00000000" w:rsidRPr="00000000">
        <w:rPr>
          <w:rtl w:val="0"/>
        </w:rPr>
      </w:r>
    </w:p>
    <w:p w:rsidR="00000000" w:rsidDel="00000000" w:rsidP="00000000" w:rsidRDefault="00000000" w:rsidRPr="00000000" w14:paraId="000001C8">
      <w:pPr>
        <w:pageBreakBefore w:val="0"/>
        <w:numPr>
          <w:ilvl w:val="0"/>
          <w:numId w:val="2"/>
        </w:numPr>
        <w:spacing w:after="0" w:lineRule="auto"/>
        <w:ind w:left="855" w:hanging="495"/>
        <w:jc w:val="both"/>
        <w:rPr>
          <w:sz w:val="24"/>
          <w:szCs w:val="24"/>
        </w:rPr>
      </w:pPr>
      <w:r w:rsidDel="00000000" w:rsidR="00000000" w:rsidRPr="00000000">
        <w:rPr>
          <w:sz w:val="24"/>
          <w:szCs w:val="24"/>
          <w:rtl w:val="0"/>
        </w:rPr>
        <w:t xml:space="preserve">There is no other suit pending or concluded between the same parties herein and over the same subject matter.</w:t>
      </w:r>
    </w:p>
    <w:p w:rsidR="00000000" w:rsidDel="00000000" w:rsidP="00000000" w:rsidRDefault="00000000" w:rsidRPr="00000000" w14:paraId="000001C9">
      <w:pPr>
        <w:pageBreakBefore w:val="0"/>
        <w:jc w:val="both"/>
        <w:rPr>
          <w:sz w:val="24"/>
          <w:szCs w:val="24"/>
        </w:rPr>
      </w:pPr>
      <w:r w:rsidDel="00000000" w:rsidR="00000000" w:rsidRPr="00000000">
        <w:rPr>
          <w:rtl w:val="0"/>
        </w:rPr>
      </w:r>
    </w:p>
    <w:p w:rsidR="00000000" w:rsidDel="00000000" w:rsidP="00000000" w:rsidRDefault="00000000" w:rsidRPr="00000000" w14:paraId="000001CA">
      <w:pPr>
        <w:pageBreakBefore w:val="0"/>
        <w:numPr>
          <w:ilvl w:val="0"/>
          <w:numId w:val="2"/>
        </w:numPr>
        <w:spacing w:after="0" w:lineRule="auto"/>
        <w:ind w:left="855" w:hanging="495"/>
        <w:jc w:val="both"/>
        <w:rPr>
          <w:sz w:val="24"/>
          <w:szCs w:val="24"/>
        </w:rPr>
      </w:pPr>
      <w:sdt>
        <w:sdtPr>
          <w:tag w:val="goog_rdk_26"/>
        </w:sdtPr>
        <w:sdtContent>
          <w:commentRangeStart w:id="18"/>
        </w:sdtContent>
      </w:sdt>
      <w:r w:rsidDel="00000000" w:rsidR="00000000" w:rsidRPr="00000000">
        <w:rPr>
          <w:sz w:val="24"/>
          <w:szCs w:val="24"/>
          <w:rtl w:val="0"/>
        </w:rPr>
        <w:t xml:space="preserve">The cause of action arose within the jurisdiction of this Honourable court.</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CB">
      <w:pPr>
        <w:pageBreakBefore w:val="0"/>
        <w:ind w:left="360" w:firstLine="0"/>
        <w:jc w:val="both"/>
        <w:rPr>
          <w:sz w:val="24"/>
          <w:szCs w:val="24"/>
        </w:rPr>
      </w:pPr>
      <w:r w:rsidDel="00000000" w:rsidR="00000000" w:rsidRPr="00000000">
        <w:rPr>
          <w:rtl w:val="0"/>
        </w:rPr>
      </w:r>
    </w:p>
    <w:p w:rsidR="00000000" w:rsidDel="00000000" w:rsidP="00000000" w:rsidRDefault="00000000" w:rsidRPr="00000000" w14:paraId="000001CC">
      <w:pPr>
        <w:pageBreakBefore w:val="0"/>
        <w:ind w:left="360" w:firstLine="0"/>
        <w:jc w:val="both"/>
        <w:rPr>
          <w:sz w:val="24"/>
          <w:szCs w:val="24"/>
        </w:rPr>
      </w:pPr>
      <w:r w:rsidDel="00000000" w:rsidR="00000000" w:rsidRPr="00000000">
        <w:rPr>
          <w:b w:val="1"/>
          <w:sz w:val="24"/>
          <w:szCs w:val="24"/>
          <w:rtl w:val="0"/>
        </w:rPr>
        <w:t xml:space="preserve">REASONS WHEREFORE</w:t>
      </w:r>
      <w:r w:rsidDel="00000000" w:rsidR="00000000" w:rsidRPr="00000000">
        <w:rPr>
          <w:sz w:val="24"/>
          <w:szCs w:val="24"/>
          <w:rtl w:val="0"/>
        </w:rPr>
        <w:t xml:space="preserve"> the Plaintiff prays for judgment against the Defendants jointly and severally for;</w:t>
      </w:r>
    </w:p>
    <w:p w:rsidR="00000000" w:rsidDel="00000000" w:rsidP="00000000" w:rsidRDefault="00000000" w:rsidRPr="00000000" w14:paraId="000001CD">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General damages under both the Law Reform Act and the Fatal Accidents Act.</w:t>
      </w:r>
    </w:p>
    <w:p w:rsidR="00000000" w:rsidDel="00000000" w:rsidP="00000000" w:rsidRDefault="00000000" w:rsidRPr="00000000" w14:paraId="000001CE">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Special damages of Kshs.82,220/=</w:t>
      </w:r>
    </w:p>
    <w:p w:rsidR="00000000" w:rsidDel="00000000" w:rsidP="00000000" w:rsidRDefault="00000000" w:rsidRPr="00000000" w14:paraId="000001CF">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Costs of this suit.</w:t>
      </w:r>
    </w:p>
    <w:p w:rsidR="00000000" w:rsidDel="00000000" w:rsidP="00000000" w:rsidRDefault="00000000" w:rsidRPr="00000000" w14:paraId="000001D0">
      <w:pPr>
        <w:pageBreakBefore w:val="0"/>
        <w:numPr>
          <w:ilvl w:val="1"/>
          <w:numId w:val="2"/>
        </w:numPr>
        <w:spacing w:after="0" w:lineRule="auto"/>
        <w:ind w:left="1440" w:hanging="360"/>
        <w:jc w:val="both"/>
        <w:rPr>
          <w:sz w:val="24"/>
          <w:szCs w:val="24"/>
        </w:rPr>
      </w:pPr>
      <w:r w:rsidDel="00000000" w:rsidR="00000000" w:rsidRPr="00000000">
        <w:rPr>
          <w:sz w:val="24"/>
          <w:szCs w:val="24"/>
          <w:rtl w:val="0"/>
        </w:rPr>
        <w:t xml:space="preserve">Interest at court rate on (a), (b) and (c) above.</w:t>
      </w:r>
    </w:p>
    <w:p w:rsidR="00000000" w:rsidDel="00000000" w:rsidP="00000000" w:rsidRDefault="00000000" w:rsidRPr="00000000" w14:paraId="000001D1">
      <w:pPr>
        <w:pageBreakBefore w:val="0"/>
        <w:ind w:left="1080" w:firstLine="0"/>
        <w:jc w:val="both"/>
        <w:rPr>
          <w:sz w:val="24"/>
          <w:szCs w:val="24"/>
        </w:rPr>
      </w:pPr>
      <w:r w:rsidDel="00000000" w:rsidR="00000000" w:rsidRPr="00000000">
        <w:rPr>
          <w:rtl w:val="0"/>
        </w:rPr>
      </w:r>
    </w:p>
    <w:p w:rsidR="00000000" w:rsidDel="00000000" w:rsidP="00000000" w:rsidRDefault="00000000" w:rsidRPr="00000000" w14:paraId="000001D2">
      <w:pPr>
        <w:pageBreakBefore w:val="0"/>
        <w:ind w:left="1080" w:firstLine="0"/>
        <w:jc w:val="both"/>
        <w:rPr>
          <w:sz w:val="24"/>
          <w:szCs w:val="24"/>
        </w:rPr>
      </w:pPr>
      <w:r w:rsidDel="00000000" w:rsidR="00000000" w:rsidRPr="00000000">
        <w:rPr>
          <w:rtl w:val="0"/>
        </w:rPr>
      </w:r>
    </w:p>
    <w:p w:rsidR="00000000" w:rsidDel="00000000" w:rsidP="00000000" w:rsidRDefault="00000000" w:rsidRPr="00000000" w14:paraId="000001D3">
      <w:pPr>
        <w:pageBreakBefore w:val="0"/>
        <w:jc w:val="center"/>
        <w:rPr>
          <w:color w:val="000000"/>
          <w:sz w:val="24"/>
          <w:szCs w:val="24"/>
        </w:rPr>
      </w:pPr>
      <w:r w:rsidDel="00000000" w:rsidR="00000000" w:rsidRPr="00000000">
        <w:rPr>
          <w:color w:val="000000"/>
          <w:sz w:val="24"/>
          <w:szCs w:val="24"/>
          <w:rtl w:val="0"/>
        </w:rPr>
        <w:t xml:space="preserve">DATED AT MERU THIS………………………..DAY OF…………………………2009</w:t>
      </w:r>
    </w:p>
    <w:p w:rsidR="00000000" w:rsidDel="00000000" w:rsidP="00000000" w:rsidRDefault="00000000" w:rsidRPr="00000000" w14:paraId="000001D4">
      <w:pPr>
        <w:pageBreakBefore w:val="0"/>
        <w:tabs>
          <w:tab w:val="left" w:pos="180"/>
        </w:tabs>
        <w:ind w:left="900" w:firstLine="0"/>
        <w:jc w:val="both"/>
        <w:rPr>
          <w:color w:val="000000"/>
          <w:sz w:val="24"/>
          <w:szCs w:val="24"/>
        </w:rPr>
      </w:pPr>
      <w:r w:rsidDel="00000000" w:rsidR="00000000" w:rsidRPr="00000000">
        <w:rPr>
          <w:color w:val="000000"/>
          <w:sz w:val="24"/>
          <w:szCs w:val="24"/>
          <w:rtl w:val="0"/>
        </w:rPr>
        <w:t xml:space="preserve">                                            FOR KIAUTHA ARITHI &amp; CO.</w:t>
      </w:r>
    </w:p>
    <w:p w:rsidR="00000000" w:rsidDel="00000000" w:rsidP="00000000" w:rsidRDefault="00000000" w:rsidRPr="00000000" w14:paraId="000001D5">
      <w:pPr>
        <w:pageBreakBefore w:val="0"/>
        <w:tabs>
          <w:tab w:val="left" w:pos="180"/>
        </w:tabs>
        <w:jc w:val="both"/>
        <w:rPr>
          <w:sz w:val="24"/>
          <w:szCs w:val="24"/>
          <w:u w:val="single"/>
        </w:rPr>
      </w:pPr>
      <w:r w:rsidDel="00000000" w:rsidR="00000000" w:rsidRPr="00000000">
        <w:rPr>
          <w:sz w:val="24"/>
          <w:szCs w:val="24"/>
          <w:rtl w:val="0"/>
        </w:rPr>
        <w:t xml:space="preserve">                                                         </w:t>
      </w:r>
      <w:r w:rsidDel="00000000" w:rsidR="00000000" w:rsidRPr="00000000">
        <w:rPr>
          <w:b w:val="1"/>
          <w:sz w:val="24"/>
          <w:szCs w:val="24"/>
          <w:u w:val="single"/>
          <w:rtl w:val="0"/>
        </w:rPr>
        <w:t xml:space="preserve">ADVOCATES FOR THE PLAINTIFF</w:t>
      </w:r>
      <w:r w:rsidDel="00000000" w:rsidR="00000000" w:rsidRPr="00000000">
        <w:rPr>
          <w:sz w:val="24"/>
          <w:szCs w:val="24"/>
          <w:u w:val="single"/>
          <w:rtl w:val="0"/>
        </w:rPr>
        <w:t xml:space="preserve">.</w:t>
      </w:r>
    </w:p>
    <w:p w:rsidR="00000000" w:rsidDel="00000000" w:rsidP="00000000" w:rsidRDefault="00000000" w:rsidRPr="00000000" w14:paraId="000001D6">
      <w:pPr>
        <w:pStyle w:val="Heading5"/>
        <w:pageBreakBefore w:val="0"/>
        <w:tabs>
          <w:tab w:val="left" w:pos="180"/>
        </w:tabs>
        <w:spacing w:line="276"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DRAWN &amp; FILED BY:</w:t>
      </w:r>
    </w:p>
    <w:p w:rsidR="00000000" w:rsidDel="00000000" w:rsidP="00000000" w:rsidRDefault="00000000" w:rsidRPr="00000000" w14:paraId="000001D7">
      <w:pPr>
        <w:pageBreakBefore w:val="0"/>
        <w:tabs>
          <w:tab w:val="left" w:pos="180"/>
        </w:tabs>
        <w:spacing w:after="0" w:lineRule="auto"/>
        <w:jc w:val="both"/>
        <w:rPr>
          <w:color w:val="000000"/>
          <w:sz w:val="24"/>
          <w:szCs w:val="24"/>
        </w:rPr>
      </w:pPr>
      <w:r w:rsidDel="00000000" w:rsidR="00000000" w:rsidRPr="00000000">
        <w:rPr>
          <w:color w:val="000000"/>
          <w:sz w:val="24"/>
          <w:szCs w:val="24"/>
          <w:rtl w:val="0"/>
        </w:rPr>
        <w:t xml:space="preserve">M/S KIAUTHA ARITHI &amp; CO</w:t>
      </w:r>
    </w:p>
    <w:p w:rsidR="00000000" w:rsidDel="00000000" w:rsidP="00000000" w:rsidRDefault="00000000" w:rsidRPr="00000000" w14:paraId="000001D8">
      <w:pPr>
        <w:pageBreakBefore w:val="0"/>
        <w:tabs>
          <w:tab w:val="left" w:pos="180"/>
        </w:tabs>
        <w:spacing w:after="0" w:lineRule="auto"/>
        <w:jc w:val="both"/>
        <w:rPr>
          <w:color w:val="000000"/>
          <w:sz w:val="24"/>
          <w:szCs w:val="24"/>
        </w:rPr>
      </w:pPr>
      <w:r w:rsidDel="00000000" w:rsidR="00000000" w:rsidRPr="00000000">
        <w:rPr>
          <w:color w:val="000000"/>
          <w:sz w:val="24"/>
          <w:szCs w:val="24"/>
          <w:rtl w:val="0"/>
        </w:rPr>
        <w:t xml:space="preserve">ADVOCATES</w:t>
      </w:r>
    </w:p>
    <w:p w:rsidR="00000000" w:rsidDel="00000000" w:rsidP="00000000" w:rsidRDefault="00000000" w:rsidRPr="00000000" w14:paraId="000001D9">
      <w:pPr>
        <w:pageBreakBefore w:val="0"/>
        <w:tabs>
          <w:tab w:val="left" w:pos="180"/>
        </w:tabs>
        <w:spacing w:after="0" w:lineRule="auto"/>
        <w:jc w:val="both"/>
        <w:rPr>
          <w:color w:val="000000"/>
          <w:sz w:val="24"/>
          <w:szCs w:val="24"/>
        </w:rPr>
      </w:pPr>
      <w:r w:rsidDel="00000000" w:rsidR="00000000" w:rsidRPr="00000000">
        <w:rPr>
          <w:color w:val="000000"/>
          <w:sz w:val="24"/>
          <w:szCs w:val="24"/>
          <w:rtl w:val="0"/>
        </w:rPr>
        <w:t xml:space="preserve">P.O BOX 2418 – 60200 </w:t>
      </w:r>
    </w:p>
    <w:p w:rsidR="00000000" w:rsidDel="00000000" w:rsidP="00000000" w:rsidRDefault="00000000" w:rsidRPr="00000000" w14:paraId="000001DA">
      <w:pPr>
        <w:pageBreakBefore w:val="0"/>
        <w:tabs>
          <w:tab w:val="left" w:pos="180"/>
        </w:tabs>
        <w:spacing w:after="0" w:lineRule="auto"/>
        <w:jc w:val="both"/>
        <w:rPr>
          <w:b w:val="1"/>
          <w:color w:val="000000"/>
          <w:sz w:val="24"/>
          <w:szCs w:val="24"/>
          <w:u w:val="single"/>
        </w:rPr>
      </w:pPr>
      <w:r w:rsidDel="00000000" w:rsidR="00000000" w:rsidRPr="00000000">
        <w:rPr>
          <w:b w:val="1"/>
          <w:color w:val="000000"/>
          <w:sz w:val="24"/>
          <w:szCs w:val="24"/>
          <w:u w:val="single"/>
          <w:rtl w:val="0"/>
        </w:rPr>
        <w:t xml:space="preserve">M E R U.</w:t>
      </w:r>
    </w:p>
    <w:p w:rsidR="00000000" w:rsidDel="00000000" w:rsidP="00000000" w:rsidRDefault="00000000" w:rsidRPr="00000000" w14:paraId="000001DB">
      <w:pPr>
        <w:pageBreakBefore w:val="0"/>
        <w:tabs>
          <w:tab w:val="left" w:pos="180"/>
        </w:tabs>
        <w:jc w:val="both"/>
        <w:rPr>
          <w:b w:val="1"/>
          <w:color w:val="000000"/>
          <w:sz w:val="24"/>
          <w:szCs w:val="24"/>
          <w:u w:val="single"/>
        </w:rPr>
      </w:pPr>
      <w:r w:rsidDel="00000000" w:rsidR="00000000" w:rsidRPr="00000000">
        <w:rPr>
          <w:rtl w:val="0"/>
        </w:rPr>
      </w:r>
    </w:p>
    <w:p w:rsidR="00000000" w:rsidDel="00000000" w:rsidP="00000000" w:rsidRDefault="00000000" w:rsidRPr="00000000" w14:paraId="000001DC">
      <w:pPr>
        <w:pageBreakBefore w:val="0"/>
        <w:tabs>
          <w:tab w:val="left" w:pos="180"/>
        </w:tabs>
        <w:jc w:val="both"/>
        <w:rPr>
          <w:b w:val="1"/>
          <w:sz w:val="24"/>
          <w:szCs w:val="24"/>
          <w:u w:val="single"/>
        </w:rPr>
      </w:pPr>
      <w:r w:rsidDel="00000000" w:rsidR="00000000" w:rsidRPr="00000000">
        <w:rPr>
          <w:b w:val="1"/>
          <w:sz w:val="24"/>
          <w:szCs w:val="24"/>
          <w:u w:val="single"/>
          <w:rtl w:val="0"/>
        </w:rPr>
        <w:t xml:space="preserve">TO BE SERVED UPON:</w:t>
      </w:r>
    </w:p>
    <w:p w:rsidR="00000000" w:rsidDel="00000000" w:rsidP="00000000" w:rsidRDefault="00000000" w:rsidRPr="00000000" w14:paraId="000001DD">
      <w:pPr>
        <w:pStyle w:val="Heading5"/>
        <w:pageBreakBefore w:val="0"/>
        <w:tabs>
          <w:tab w:val="left" w:pos="180"/>
        </w:tabs>
        <w:spacing w:line="276" w:lineRule="auto"/>
        <w:ind w:left="0" w:firstLine="0"/>
        <w:rPr>
          <w:rFonts w:ascii="Calibri" w:cs="Calibri" w:eastAsia="Calibri" w:hAnsi="Calibri"/>
          <w:u w:val="none"/>
        </w:rPr>
      </w:pPr>
      <w:r w:rsidDel="00000000" w:rsidR="00000000" w:rsidRPr="00000000">
        <w:rPr>
          <w:rFonts w:ascii="Calibri" w:cs="Calibri" w:eastAsia="Calibri" w:hAnsi="Calibri"/>
          <w:u w:val="none"/>
          <w:rtl w:val="0"/>
        </w:rPr>
        <w:t xml:space="preserve">JAPHET MBAE RUTERE</w:t>
      </w:r>
    </w:p>
    <w:p w:rsidR="00000000" w:rsidDel="00000000" w:rsidP="00000000" w:rsidRDefault="00000000" w:rsidRPr="00000000" w14:paraId="000001DE">
      <w:pPr>
        <w:pStyle w:val="Heading5"/>
        <w:pageBreakBefore w:val="0"/>
        <w:tabs>
          <w:tab w:val="left" w:pos="180"/>
        </w:tabs>
        <w:spacing w:line="276" w:lineRule="auto"/>
        <w:ind w:left="0" w:firstLine="0"/>
        <w:rPr>
          <w:rFonts w:ascii="Calibri" w:cs="Calibri" w:eastAsia="Calibri" w:hAnsi="Calibri"/>
          <w:u w:val="none"/>
        </w:rPr>
      </w:pPr>
      <w:r w:rsidDel="00000000" w:rsidR="00000000" w:rsidRPr="00000000">
        <w:rPr>
          <w:rFonts w:ascii="Calibri" w:cs="Calibri" w:eastAsia="Calibri" w:hAnsi="Calibri"/>
          <w:u w:val="none"/>
          <w:rtl w:val="0"/>
        </w:rPr>
        <w:t xml:space="preserve">DENNIS MWONGERA MBAE</w:t>
      </w:r>
    </w:p>
    <w:p w:rsidR="00000000" w:rsidDel="00000000" w:rsidP="00000000" w:rsidRDefault="00000000" w:rsidRPr="00000000" w14:paraId="000001DF">
      <w:pPr>
        <w:pStyle w:val="Heading5"/>
        <w:pageBreakBefore w:val="0"/>
        <w:tabs>
          <w:tab w:val="left" w:pos="180"/>
        </w:tabs>
        <w:spacing w:line="276" w:lineRule="auto"/>
        <w:ind w:left="0" w:firstLine="0"/>
        <w:rPr>
          <w:rFonts w:ascii="Calibri" w:cs="Calibri" w:eastAsia="Calibri" w:hAnsi="Calibri"/>
          <w:u w:val="none"/>
        </w:rPr>
      </w:pPr>
      <w:r w:rsidDel="00000000" w:rsidR="00000000" w:rsidRPr="00000000">
        <w:rPr>
          <w:rFonts w:ascii="Calibri" w:cs="Calibri" w:eastAsia="Calibri" w:hAnsi="Calibri"/>
          <w:u w:val="none"/>
          <w:rtl w:val="0"/>
        </w:rPr>
        <w:t xml:space="preserve">P.O. BOX 368 – 60202</w:t>
      </w:r>
    </w:p>
    <w:p w:rsidR="00000000" w:rsidDel="00000000" w:rsidP="00000000" w:rsidRDefault="00000000" w:rsidRPr="00000000" w14:paraId="000001E0">
      <w:pPr>
        <w:pageBreakBefore w:val="0"/>
        <w:jc w:val="both"/>
        <w:rPr>
          <w:b w:val="1"/>
          <w:color w:val="000000"/>
          <w:sz w:val="24"/>
          <w:szCs w:val="24"/>
          <w:u w:val="single"/>
        </w:rPr>
      </w:pPr>
      <w:r w:rsidDel="00000000" w:rsidR="00000000" w:rsidRPr="00000000">
        <w:rPr>
          <w:b w:val="1"/>
          <w:color w:val="000000"/>
          <w:sz w:val="24"/>
          <w:szCs w:val="24"/>
          <w:u w:val="single"/>
          <w:rtl w:val="0"/>
        </w:rPr>
        <w:t xml:space="preserve">NKUBU</w:t>
      </w:r>
    </w:p>
    <w:p w:rsidR="00000000" w:rsidDel="00000000" w:rsidP="00000000" w:rsidRDefault="00000000" w:rsidRPr="00000000" w14:paraId="000001E1">
      <w:pPr>
        <w:pageBreakBefore w:val="0"/>
        <w:spacing w:after="0" w:lineRule="auto"/>
        <w:jc w:val="both"/>
        <w:rPr>
          <w:b w:val="1"/>
          <w:sz w:val="24"/>
          <w:szCs w:val="24"/>
        </w:rPr>
      </w:pPr>
      <w:r w:rsidDel="00000000" w:rsidR="00000000" w:rsidRPr="00000000">
        <w:rPr>
          <w:b w:val="1"/>
          <w:sz w:val="24"/>
          <w:szCs w:val="24"/>
          <w:rtl w:val="0"/>
        </w:rPr>
        <w:t xml:space="preserve">EXAMPLE 2:</w:t>
      </w:r>
    </w:p>
    <w:p w:rsidR="00000000" w:rsidDel="00000000" w:rsidP="00000000" w:rsidRDefault="00000000" w:rsidRPr="00000000" w14:paraId="000001E2">
      <w:pPr>
        <w:pageBreakBefore w:val="0"/>
        <w:spacing w:after="0" w:lineRule="auto"/>
        <w:jc w:val="both"/>
        <w:rPr>
          <w:sz w:val="24"/>
          <w:szCs w:val="24"/>
        </w:rPr>
      </w:pPr>
      <w:r w:rsidDel="00000000" w:rsidR="00000000" w:rsidRPr="00000000">
        <w:rPr>
          <w:sz w:val="24"/>
          <w:szCs w:val="24"/>
          <w:rtl w:val="0"/>
        </w:rPr>
        <w:t xml:space="preserve">Until an issue is raised by the defence, it is not necessary to raise it in a plaint. Only raise material fact.</w:t>
      </w:r>
    </w:p>
    <w:p w:rsidR="00000000" w:rsidDel="00000000" w:rsidP="00000000" w:rsidRDefault="00000000" w:rsidRPr="00000000" w14:paraId="000001E3">
      <w:pPr>
        <w:pageBreakBefore w:val="0"/>
        <w:spacing w:after="0" w:lineRule="auto"/>
        <w:jc w:val="both"/>
        <w:rPr>
          <w:sz w:val="24"/>
          <w:szCs w:val="24"/>
        </w:rPr>
      </w:pPr>
      <w:r w:rsidDel="00000000" w:rsidR="00000000" w:rsidRPr="00000000">
        <w:rPr>
          <w:sz w:val="24"/>
          <w:szCs w:val="24"/>
          <w:rtl w:val="0"/>
        </w:rPr>
        <w:t xml:space="preserve">The statement “the Plaintiff </w:t>
      </w:r>
      <w:sdt>
        <w:sdtPr>
          <w:tag w:val="goog_rdk_27"/>
        </w:sdtPr>
        <w:sdtContent>
          <w:commentRangeStart w:id="19"/>
        </w:sdtContent>
      </w:sdt>
      <w:r w:rsidDel="00000000" w:rsidR="00000000" w:rsidRPr="00000000">
        <w:rPr>
          <w:sz w:val="24"/>
          <w:szCs w:val="24"/>
          <w:rtl w:val="0"/>
        </w:rPr>
        <w:t xml:space="preserve">avers</w:t>
      </w:r>
      <w:commentRangeEnd w:id="19"/>
      <w:r w:rsidDel="00000000" w:rsidR="00000000" w:rsidRPr="00000000">
        <w:commentReference w:id="19"/>
      </w:r>
      <w:r w:rsidDel="00000000" w:rsidR="00000000" w:rsidRPr="00000000">
        <w:rPr>
          <w:sz w:val="24"/>
          <w:szCs w:val="24"/>
          <w:rtl w:val="0"/>
        </w:rPr>
        <w:t xml:space="preserve"> that” is not necessary in the plaint. Just state the issues as they arose. Therefore avoid introductory words like “aver” when dealing with your own client. Use it when discussing what the other party was discussing.</w:t>
      </w:r>
    </w:p>
    <w:p w:rsidR="00000000" w:rsidDel="00000000" w:rsidP="00000000" w:rsidRDefault="00000000" w:rsidRPr="00000000" w14:paraId="000001E4">
      <w:pPr>
        <w:pageBreakBefore w:val="0"/>
        <w:spacing w:after="0" w:lineRule="auto"/>
        <w:jc w:val="both"/>
        <w:rPr>
          <w:sz w:val="24"/>
          <w:szCs w:val="24"/>
        </w:rPr>
      </w:pPr>
      <w:r w:rsidDel="00000000" w:rsidR="00000000" w:rsidRPr="00000000">
        <w:rPr>
          <w:sz w:val="24"/>
          <w:szCs w:val="24"/>
          <w:rtl w:val="0"/>
        </w:rPr>
        <w:t xml:space="preserve">Do not digress into matters that do not touch primarily on your course of action.</w:t>
      </w:r>
    </w:p>
    <w:p w:rsidR="00000000" w:rsidDel="00000000" w:rsidP="00000000" w:rsidRDefault="00000000" w:rsidRPr="00000000" w14:paraId="000001E5">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1E6">
      <w:pPr>
        <w:pageBreakBefore w:val="0"/>
        <w:pBdr>
          <w:bottom w:color="000000" w:space="1" w:sz="4" w:val="single"/>
        </w:pBdr>
        <w:spacing w:after="0" w:lineRule="auto"/>
        <w:jc w:val="both"/>
        <w:rPr>
          <w:b w:val="1"/>
          <w:sz w:val="24"/>
          <w:szCs w:val="24"/>
        </w:rPr>
      </w:pPr>
      <w:r w:rsidDel="00000000" w:rsidR="00000000" w:rsidRPr="00000000">
        <w:rPr>
          <w:b w:val="1"/>
          <w:sz w:val="24"/>
          <w:szCs w:val="24"/>
          <w:rtl w:val="0"/>
        </w:rPr>
        <w:t xml:space="preserve">ORIGINATING SUMMONS</w:t>
      </w:r>
    </w:p>
    <w:p w:rsidR="00000000" w:rsidDel="00000000" w:rsidP="00000000" w:rsidRDefault="00000000" w:rsidRPr="00000000" w14:paraId="000001E7">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1E8">
      <w:pPr>
        <w:pageBreakBefore w:val="0"/>
        <w:spacing w:after="0" w:lineRule="auto"/>
        <w:jc w:val="both"/>
        <w:rPr>
          <w:sz w:val="24"/>
          <w:szCs w:val="24"/>
        </w:rPr>
      </w:pPr>
      <w:r w:rsidDel="00000000" w:rsidR="00000000" w:rsidRPr="00000000">
        <w:rPr>
          <w:sz w:val="24"/>
          <w:szCs w:val="24"/>
          <w:rtl w:val="0"/>
        </w:rPr>
        <w:t xml:space="preserve">An application to the court by way of O.S</w:t>
      </w:r>
      <w:r w:rsidDel="00000000" w:rsidR="00000000" w:rsidRPr="00000000">
        <w:rPr>
          <w:sz w:val="24"/>
          <w:szCs w:val="24"/>
          <w:vertAlign w:val="superscript"/>
        </w:rPr>
        <w:footnoteReference w:customMarkFollows="0" w:id="12"/>
      </w:r>
      <w:r w:rsidDel="00000000" w:rsidR="00000000" w:rsidRPr="00000000">
        <w:rPr>
          <w:rtl w:val="0"/>
        </w:rPr>
      </w:r>
    </w:p>
    <w:p w:rsidR="00000000" w:rsidDel="00000000" w:rsidP="00000000" w:rsidRDefault="00000000" w:rsidRPr="00000000" w14:paraId="000001E9">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1EA">
      <w:pPr>
        <w:pageBreakBefore w:val="0"/>
        <w:spacing w:after="0" w:lineRule="auto"/>
        <w:jc w:val="both"/>
        <w:rPr>
          <w:sz w:val="24"/>
          <w:szCs w:val="24"/>
        </w:rPr>
      </w:pPr>
      <w:r w:rsidDel="00000000" w:rsidR="00000000" w:rsidRPr="00000000">
        <w:rPr>
          <w:sz w:val="24"/>
          <w:szCs w:val="24"/>
          <w:rtl w:val="0"/>
        </w:rPr>
        <w:t xml:space="preserve">The most common way of approaching the court is by way of plaint.  The Originating Summons method is less common and is only used where the Civil Procedure Rules provide for it or some other statutes especially permit that method of approaching the court.  It is a shortened version of the Plaint.  The method of O.S. is intended for simpler, shorter and speedier process.  Usually when you approach the court of O.S. there are no witnesses and evidence is by way of Affidavit.  The question for decision by the court is raised directly in the Summons and the Evidence is raised in the Affidavit.  The issues are raised in a concise manner but with sufficient particulars to enable the court identify the issues and the course of action.  The remedy or relief sought is also stated clearly therein.  Order 37 Rule</w:t>
      </w:r>
    </w:p>
    <w:p w:rsidR="00000000" w:rsidDel="00000000" w:rsidP="00000000" w:rsidRDefault="00000000" w:rsidRPr="00000000" w14:paraId="000001EB">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1EC">
      <w:pPr>
        <w:pageBreakBefore w:val="0"/>
        <w:spacing w:after="0" w:lineRule="auto"/>
        <w:jc w:val="both"/>
        <w:rPr>
          <w:sz w:val="24"/>
          <w:szCs w:val="24"/>
        </w:rPr>
      </w:pPr>
      <w:r w:rsidDel="00000000" w:rsidR="00000000" w:rsidRPr="00000000">
        <w:rPr>
          <w:sz w:val="24"/>
          <w:szCs w:val="24"/>
          <w:rtl w:val="0"/>
        </w:rPr>
        <w:t xml:space="preserve">It is used in cases related with agreements for sale or purchase of immoveable property Order 37 Rule 3 but only in cases where the existence of the Agreement or Contract is not in dispute and also where the validity is not in dispute.</w:t>
      </w:r>
    </w:p>
    <w:p w:rsidR="00000000" w:rsidDel="00000000" w:rsidP="00000000" w:rsidRDefault="00000000" w:rsidRPr="00000000" w14:paraId="000001ED">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1EE">
      <w:pPr>
        <w:pageBreakBefore w:val="0"/>
        <w:spacing w:after="0" w:lineRule="auto"/>
        <w:jc w:val="both"/>
        <w:rPr>
          <w:sz w:val="24"/>
          <w:szCs w:val="24"/>
        </w:rPr>
      </w:pPr>
      <w:r w:rsidDel="00000000" w:rsidR="00000000" w:rsidRPr="00000000">
        <w:rPr>
          <w:sz w:val="24"/>
          <w:szCs w:val="24"/>
          <w:rtl w:val="0"/>
        </w:rPr>
        <w:t xml:space="preserve">Order 37 Rule 4 – Summons by a mortgagee, mortgagor and others. </w:t>
      </w:r>
    </w:p>
    <w:p w:rsidR="00000000" w:rsidDel="00000000" w:rsidP="00000000" w:rsidRDefault="00000000" w:rsidRPr="00000000" w14:paraId="000001EF">
      <w:pPr>
        <w:pageBreakBefore w:val="0"/>
        <w:spacing w:after="0" w:lineRule="auto"/>
        <w:ind w:left="720" w:firstLine="0"/>
        <w:rPr>
          <w:i w:val="1"/>
          <w:sz w:val="24"/>
          <w:szCs w:val="24"/>
        </w:rPr>
      </w:pPr>
      <w:r w:rsidDel="00000000" w:rsidR="00000000" w:rsidRPr="00000000">
        <w:rPr>
          <w:i w:val="1"/>
          <w:sz w:val="24"/>
          <w:szCs w:val="24"/>
          <w:rtl w:val="0"/>
        </w:rPr>
        <w:t xml:space="preserve">“Any mortgagee  or mortgagor, whether  legal  or  equitable,  or any person entitled to or having property subject to a legal or equitable charge,  or  any  person  having  the  right  to  foreclose  or  redeem  any mortgage,  whether  legal  or  equitable,  may  take  out  as  of  course  an  originating summons, returnable before the judge in chambers, for such  relief  of  the  nature  or  kind  following  as  may  be  by  the  summons specified,  and as  the  circumstances of  the  case may  require;  that  is  to  say,  sale,  foreclosure,  delivery  of  possession  by  the  mortgagor, redemption, reconveyance, delivery of possession by the mortgagee.”</w:t>
      </w:r>
    </w:p>
    <w:p w:rsidR="00000000" w:rsidDel="00000000" w:rsidP="00000000" w:rsidRDefault="00000000" w:rsidRPr="00000000" w14:paraId="000001F0">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1F1">
      <w:pPr>
        <w:pageBreakBefore w:val="0"/>
        <w:spacing w:after="0" w:lineRule="auto"/>
        <w:jc w:val="both"/>
        <w:rPr>
          <w:sz w:val="24"/>
          <w:szCs w:val="24"/>
        </w:rPr>
      </w:pPr>
      <w:r w:rsidDel="00000000" w:rsidR="00000000" w:rsidRPr="00000000">
        <w:rPr>
          <w:sz w:val="24"/>
          <w:szCs w:val="24"/>
          <w:rtl w:val="0"/>
        </w:rPr>
        <w:t xml:space="preserve">Order 37 Rule 5 – has to do with Caveats approach the court by way of Chamber Summons if there is a pending suit in court.</w:t>
      </w:r>
    </w:p>
    <w:p w:rsidR="00000000" w:rsidDel="00000000" w:rsidP="00000000" w:rsidRDefault="00000000" w:rsidRPr="00000000" w14:paraId="000001F2">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1F3">
      <w:pPr>
        <w:pageBreakBefore w:val="0"/>
        <w:spacing w:after="0" w:lineRule="auto"/>
        <w:jc w:val="both"/>
        <w:rPr>
          <w:sz w:val="24"/>
          <w:szCs w:val="24"/>
        </w:rPr>
      </w:pPr>
      <w:r w:rsidDel="00000000" w:rsidR="00000000" w:rsidRPr="00000000">
        <w:rPr>
          <w:sz w:val="24"/>
          <w:szCs w:val="24"/>
          <w:rtl w:val="0"/>
        </w:rPr>
        <w:t xml:space="preserve">Anything to do with the Government Lands Act should be by O.S where there is a pending suit go with the C.S.</w:t>
      </w:r>
    </w:p>
    <w:p w:rsidR="00000000" w:rsidDel="00000000" w:rsidP="00000000" w:rsidRDefault="00000000" w:rsidRPr="00000000" w14:paraId="000001F4">
      <w:pPr>
        <w:pageBreakBefore w:val="0"/>
        <w:spacing w:after="0" w:lineRule="auto"/>
        <w:jc w:val="both"/>
        <w:rPr>
          <w:sz w:val="24"/>
          <w:szCs w:val="24"/>
        </w:rPr>
      </w:pPr>
      <w:r w:rsidDel="00000000" w:rsidR="00000000" w:rsidRPr="00000000">
        <w:rPr>
          <w:sz w:val="24"/>
          <w:szCs w:val="24"/>
          <w:rtl w:val="0"/>
        </w:rPr>
        <w:t xml:space="preserve">Order 37 Rule 6 Application for extension of time under the rules of Limitations Act will go by way of O.S.</w:t>
      </w:r>
    </w:p>
    <w:p w:rsidR="00000000" w:rsidDel="00000000" w:rsidP="00000000" w:rsidRDefault="00000000" w:rsidRPr="00000000" w14:paraId="000001F5">
      <w:pPr>
        <w:pageBreakBefore w:val="0"/>
        <w:spacing w:after="0" w:lineRule="auto"/>
        <w:jc w:val="both"/>
        <w:rPr>
          <w:sz w:val="24"/>
          <w:szCs w:val="24"/>
        </w:rPr>
      </w:pPr>
      <w:r w:rsidDel="00000000" w:rsidR="00000000" w:rsidRPr="00000000">
        <w:rPr>
          <w:sz w:val="24"/>
          <w:szCs w:val="24"/>
          <w:rtl w:val="0"/>
        </w:rPr>
        <w:t xml:space="preserve">Order 37 Rule 7 Application for Land ownership by virtue of adverse possession is made by way of O.S.</w:t>
      </w:r>
    </w:p>
    <w:p w:rsidR="00000000" w:rsidDel="00000000" w:rsidP="00000000" w:rsidRDefault="00000000" w:rsidRPr="00000000" w14:paraId="000001F6">
      <w:pPr>
        <w:pageBreakBefore w:val="0"/>
        <w:spacing w:after="0" w:lineRule="auto"/>
        <w:jc w:val="both"/>
        <w:rPr>
          <w:sz w:val="24"/>
          <w:szCs w:val="24"/>
        </w:rPr>
      </w:pPr>
      <w:r w:rsidDel="00000000" w:rsidR="00000000" w:rsidRPr="00000000">
        <w:rPr>
          <w:sz w:val="24"/>
          <w:szCs w:val="24"/>
          <w:rtl w:val="0"/>
        </w:rPr>
        <w:t xml:space="preserve">When you apply for a file to be reconstructed it is also through O.S.</w:t>
      </w:r>
    </w:p>
    <w:p w:rsidR="00000000" w:rsidDel="00000000" w:rsidP="00000000" w:rsidRDefault="00000000" w:rsidRPr="00000000" w14:paraId="000001F7">
      <w:pPr>
        <w:pageBreakBefore w:val="0"/>
        <w:spacing w:after="0" w:lineRule="auto"/>
        <w:jc w:val="both"/>
        <w:rPr>
          <w:sz w:val="24"/>
          <w:szCs w:val="24"/>
        </w:rPr>
      </w:pPr>
      <w:r w:rsidDel="00000000" w:rsidR="00000000" w:rsidRPr="00000000">
        <w:rPr>
          <w:sz w:val="24"/>
          <w:szCs w:val="24"/>
          <w:rtl w:val="0"/>
        </w:rPr>
        <w:t xml:space="preserve">under order 37 Rule 8A which provides for fixing of the cause directions by parties ,the court is enjoined to list the OS for directions within 30 days and under rule 9 the issue whether or not the OS should be disposed of by oral evidence is to be decided at the time of directions and not on the hearing of the summons. Where directions are that the matter be heard by way viva voce evidence the provisions of Order 11 come into play.</w:t>
      </w:r>
    </w:p>
    <w:p w:rsidR="00000000" w:rsidDel="00000000" w:rsidP="00000000" w:rsidRDefault="00000000" w:rsidRPr="00000000" w14:paraId="000001F8">
      <w:pPr>
        <w:pageBreakBefore w:val="0"/>
        <w:spacing w:after="0" w:lineRule="auto"/>
        <w:jc w:val="both"/>
        <w:rPr>
          <w:sz w:val="24"/>
          <w:szCs w:val="24"/>
        </w:rPr>
      </w:pPr>
      <w:r w:rsidDel="00000000" w:rsidR="00000000" w:rsidRPr="00000000">
        <w:rPr>
          <w:sz w:val="24"/>
          <w:szCs w:val="24"/>
          <w:rtl w:val="0"/>
        </w:rPr>
        <w:t xml:space="preserve">Originating summons can also be applied where specific legislations asks for it, e.g. application under limitation of actions, advocates act, matters of adverse possession, etc.</w:t>
      </w:r>
    </w:p>
    <w:p w:rsidR="00000000" w:rsidDel="00000000" w:rsidP="00000000" w:rsidRDefault="00000000" w:rsidRPr="00000000" w14:paraId="000001F9">
      <w:pPr>
        <w:pageBreakBefore w:val="0"/>
        <w:spacing w:after="0" w:lineRule="auto"/>
        <w:jc w:val="both"/>
        <w:rPr>
          <w:sz w:val="24"/>
          <w:szCs w:val="24"/>
        </w:rPr>
      </w:pPr>
      <w:r w:rsidDel="00000000" w:rsidR="00000000" w:rsidRPr="00000000">
        <w:rPr>
          <w:sz w:val="24"/>
          <w:szCs w:val="24"/>
          <w:rtl w:val="0"/>
        </w:rPr>
        <w:t xml:space="preserve">Once you have prepared one, it is filed in the same way as you file the plaint. The registrar will put in the file (O.S) at the end of the case number. Within 30 days of filing, the registrar will notify the parties that it has been filed. The matter will then be listed before a judge for purposes of giving further directions on the way forward. </w:t>
      </w:r>
    </w:p>
    <w:p w:rsidR="00000000" w:rsidDel="00000000" w:rsidP="00000000" w:rsidRDefault="00000000" w:rsidRPr="00000000" w14:paraId="000001FA">
      <w:pPr>
        <w:pageBreakBefore w:val="0"/>
        <w:spacing w:after="0" w:lineRule="auto"/>
        <w:jc w:val="both"/>
        <w:rPr>
          <w:sz w:val="24"/>
          <w:szCs w:val="24"/>
        </w:rPr>
      </w:pPr>
      <w:r w:rsidDel="00000000" w:rsidR="00000000" w:rsidRPr="00000000">
        <w:rPr>
          <w:sz w:val="24"/>
          <w:szCs w:val="24"/>
          <w:rtl w:val="0"/>
        </w:rPr>
        <w:t xml:space="preserve">There is usually no need to enter an appearance in OS matters. But in some circumstances it must be responded to by way of entering appearance. For example, where there is likely to be a dispute in a matter, the parties may appear before the court to seek direction and resolution. especially the party disputing.</w:t>
      </w:r>
    </w:p>
    <w:p w:rsidR="00000000" w:rsidDel="00000000" w:rsidP="00000000" w:rsidRDefault="00000000" w:rsidRPr="00000000" w14:paraId="000001FB">
      <w:pPr>
        <w:pageBreakBefore w:val="0"/>
        <w:spacing w:after="0" w:lineRule="auto"/>
        <w:jc w:val="both"/>
        <w:rPr>
          <w:sz w:val="24"/>
          <w:szCs w:val="24"/>
        </w:rPr>
      </w:pPr>
      <w:r w:rsidDel="00000000" w:rsidR="00000000" w:rsidRPr="00000000">
        <w:rPr>
          <w:sz w:val="24"/>
          <w:szCs w:val="24"/>
          <w:rtl w:val="0"/>
        </w:rPr>
        <w:t xml:space="preserve">Oral evidence is not required at the hearing of an OS as it is usually supported by affidavit evidence. If the matter however becomes complicated, the judge can direct for further evidence to be entered either orally or further affidavits.</w:t>
      </w:r>
      <w:r w:rsidDel="00000000" w:rsidR="00000000" w:rsidRPr="00000000">
        <w:rPr>
          <w:sz w:val="24"/>
          <w:szCs w:val="24"/>
          <w:vertAlign w:val="superscript"/>
        </w:rPr>
        <w:footnoteReference w:customMarkFollows="0" w:id="13"/>
      </w:r>
      <w:r w:rsidDel="00000000" w:rsidR="00000000" w:rsidRPr="00000000">
        <w:rPr>
          <w:rtl w:val="0"/>
        </w:rPr>
      </w:r>
    </w:p>
    <w:p w:rsidR="00000000" w:rsidDel="00000000" w:rsidP="00000000" w:rsidRDefault="00000000" w:rsidRPr="00000000" w14:paraId="000001FC">
      <w:pPr>
        <w:pageBreakBefore w:val="0"/>
        <w:spacing w:after="0" w:lineRule="auto"/>
        <w:jc w:val="both"/>
        <w:rPr>
          <w:sz w:val="24"/>
          <w:szCs w:val="24"/>
        </w:rPr>
      </w:pPr>
      <w:r w:rsidDel="00000000" w:rsidR="00000000" w:rsidRPr="00000000">
        <w:rPr>
          <w:sz w:val="24"/>
          <w:szCs w:val="24"/>
          <w:rtl w:val="0"/>
        </w:rPr>
        <w:t xml:space="preserve">If this does not work, the judge can direct for the matter to be converted into a normal proceeding as if the matter had been began by plaint. If this is directed, Or 11 of the CPR will then be applied. </w:t>
      </w:r>
    </w:p>
    <w:p w:rsidR="00000000" w:rsidDel="00000000" w:rsidP="00000000" w:rsidRDefault="00000000" w:rsidRPr="00000000" w14:paraId="000001FD">
      <w:pPr>
        <w:pageBreakBefore w:val="0"/>
        <w:spacing w:after="0" w:lineRule="auto"/>
        <w:jc w:val="both"/>
        <w:rPr>
          <w:sz w:val="24"/>
          <w:szCs w:val="24"/>
        </w:rPr>
      </w:pPr>
      <w:r w:rsidDel="00000000" w:rsidR="00000000" w:rsidRPr="00000000">
        <w:rPr>
          <w:sz w:val="24"/>
          <w:szCs w:val="24"/>
          <w:rtl w:val="0"/>
        </w:rPr>
        <w:t xml:space="preserve">OS is employed only where the matter is simple and straight forward. </w:t>
      </w:r>
    </w:p>
    <w:p w:rsidR="00000000" w:rsidDel="00000000" w:rsidP="00000000" w:rsidRDefault="00000000" w:rsidRPr="00000000" w14:paraId="000001FE">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1FF">
      <w:pPr>
        <w:pageBreakBefore w:val="0"/>
        <w:pBdr>
          <w:bottom w:color="000000" w:space="1" w:sz="4" w:val="single"/>
        </w:pBdr>
        <w:spacing w:after="0" w:lineRule="auto"/>
        <w:jc w:val="both"/>
        <w:rPr>
          <w:b w:val="1"/>
          <w:sz w:val="24"/>
          <w:szCs w:val="24"/>
        </w:rPr>
      </w:pPr>
      <w:r w:rsidDel="00000000" w:rsidR="00000000" w:rsidRPr="00000000">
        <w:rPr>
          <w:b w:val="1"/>
          <w:sz w:val="24"/>
          <w:szCs w:val="24"/>
          <w:rtl w:val="0"/>
        </w:rPr>
        <w:t xml:space="preserve">INTER PLEADER PROCEEDINGS:</w:t>
      </w:r>
    </w:p>
    <w:p w:rsidR="00000000" w:rsidDel="00000000" w:rsidP="00000000" w:rsidRDefault="00000000" w:rsidRPr="00000000" w14:paraId="00000200">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01">
      <w:pPr>
        <w:pageBreakBefore w:val="0"/>
        <w:spacing w:after="0" w:lineRule="auto"/>
        <w:jc w:val="both"/>
        <w:rPr>
          <w:sz w:val="24"/>
          <w:szCs w:val="24"/>
        </w:rPr>
      </w:pPr>
      <w:r w:rsidDel="00000000" w:rsidR="00000000" w:rsidRPr="00000000">
        <w:rPr>
          <w:sz w:val="24"/>
          <w:szCs w:val="24"/>
          <w:rtl w:val="0"/>
        </w:rPr>
        <w:t xml:space="preserve">One makes an application for inter pleader proceedings by way of Originating Summons. </w:t>
      </w:r>
    </w:p>
    <w:p w:rsidR="00000000" w:rsidDel="00000000" w:rsidP="00000000" w:rsidRDefault="00000000" w:rsidRPr="00000000" w14:paraId="00000202">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03">
      <w:pPr>
        <w:pageBreakBefore w:val="0"/>
        <w:spacing w:after="0" w:lineRule="auto"/>
        <w:jc w:val="both"/>
        <w:rPr>
          <w:sz w:val="24"/>
          <w:szCs w:val="24"/>
        </w:rPr>
      </w:pPr>
      <w:r w:rsidDel="00000000" w:rsidR="00000000" w:rsidRPr="00000000">
        <w:rPr>
          <w:sz w:val="24"/>
          <w:szCs w:val="24"/>
          <w:rtl w:val="0"/>
        </w:rPr>
        <w:t xml:space="preserve">The Applicant for inter pleader proceedings must be a neutral party with no claim or interest whatsoever, to the subject matter.  They must be making the application, for the sole purpose of protecting themselves from damages as a result of their action in relation to either of the two claimants.</w:t>
      </w:r>
    </w:p>
    <w:p w:rsidR="00000000" w:rsidDel="00000000" w:rsidP="00000000" w:rsidRDefault="00000000" w:rsidRPr="00000000" w14:paraId="00000204">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05">
      <w:pPr>
        <w:pageBreakBefore w:val="0"/>
        <w:spacing w:after="0" w:lineRule="auto"/>
        <w:jc w:val="both"/>
        <w:rPr>
          <w:sz w:val="24"/>
          <w:szCs w:val="24"/>
        </w:rPr>
      </w:pPr>
      <w:r w:rsidDel="00000000" w:rsidR="00000000" w:rsidRPr="00000000">
        <w:rPr>
          <w:sz w:val="24"/>
          <w:szCs w:val="24"/>
          <w:rtl w:val="0"/>
        </w:rPr>
        <w:t xml:space="preserve">The Applicant must not be in collusion with either of the parties and the claimant must be willing and ready to deal with the subject matter in whatever manner the court directs.</w:t>
      </w:r>
    </w:p>
    <w:p w:rsidR="00000000" w:rsidDel="00000000" w:rsidP="00000000" w:rsidRDefault="00000000" w:rsidRPr="00000000" w14:paraId="00000206">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07">
      <w:pPr>
        <w:pageBreakBefore w:val="0"/>
        <w:spacing w:after="0" w:lineRule="auto"/>
        <w:jc w:val="both"/>
        <w:rPr>
          <w:sz w:val="24"/>
          <w:szCs w:val="24"/>
        </w:rPr>
      </w:pPr>
      <w:r w:rsidDel="00000000" w:rsidR="00000000" w:rsidRPr="00000000">
        <w:rPr>
          <w:sz w:val="24"/>
          <w:szCs w:val="24"/>
          <w:rtl w:val="0"/>
        </w:rPr>
        <w:t xml:space="preserve">The Application is made by way of O.S.</w:t>
      </w:r>
    </w:p>
    <w:p w:rsidR="00000000" w:rsidDel="00000000" w:rsidP="00000000" w:rsidRDefault="00000000" w:rsidRPr="00000000" w14:paraId="00000208">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09">
      <w:pPr>
        <w:pageBreakBefore w:val="0"/>
        <w:spacing w:after="0" w:lineRule="auto"/>
        <w:jc w:val="both"/>
        <w:rPr>
          <w:sz w:val="24"/>
          <w:szCs w:val="24"/>
        </w:rPr>
      </w:pPr>
      <w:r w:rsidDel="00000000" w:rsidR="00000000" w:rsidRPr="00000000">
        <w:rPr>
          <w:sz w:val="24"/>
          <w:szCs w:val="24"/>
          <w:rtl w:val="0"/>
        </w:rPr>
        <w:t xml:space="preserve">We cite the enabling section of the law in every O.S. and C.S because the court has to straight away know that it is allowed by the statutes.</w:t>
      </w:r>
    </w:p>
    <w:p w:rsidR="00000000" w:rsidDel="00000000" w:rsidP="00000000" w:rsidRDefault="00000000" w:rsidRPr="00000000" w14:paraId="0000020A">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0B">
      <w:pPr>
        <w:pageBreakBefore w:val="0"/>
        <w:spacing w:after="0" w:lineRule="auto"/>
        <w:jc w:val="both"/>
        <w:rPr>
          <w:sz w:val="24"/>
          <w:szCs w:val="24"/>
        </w:rPr>
      </w:pPr>
      <w:r w:rsidDel="00000000" w:rsidR="00000000" w:rsidRPr="00000000">
        <w:rPr>
          <w:sz w:val="24"/>
          <w:szCs w:val="24"/>
          <w:rtl w:val="0"/>
        </w:rPr>
        <w:t xml:space="preserve">Order 34 sub rule 2</w:t>
      </w:r>
    </w:p>
    <w:p w:rsidR="00000000" w:rsidDel="00000000" w:rsidP="00000000" w:rsidRDefault="00000000" w:rsidRPr="00000000" w14:paraId="0000020C">
      <w:pPr>
        <w:pageBreakBefore w:val="0"/>
        <w:spacing w:after="0" w:lineRule="auto"/>
        <w:jc w:val="both"/>
        <w:rPr>
          <w:sz w:val="24"/>
          <w:szCs w:val="24"/>
        </w:rPr>
      </w:pPr>
      <w:r w:rsidDel="00000000" w:rsidR="00000000" w:rsidRPr="00000000">
        <w:rPr>
          <w:sz w:val="24"/>
          <w:szCs w:val="24"/>
          <w:rtl w:val="0"/>
        </w:rPr>
        <w:t xml:space="preserve">Where one applies for inter-pleader proceedings he must first satisfy the court that:</w:t>
      </w:r>
    </w:p>
    <w:p w:rsidR="00000000" w:rsidDel="00000000" w:rsidP="00000000" w:rsidRDefault="00000000" w:rsidRPr="00000000" w14:paraId="0000020D">
      <w:pPr>
        <w:pageBreakBefore w:val="0"/>
        <w:spacing w:after="0" w:lineRule="auto"/>
        <w:ind w:left="360" w:hanging="360"/>
        <w:jc w:val="both"/>
        <w:rPr>
          <w:sz w:val="24"/>
          <w:szCs w:val="24"/>
        </w:rPr>
      </w:pPr>
      <w:r w:rsidDel="00000000" w:rsidR="00000000" w:rsidRPr="00000000">
        <w:rPr>
          <w:sz w:val="24"/>
          <w:szCs w:val="24"/>
          <w:rtl w:val="0"/>
        </w:rPr>
        <w:t xml:space="preserve">1.    He claims no interest in the subject matter in dispute other than for charges or for costs.</w:t>
      </w:r>
    </w:p>
    <w:p w:rsidR="00000000" w:rsidDel="00000000" w:rsidP="00000000" w:rsidRDefault="00000000" w:rsidRPr="00000000" w14:paraId="0000020E">
      <w:pPr>
        <w:pageBreakBefore w:val="0"/>
        <w:spacing w:after="0" w:lineRule="auto"/>
        <w:ind w:left="360" w:hanging="360"/>
        <w:jc w:val="both"/>
        <w:rPr>
          <w:sz w:val="24"/>
          <w:szCs w:val="24"/>
        </w:rPr>
      </w:pPr>
      <w:r w:rsidDel="00000000" w:rsidR="00000000" w:rsidRPr="00000000">
        <w:rPr>
          <w:sz w:val="24"/>
          <w:szCs w:val="24"/>
          <w:rtl w:val="0"/>
        </w:rPr>
        <w:t xml:space="preserve">2.    There’s no collusion between him and any of the parties.</w:t>
      </w:r>
    </w:p>
    <w:p w:rsidR="00000000" w:rsidDel="00000000" w:rsidP="00000000" w:rsidRDefault="00000000" w:rsidRPr="00000000" w14:paraId="0000020F">
      <w:pPr>
        <w:pageBreakBefore w:val="0"/>
        <w:spacing w:after="0" w:lineRule="auto"/>
        <w:ind w:left="360" w:hanging="360"/>
        <w:jc w:val="both"/>
        <w:rPr>
          <w:sz w:val="24"/>
          <w:szCs w:val="24"/>
        </w:rPr>
      </w:pPr>
      <w:r w:rsidDel="00000000" w:rsidR="00000000" w:rsidRPr="00000000">
        <w:rPr>
          <w:sz w:val="24"/>
          <w:szCs w:val="24"/>
          <w:rtl w:val="0"/>
        </w:rPr>
        <w:t xml:space="preserve">3.    He is willing to pay or transfer into the court the subject matter or to    dispose it as the court may order.</w:t>
      </w:r>
    </w:p>
    <w:p w:rsidR="00000000" w:rsidDel="00000000" w:rsidP="00000000" w:rsidRDefault="00000000" w:rsidRPr="00000000" w14:paraId="00000210">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11">
      <w:pPr>
        <w:pageBreakBefore w:val="0"/>
        <w:pBdr>
          <w:bottom w:color="000000" w:space="1" w:sz="4" w:val="single"/>
        </w:pBdr>
        <w:spacing w:after="0" w:lineRule="auto"/>
        <w:jc w:val="both"/>
        <w:rPr>
          <w:b w:val="1"/>
          <w:sz w:val="24"/>
          <w:szCs w:val="24"/>
        </w:rPr>
      </w:pPr>
      <w:r w:rsidDel="00000000" w:rsidR="00000000" w:rsidRPr="00000000">
        <w:rPr>
          <w:b w:val="1"/>
          <w:sz w:val="24"/>
          <w:szCs w:val="24"/>
          <w:rtl w:val="0"/>
        </w:rPr>
        <w:t xml:space="preserve">NOTICE OF MOTION:</w:t>
      </w:r>
    </w:p>
    <w:p w:rsidR="00000000" w:rsidDel="00000000" w:rsidP="00000000" w:rsidRDefault="00000000" w:rsidRPr="00000000" w14:paraId="00000212">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13">
      <w:pPr>
        <w:pageBreakBefore w:val="0"/>
        <w:spacing w:after="0" w:lineRule="auto"/>
        <w:jc w:val="both"/>
        <w:rPr>
          <w:sz w:val="24"/>
          <w:szCs w:val="24"/>
        </w:rPr>
      </w:pPr>
      <w:r w:rsidDel="00000000" w:rsidR="00000000" w:rsidRPr="00000000">
        <w:rPr>
          <w:sz w:val="24"/>
          <w:szCs w:val="24"/>
          <w:rtl w:val="0"/>
        </w:rPr>
        <w:t xml:space="preserve">This can be used where the parties wish to settle the matter out of court especially on behalf of a person with disability (incapable of self-representation in court). The notice of motion is made to seek the court’s approval in pursuing this method of resolution.</w:t>
      </w:r>
    </w:p>
    <w:p w:rsidR="00000000" w:rsidDel="00000000" w:rsidP="00000000" w:rsidRDefault="00000000" w:rsidRPr="00000000" w14:paraId="00000214">
      <w:pPr>
        <w:pageBreakBefore w:val="0"/>
        <w:spacing w:after="0" w:lineRule="auto"/>
        <w:jc w:val="both"/>
        <w:rPr>
          <w:sz w:val="24"/>
          <w:szCs w:val="24"/>
        </w:rPr>
      </w:pPr>
      <w:r w:rsidDel="00000000" w:rsidR="00000000" w:rsidRPr="00000000">
        <w:rPr>
          <w:sz w:val="24"/>
          <w:szCs w:val="24"/>
          <w:rtl w:val="0"/>
        </w:rPr>
        <w:t xml:space="preserve">Or 51 of the CPR deals with all applications required to be moved in this way. It also applies where there is a statutory requirement for one.</w:t>
      </w:r>
    </w:p>
    <w:p w:rsidR="00000000" w:rsidDel="00000000" w:rsidP="00000000" w:rsidRDefault="00000000" w:rsidRPr="00000000" w14:paraId="00000215">
      <w:pPr>
        <w:pageBreakBefore w:val="0"/>
        <w:spacing w:after="0" w:lineRule="auto"/>
        <w:jc w:val="both"/>
        <w:rPr>
          <w:sz w:val="24"/>
          <w:szCs w:val="24"/>
        </w:rPr>
      </w:pPr>
      <w:r w:rsidDel="00000000" w:rsidR="00000000" w:rsidRPr="00000000">
        <w:rPr>
          <w:sz w:val="24"/>
          <w:szCs w:val="24"/>
          <w:rtl w:val="0"/>
        </w:rPr>
        <w:t xml:space="preserve">A Notice of Motion must include a concise statement of the nature of the claim or the relief or remedy required.  Examples of where a Notice of Motion is used.</w:t>
      </w:r>
    </w:p>
    <w:p w:rsidR="00000000" w:rsidDel="00000000" w:rsidP="00000000" w:rsidRDefault="00000000" w:rsidRPr="00000000" w14:paraId="00000216">
      <w:pPr>
        <w:pageBreakBefore w:val="0"/>
        <w:spacing w:after="0" w:lineRule="auto"/>
        <w:ind w:left="990" w:hanging="270"/>
        <w:jc w:val="both"/>
        <w:rPr>
          <w:sz w:val="24"/>
          <w:szCs w:val="24"/>
        </w:rPr>
      </w:pPr>
      <w:r w:rsidDel="00000000" w:rsidR="00000000" w:rsidRPr="00000000">
        <w:rPr>
          <w:sz w:val="24"/>
          <w:szCs w:val="24"/>
          <w:rtl w:val="0"/>
        </w:rPr>
        <w:t xml:space="preserve">1. Application for orders for Judgment on Admission;</w:t>
      </w:r>
    </w:p>
    <w:p w:rsidR="00000000" w:rsidDel="00000000" w:rsidP="00000000" w:rsidRDefault="00000000" w:rsidRPr="00000000" w14:paraId="00000217">
      <w:pPr>
        <w:pageBreakBefore w:val="0"/>
        <w:spacing w:after="0" w:lineRule="auto"/>
        <w:ind w:left="1440" w:hanging="720"/>
        <w:jc w:val="both"/>
        <w:rPr>
          <w:sz w:val="24"/>
          <w:szCs w:val="24"/>
        </w:rPr>
      </w:pPr>
      <w:r w:rsidDel="00000000" w:rsidR="00000000" w:rsidRPr="00000000">
        <w:rPr>
          <w:sz w:val="24"/>
          <w:szCs w:val="24"/>
          <w:rtl w:val="0"/>
        </w:rPr>
        <w:t xml:space="preserve">2. Application of Summary Judgment;</w:t>
      </w:r>
    </w:p>
    <w:p w:rsidR="00000000" w:rsidDel="00000000" w:rsidP="00000000" w:rsidRDefault="00000000" w:rsidRPr="00000000" w14:paraId="00000218">
      <w:pPr>
        <w:pageBreakBefore w:val="0"/>
        <w:spacing w:after="0" w:lineRule="auto"/>
        <w:ind w:left="1440" w:hanging="720"/>
        <w:jc w:val="both"/>
        <w:rPr>
          <w:sz w:val="24"/>
          <w:szCs w:val="24"/>
        </w:rPr>
      </w:pPr>
      <w:r w:rsidDel="00000000" w:rsidR="00000000" w:rsidRPr="00000000">
        <w:rPr>
          <w:sz w:val="24"/>
          <w:szCs w:val="24"/>
          <w:rtl w:val="0"/>
        </w:rPr>
        <w:t xml:space="preserve">3. Application of Stay of Proceedings;</w:t>
      </w:r>
    </w:p>
    <w:p w:rsidR="00000000" w:rsidDel="00000000" w:rsidP="00000000" w:rsidRDefault="00000000" w:rsidRPr="00000000" w14:paraId="00000219">
      <w:pPr>
        <w:pageBreakBefore w:val="0"/>
        <w:spacing w:after="0" w:lineRule="auto"/>
        <w:ind w:left="1440" w:hanging="720"/>
        <w:jc w:val="both"/>
        <w:rPr>
          <w:sz w:val="24"/>
          <w:szCs w:val="24"/>
        </w:rPr>
      </w:pPr>
      <w:r w:rsidDel="00000000" w:rsidR="00000000" w:rsidRPr="00000000">
        <w:rPr>
          <w:sz w:val="24"/>
          <w:szCs w:val="24"/>
          <w:rtl w:val="0"/>
        </w:rPr>
        <w:t xml:space="preserve">4. Application for lifting of an injunction, variation or discharge of it;</w:t>
      </w:r>
    </w:p>
    <w:p w:rsidR="00000000" w:rsidDel="00000000" w:rsidP="00000000" w:rsidRDefault="00000000" w:rsidRPr="00000000" w14:paraId="0000021A">
      <w:pPr>
        <w:pageBreakBefore w:val="0"/>
        <w:spacing w:after="0" w:lineRule="auto"/>
        <w:ind w:left="1440" w:hanging="720"/>
        <w:jc w:val="both"/>
        <w:rPr>
          <w:sz w:val="24"/>
          <w:szCs w:val="24"/>
        </w:rPr>
      </w:pPr>
      <w:r w:rsidDel="00000000" w:rsidR="00000000" w:rsidRPr="00000000">
        <w:rPr>
          <w:sz w:val="24"/>
          <w:szCs w:val="24"/>
          <w:rtl w:val="0"/>
        </w:rPr>
        <w:t xml:space="preserve">5. Application for Release Orders e.g. </w:t>
      </w:r>
      <w:r w:rsidDel="00000000" w:rsidR="00000000" w:rsidRPr="00000000">
        <w:rPr>
          <w:i w:val="1"/>
          <w:sz w:val="24"/>
          <w:szCs w:val="24"/>
          <w:rtl w:val="0"/>
        </w:rPr>
        <w:t xml:space="preserve">Habeus Corpus</w:t>
      </w:r>
      <w:r w:rsidDel="00000000" w:rsidR="00000000" w:rsidRPr="00000000">
        <w:rPr>
          <w:sz w:val="24"/>
          <w:szCs w:val="24"/>
          <w:rtl w:val="0"/>
        </w:rPr>
        <w:t xml:space="preserve"> Order.</w:t>
      </w:r>
    </w:p>
    <w:p w:rsidR="00000000" w:rsidDel="00000000" w:rsidP="00000000" w:rsidRDefault="00000000" w:rsidRPr="00000000" w14:paraId="0000021B">
      <w:pPr>
        <w:pageBreakBefore w:val="0"/>
        <w:spacing w:after="0" w:lineRule="auto"/>
        <w:ind w:left="1440" w:hanging="720"/>
        <w:jc w:val="both"/>
        <w:rPr>
          <w:sz w:val="24"/>
          <w:szCs w:val="24"/>
        </w:rPr>
      </w:pPr>
      <w:r w:rsidDel="00000000" w:rsidR="00000000" w:rsidRPr="00000000">
        <w:rPr>
          <w:sz w:val="24"/>
          <w:szCs w:val="24"/>
          <w:rtl w:val="0"/>
        </w:rPr>
        <w:t xml:space="preserve">6. Application for a matter to be settled out of court on behalf of persons with disability. </w:t>
      </w:r>
    </w:p>
    <w:p w:rsidR="00000000" w:rsidDel="00000000" w:rsidP="00000000" w:rsidRDefault="00000000" w:rsidRPr="00000000" w14:paraId="0000021C">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1D">
      <w:pPr>
        <w:pageBreakBefore w:val="0"/>
        <w:spacing w:after="0" w:lineRule="auto"/>
        <w:jc w:val="both"/>
        <w:rPr>
          <w:sz w:val="24"/>
          <w:szCs w:val="24"/>
        </w:rPr>
      </w:pPr>
      <w:r w:rsidDel="00000000" w:rsidR="00000000" w:rsidRPr="00000000">
        <w:rPr>
          <w:sz w:val="24"/>
          <w:szCs w:val="24"/>
          <w:rtl w:val="0"/>
        </w:rPr>
        <w:t xml:space="preserve">All these Applications can be made ex parte although the court is usually reluctant to issue ex parte orders.  You are expected to serve the other party with the Notice of Motion.</w:t>
      </w:r>
    </w:p>
    <w:p w:rsidR="00000000" w:rsidDel="00000000" w:rsidP="00000000" w:rsidRDefault="00000000" w:rsidRPr="00000000" w14:paraId="0000021E">
      <w:pPr>
        <w:pageBreakBefore w:val="0"/>
        <w:spacing w:after="0" w:lineRule="auto"/>
        <w:jc w:val="both"/>
        <w:rPr>
          <w:sz w:val="24"/>
          <w:szCs w:val="24"/>
        </w:rPr>
      </w:pPr>
      <w:r w:rsidDel="00000000" w:rsidR="00000000" w:rsidRPr="00000000">
        <w:rPr>
          <w:sz w:val="24"/>
          <w:szCs w:val="24"/>
          <w:rtl w:val="0"/>
        </w:rPr>
        <w:t xml:space="preserve">Appendix A Form 26 and 27. </w:t>
      </w:r>
    </w:p>
    <w:p w:rsidR="00000000" w:rsidDel="00000000" w:rsidP="00000000" w:rsidRDefault="00000000" w:rsidRPr="00000000" w14:paraId="0000021F">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20">
      <w:pPr>
        <w:pageBreakBefore w:val="0"/>
        <w:pBdr>
          <w:bottom w:color="000000" w:space="1" w:sz="4" w:val="single"/>
        </w:pBdr>
        <w:spacing w:after="0" w:lineRule="auto"/>
        <w:jc w:val="both"/>
        <w:rPr>
          <w:b w:val="1"/>
          <w:sz w:val="24"/>
          <w:szCs w:val="24"/>
        </w:rPr>
      </w:pPr>
      <w:r w:rsidDel="00000000" w:rsidR="00000000" w:rsidRPr="00000000">
        <w:rPr>
          <w:b w:val="1"/>
          <w:sz w:val="24"/>
          <w:szCs w:val="24"/>
          <w:rtl w:val="0"/>
        </w:rPr>
        <w:t xml:space="preserve">CHAMBER SUMMONS:</w:t>
      </w:r>
    </w:p>
    <w:p w:rsidR="00000000" w:rsidDel="00000000" w:rsidP="00000000" w:rsidRDefault="00000000" w:rsidRPr="00000000" w14:paraId="00000221">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22">
      <w:pPr>
        <w:pageBreakBefore w:val="0"/>
        <w:spacing w:after="0" w:lineRule="auto"/>
        <w:jc w:val="both"/>
        <w:rPr>
          <w:sz w:val="24"/>
          <w:szCs w:val="24"/>
        </w:rPr>
      </w:pPr>
      <w:r w:rsidDel="00000000" w:rsidR="00000000" w:rsidRPr="00000000">
        <w:rPr>
          <w:sz w:val="24"/>
          <w:szCs w:val="24"/>
          <w:rtl w:val="0"/>
        </w:rPr>
        <w:t xml:space="preserve">Applications by way of Chamber Summons are used when seeking orders within a pending suit.  The Application must always be brought and sought under a specific rule.  Chamber Summons was historically heard in chambers thus the name Chamber Summons.</w:t>
      </w:r>
    </w:p>
    <w:p w:rsidR="00000000" w:rsidDel="00000000" w:rsidP="00000000" w:rsidRDefault="00000000" w:rsidRPr="00000000" w14:paraId="00000223">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24">
      <w:pPr>
        <w:pageBreakBefore w:val="0"/>
        <w:spacing w:after="0" w:lineRule="auto"/>
        <w:jc w:val="both"/>
        <w:rPr>
          <w:sz w:val="24"/>
          <w:szCs w:val="24"/>
        </w:rPr>
      </w:pPr>
      <w:r w:rsidDel="00000000" w:rsidR="00000000" w:rsidRPr="00000000">
        <w:rPr>
          <w:sz w:val="24"/>
          <w:szCs w:val="24"/>
          <w:rtl w:val="0"/>
        </w:rPr>
        <w:t xml:space="preserve">Look at the general rules relating to Notice of Motion and Chamber Summons.</w:t>
      </w:r>
    </w:p>
    <w:p w:rsidR="00000000" w:rsidDel="00000000" w:rsidP="00000000" w:rsidRDefault="00000000" w:rsidRPr="00000000" w14:paraId="00000225">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26">
      <w:pPr>
        <w:pageBreakBefore w:val="0"/>
        <w:spacing w:after="0" w:lineRule="auto"/>
        <w:jc w:val="both"/>
        <w:rPr>
          <w:sz w:val="24"/>
          <w:szCs w:val="24"/>
        </w:rPr>
      </w:pPr>
      <w:r w:rsidDel="00000000" w:rsidR="00000000" w:rsidRPr="00000000">
        <w:rPr>
          <w:sz w:val="24"/>
          <w:szCs w:val="24"/>
          <w:rtl w:val="0"/>
        </w:rPr>
        <w:t xml:space="preserve">These applications are normally requested for certain orders and the courts will not usually grant ex parte orders unless it has heard both sides.  Service is of the essence.</w:t>
      </w:r>
    </w:p>
    <w:p w:rsidR="00000000" w:rsidDel="00000000" w:rsidP="00000000" w:rsidRDefault="00000000" w:rsidRPr="00000000" w14:paraId="00000227">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28">
      <w:pPr>
        <w:pageBreakBefore w:val="0"/>
        <w:spacing w:after="0" w:lineRule="auto"/>
        <w:jc w:val="both"/>
        <w:rPr>
          <w:sz w:val="24"/>
          <w:szCs w:val="24"/>
        </w:rPr>
      </w:pPr>
      <w:r w:rsidDel="00000000" w:rsidR="00000000" w:rsidRPr="00000000">
        <w:rPr>
          <w:sz w:val="24"/>
          <w:szCs w:val="24"/>
          <w:rtl w:val="0"/>
        </w:rPr>
        <w:t xml:space="preserve">if it is an urgent matter and irreparable harm will be occasioned, the court can grant the Order Ex Parte after hearing one side.  An ex parte order is only granted upon the undertaking by that party that they shall file the substantive suit and/or serve the other side within a period specified by the Court.</w:t>
      </w:r>
    </w:p>
    <w:p w:rsidR="00000000" w:rsidDel="00000000" w:rsidP="00000000" w:rsidRDefault="00000000" w:rsidRPr="00000000" w14:paraId="00000229">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2A">
      <w:pPr>
        <w:pageBreakBefore w:val="0"/>
        <w:spacing w:after="0" w:lineRule="auto"/>
        <w:jc w:val="both"/>
        <w:rPr>
          <w:sz w:val="24"/>
          <w:szCs w:val="24"/>
        </w:rPr>
      </w:pPr>
      <w:r w:rsidDel="00000000" w:rsidR="00000000" w:rsidRPr="00000000">
        <w:rPr>
          <w:sz w:val="24"/>
          <w:szCs w:val="24"/>
          <w:rtl w:val="0"/>
        </w:rPr>
        <w:t xml:space="preserve">Every summons shall state in general terms the grounds of the Application usually supported by evidence in an affidavit.</w:t>
      </w:r>
    </w:p>
    <w:p w:rsidR="00000000" w:rsidDel="00000000" w:rsidP="00000000" w:rsidRDefault="00000000" w:rsidRPr="00000000" w14:paraId="0000022B">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2C">
      <w:pPr>
        <w:pageBreakBefore w:val="0"/>
        <w:spacing w:after="0" w:lineRule="auto"/>
        <w:jc w:val="both"/>
        <w:rPr>
          <w:sz w:val="24"/>
          <w:szCs w:val="24"/>
        </w:rPr>
      </w:pPr>
      <w:r w:rsidDel="00000000" w:rsidR="00000000" w:rsidRPr="00000000">
        <w:rPr>
          <w:sz w:val="24"/>
          <w:szCs w:val="24"/>
          <w:rtl w:val="0"/>
        </w:rPr>
        <w:t xml:space="preserve">Application is heard in Chambers an may be transferred to open court or vice versa as the judge may deem convenient.</w:t>
      </w:r>
    </w:p>
    <w:p w:rsidR="00000000" w:rsidDel="00000000" w:rsidP="00000000" w:rsidRDefault="00000000" w:rsidRPr="00000000" w14:paraId="0000022D">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2E">
      <w:pPr>
        <w:pageBreakBefore w:val="0"/>
        <w:spacing w:after="0" w:lineRule="auto"/>
        <w:jc w:val="both"/>
        <w:rPr>
          <w:sz w:val="24"/>
          <w:szCs w:val="24"/>
        </w:rPr>
      </w:pPr>
      <w:r w:rsidDel="00000000" w:rsidR="00000000" w:rsidRPr="00000000">
        <w:rPr>
          <w:sz w:val="24"/>
          <w:szCs w:val="24"/>
          <w:rtl w:val="0"/>
        </w:rPr>
        <w:t xml:space="preserve">In the case where an applicant is being heard in chambers the public shall be allowed to be present.</w:t>
      </w:r>
    </w:p>
    <w:p w:rsidR="00000000" w:rsidDel="00000000" w:rsidP="00000000" w:rsidRDefault="00000000" w:rsidRPr="00000000" w14:paraId="0000022F">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30">
      <w:pPr>
        <w:pageBreakBefore w:val="0"/>
        <w:spacing w:after="0" w:lineRule="auto"/>
        <w:jc w:val="both"/>
        <w:rPr>
          <w:sz w:val="24"/>
          <w:szCs w:val="24"/>
        </w:rPr>
      </w:pPr>
      <w:r w:rsidDel="00000000" w:rsidR="00000000" w:rsidRPr="00000000">
        <w:rPr>
          <w:sz w:val="24"/>
          <w:szCs w:val="24"/>
          <w:rtl w:val="0"/>
        </w:rPr>
        <w:t xml:space="preserve">Where the Application has been made, the Respondent should file and serve the Applicant with an Affidavit and a statement of the grounds upon which he will oppose the application.</w:t>
      </w:r>
    </w:p>
    <w:p w:rsidR="00000000" w:rsidDel="00000000" w:rsidP="00000000" w:rsidRDefault="00000000" w:rsidRPr="00000000" w14:paraId="00000231">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32">
      <w:pPr>
        <w:pageBreakBefore w:val="0"/>
        <w:pBdr>
          <w:bottom w:color="000000" w:space="1" w:sz="4" w:val="single"/>
        </w:pBdr>
        <w:spacing w:after="0" w:lineRule="auto"/>
        <w:jc w:val="both"/>
        <w:rPr>
          <w:b w:val="1"/>
          <w:sz w:val="24"/>
          <w:szCs w:val="24"/>
        </w:rPr>
      </w:pPr>
      <w:r w:rsidDel="00000000" w:rsidR="00000000" w:rsidRPr="00000000">
        <w:rPr>
          <w:b w:val="1"/>
          <w:sz w:val="24"/>
          <w:szCs w:val="24"/>
          <w:rtl w:val="0"/>
        </w:rPr>
        <w:t xml:space="preserve">WRITTEN SUBMISSIONS:</w:t>
      </w:r>
    </w:p>
    <w:p w:rsidR="00000000" w:rsidDel="00000000" w:rsidP="00000000" w:rsidRDefault="00000000" w:rsidRPr="00000000" w14:paraId="00000233">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34">
      <w:pPr>
        <w:pageBreakBefore w:val="0"/>
        <w:spacing w:after="0" w:lineRule="auto"/>
        <w:jc w:val="both"/>
        <w:rPr>
          <w:sz w:val="24"/>
          <w:szCs w:val="24"/>
        </w:rPr>
      </w:pPr>
      <w:r w:rsidDel="00000000" w:rsidR="00000000" w:rsidRPr="00000000">
        <w:rPr>
          <w:sz w:val="24"/>
          <w:szCs w:val="24"/>
          <w:rtl w:val="0"/>
        </w:rPr>
        <w:t xml:space="preserve">If you apply by way of Chamber Summons or Notice of Motion accompanied by an Affidavit, evidence of service, response from the other side (grounds upon which they object and the Supporting Affidavit and the Evidence that they have served you with it.  Written submissions that the Applicant will make in court and the Respondents submission.</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most common way of approaching the court is by way of plaint.  The Originating Summons method is less common and is only used where the Civil Procedure Rules provide for it or some other statutes especially permits that method of approaching the court.  It is a shortened version of the Plaint.  The method of O.S. is intended for simpler, shorter and speedier process.  Usually when you approach the court of O.S. there are no witnesses and evidence is by way of Affidavit.  The question for decision by the court is raised directly in the Summons and the Evidence is raised in the Affidavit.  The issues are raised in a concise manner but with sufficient particulars to enable the court identify the issues and the course of action.  The remedy or relief sought is also stated clearly therein.  Order XXXVI Rule 1 and 2 example THE ESTATE OF JOHN IN THE MATTER OF LETTERS OF ADMINISTRATION INTESTATE</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used in cases related with agreements for sale or purchase of immoveable property Order XXXVI Rule 3 but only in cases where the existence of the Agreement or Contract is not in dispute and also where the validity is not in dispute.</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Order XXXVI Rule 3 (a) – application by way of Originating Summons. – must read and remember</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Order XXXVI Rule 3 (b) – has to do with Caveats approach the court by way of Chamber Summons if there is a pending suit in court.</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Anything to do with the LGA should be by O.S where there is a pending suit go with the C.S.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Rule 3 (c) Application for extension of time under the rules of Limitations Act will go by way of O.S.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Rule 3 (d) Application for Land ownership by virtue of adverse possession is made by way of O.S.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you apply for a file to be reconstructed it is also through O.S.</w:t>
      </w:r>
    </w:p>
    <w:p w:rsidR="00000000" w:rsidDel="00000000" w:rsidP="00000000" w:rsidRDefault="00000000" w:rsidRPr="00000000" w14:paraId="00000244">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245">
      <w:pPr>
        <w:pageBreakBefore w:val="0"/>
        <w:pBdr>
          <w:bottom w:color="000000" w:space="1" w:sz="4" w:val="single"/>
        </w:pBdr>
        <w:spacing w:after="0" w:lineRule="auto"/>
        <w:jc w:val="both"/>
        <w:rPr>
          <w:b w:val="1"/>
          <w:sz w:val="24"/>
          <w:szCs w:val="24"/>
        </w:rPr>
      </w:pPr>
      <w:r w:rsidDel="00000000" w:rsidR="00000000" w:rsidRPr="00000000">
        <w:rPr>
          <w:b w:val="1"/>
          <w:sz w:val="24"/>
          <w:szCs w:val="24"/>
          <w:rtl w:val="0"/>
        </w:rPr>
        <w:t xml:space="preserve">PETITIONS</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These are used under the Matrimonial Causes Rules (MCA)</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Bankruptcy proceedings under the Bankruptcy Rules in the Act</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Companies winding up proceedings </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Constitutional litigation – this is civil litigation with the objective of having a constitutional question resolved. This may even arise in the course of some other litigation, where a constitutional matter arising is referred to the high court for determination. </w:t>
      </w:r>
      <w:r w:rsidDel="00000000" w:rsidR="00000000" w:rsidRPr="00000000">
        <w:rPr>
          <w:rtl w:val="0"/>
        </w:rPr>
      </w:r>
    </w:p>
    <w:p w:rsidR="00000000" w:rsidDel="00000000" w:rsidP="00000000" w:rsidRDefault="00000000" w:rsidRPr="00000000" w14:paraId="0000024A">
      <w:pPr>
        <w:pageBreakBefore w:val="0"/>
        <w:spacing w:after="0" w:lineRule="auto"/>
        <w:jc w:val="both"/>
        <w:rPr>
          <w:sz w:val="24"/>
          <w:szCs w:val="24"/>
        </w:rPr>
      </w:pPr>
      <w:r w:rsidDel="00000000" w:rsidR="00000000" w:rsidRPr="00000000">
        <w:rPr>
          <w:sz w:val="24"/>
          <w:szCs w:val="24"/>
          <w:rtl w:val="0"/>
        </w:rPr>
        <w:t xml:space="preserve">The petition is supported by an affidavit setting out the facts. The petitioner is usually the one who swears the affidavit. The advocate is </w:t>
      </w:r>
      <w:r w:rsidDel="00000000" w:rsidR="00000000" w:rsidRPr="00000000">
        <w:rPr>
          <w:b w:val="1"/>
          <w:sz w:val="24"/>
          <w:szCs w:val="24"/>
          <w:rtl w:val="0"/>
        </w:rPr>
        <w:t xml:space="preserve">NEVER</w:t>
      </w:r>
      <w:r w:rsidDel="00000000" w:rsidR="00000000" w:rsidRPr="00000000">
        <w:rPr>
          <w:sz w:val="24"/>
          <w:szCs w:val="24"/>
          <w:rtl w:val="0"/>
        </w:rPr>
        <w:t xml:space="preserve"> to swear on behalf of their client.</w:t>
      </w:r>
    </w:p>
    <w:p w:rsidR="00000000" w:rsidDel="00000000" w:rsidP="00000000" w:rsidRDefault="00000000" w:rsidRPr="00000000" w14:paraId="0000024B">
      <w:pPr>
        <w:pageBreakBefore w:val="0"/>
        <w:spacing w:after="0" w:lineRule="auto"/>
        <w:jc w:val="both"/>
        <w:rPr>
          <w:sz w:val="24"/>
          <w:szCs w:val="24"/>
        </w:rPr>
      </w:pPr>
      <w:r w:rsidDel="00000000" w:rsidR="00000000" w:rsidRPr="00000000">
        <w:rPr>
          <w:sz w:val="24"/>
          <w:szCs w:val="24"/>
          <w:rtl w:val="0"/>
        </w:rPr>
        <w:t xml:space="preserve">The rules for making constitutional applications were The Constitution of Kenya (Supervisory Jurisdiction and Protection of Fundamental Rights and Freedoms of the Individual) High Court Practice and Procedure Rules 2006.</w:t>
      </w:r>
    </w:p>
    <w:p w:rsidR="00000000" w:rsidDel="00000000" w:rsidP="00000000" w:rsidRDefault="00000000" w:rsidRPr="00000000" w14:paraId="0000024C">
      <w:pPr>
        <w:pageBreakBefore w:val="0"/>
        <w:spacing w:after="0" w:lineRule="auto"/>
        <w:jc w:val="both"/>
        <w:rPr>
          <w:sz w:val="24"/>
          <w:szCs w:val="24"/>
        </w:rPr>
      </w:pPr>
      <w:r w:rsidDel="00000000" w:rsidR="00000000" w:rsidRPr="00000000">
        <w:rPr>
          <w:sz w:val="24"/>
          <w:szCs w:val="24"/>
          <w:rtl w:val="0"/>
        </w:rPr>
        <w:t xml:space="preserve">There is a difference between originating motions and interlocutory “motions” as the latter are filed in the course of proceedings while the former are filed at the beginning of the suit. The manner of filing is through the registry. Therefore, all documentation must be filed in the registry. </w:t>
      </w:r>
    </w:p>
    <w:p w:rsidR="00000000" w:rsidDel="00000000" w:rsidP="00000000" w:rsidRDefault="00000000" w:rsidRPr="00000000" w14:paraId="0000024D">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4E">
      <w:pPr>
        <w:pageBreakBefore w:val="0"/>
        <w:spacing w:after="0" w:lineRule="auto"/>
        <w:jc w:val="both"/>
        <w:rPr>
          <w:b w:val="1"/>
          <w:sz w:val="24"/>
          <w:szCs w:val="24"/>
        </w:rPr>
      </w:pPr>
      <w:r w:rsidDel="00000000" w:rsidR="00000000" w:rsidRPr="00000000">
        <w:rPr>
          <w:b w:val="1"/>
          <w:sz w:val="24"/>
          <w:szCs w:val="24"/>
          <w:rtl w:val="0"/>
        </w:rPr>
        <w:t xml:space="preserve">ELECTION PETITIONS</w:t>
      </w:r>
    </w:p>
    <w:p w:rsidR="00000000" w:rsidDel="00000000" w:rsidP="00000000" w:rsidRDefault="00000000" w:rsidRPr="00000000" w14:paraId="0000024F">
      <w:pPr>
        <w:pageBreakBefore w:val="0"/>
        <w:spacing w:after="0" w:lineRule="auto"/>
        <w:jc w:val="both"/>
        <w:rPr>
          <w:sz w:val="24"/>
          <w:szCs w:val="24"/>
        </w:rPr>
      </w:pPr>
      <w:r w:rsidDel="00000000" w:rsidR="00000000" w:rsidRPr="00000000">
        <w:rPr>
          <w:sz w:val="24"/>
          <w:szCs w:val="24"/>
          <w:rtl w:val="0"/>
        </w:rPr>
        <w:t xml:space="preserve">National Assembly and Presidential Elections Act No 24/2011 (Election Rules). </w:t>
      </w:r>
    </w:p>
    <w:p w:rsidR="00000000" w:rsidDel="00000000" w:rsidP="00000000" w:rsidRDefault="00000000" w:rsidRPr="00000000" w14:paraId="00000250">
      <w:pPr>
        <w:pageBreakBefore w:val="0"/>
        <w:spacing w:after="0" w:lineRule="auto"/>
        <w:jc w:val="both"/>
        <w:rPr>
          <w:sz w:val="24"/>
          <w:szCs w:val="24"/>
        </w:rPr>
      </w:pPr>
      <w:r w:rsidDel="00000000" w:rsidR="00000000" w:rsidRPr="00000000">
        <w:rPr>
          <w:sz w:val="24"/>
          <w:szCs w:val="24"/>
          <w:rtl w:val="0"/>
        </w:rPr>
        <w:t xml:space="preserve">The questions that may be brought up include:</w:t>
      </w:r>
    </w:p>
    <w:p w:rsidR="00000000" w:rsidDel="00000000" w:rsidP="00000000" w:rsidRDefault="00000000" w:rsidRPr="00000000" w14:paraId="0000025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15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Whether a person has been validly elected as president.</w:t>
      </w:r>
    </w:p>
    <w:p w:rsidR="00000000" w:rsidDel="00000000" w:rsidP="00000000" w:rsidRDefault="00000000" w:rsidRPr="00000000" w14:paraId="0000025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15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Whether a person has been validly elected as a member of the national assembly.</w:t>
      </w:r>
    </w:p>
    <w:p w:rsidR="00000000" w:rsidDel="00000000" w:rsidP="00000000" w:rsidRDefault="00000000" w:rsidRPr="00000000" w14:paraId="0000025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15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Whether a seat of the national assembly has become vacant.</w:t>
      </w:r>
    </w:p>
    <w:p w:rsidR="00000000" w:rsidDel="00000000" w:rsidP="00000000" w:rsidRDefault="00000000" w:rsidRPr="00000000" w14:paraId="00000254">
      <w:pPr>
        <w:pageBreakBefore w:val="0"/>
        <w:spacing w:after="0" w:lineRule="auto"/>
        <w:jc w:val="both"/>
        <w:rPr>
          <w:sz w:val="24"/>
          <w:szCs w:val="24"/>
        </w:rPr>
      </w:pPr>
      <w:r w:rsidDel="00000000" w:rsidR="00000000" w:rsidRPr="00000000">
        <w:rPr>
          <w:sz w:val="24"/>
          <w:szCs w:val="24"/>
          <w:rtl w:val="0"/>
        </w:rPr>
        <w:t xml:space="preserve">The grounds to be relied on are;</w:t>
      </w:r>
    </w:p>
    <w:p w:rsidR="00000000" w:rsidDel="00000000" w:rsidP="00000000" w:rsidRDefault="00000000" w:rsidRPr="00000000" w14:paraId="0000025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there are allegations of corrupt practices</w:t>
      </w:r>
    </w:p>
    <w:p w:rsidR="00000000" w:rsidDel="00000000" w:rsidP="00000000" w:rsidRDefault="00000000" w:rsidRPr="00000000" w14:paraId="0000025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Lack of a majority of lawful votes.</w:t>
      </w:r>
    </w:p>
    <w:p w:rsidR="00000000" w:rsidDel="00000000" w:rsidP="00000000" w:rsidRDefault="00000000" w:rsidRPr="00000000" w14:paraId="0000025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there was substantial non-compliance with election regulations.</w:t>
      </w:r>
    </w:p>
    <w:p w:rsidR="00000000" w:rsidDel="00000000" w:rsidP="00000000" w:rsidRDefault="00000000" w:rsidRPr="00000000" w14:paraId="00000258">
      <w:pPr>
        <w:pageBreakBefore w:val="0"/>
        <w:spacing w:after="0" w:lineRule="auto"/>
        <w:jc w:val="both"/>
        <w:rPr>
          <w:sz w:val="24"/>
          <w:szCs w:val="24"/>
        </w:rPr>
      </w:pPr>
      <w:r w:rsidDel="00000000" w:rsidR="00000000" w:rsidRPr="00000000">
        <w:rPr>
          <w:sz w:val="24"/>
          <w:szCs w:val="24"/>
          <w:rtl w:val="0"/>
        </w:rPr>
        <w:t xml:space="preserve">The from for election petitions is prescribed under Rule 4.</w:t>
      </w:r>
    </w:p>
    <w:p w:rsidR="00000000" w:rsidDel="00000000" w:rsidP="00000000" w:rsidRDefault="00000000" w:rsidRPr="00000000" w14:paraId="00000259">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5A">
      <w:pPr>
        <w:pageBreakBefore w:val="0"/>
        <w:spacing w:after="0" w:lineRule="auto"/>
        <w:jc w:val="both"/>
        <w:rPr>
          <w:b w:val="1"/>
          <w:sz w:val="24"/>
          <w:szCs w:val="24"/>
        </w:rPr>
      </w:pPr>
      <w:r w:rsidDel="00000000" w:rsidR="00000000" w:rsidRPr="00000000">
        <w:rPr>
          <w:b w:val="1"/>
          <w:sz w:val="24"/>
          <w:szCs w:val="24"/>
          <w:rtl w:val="0"/>
        </w:rPr>
        <w:t xml:space="preserve">JUDICIAL REVIEW</w:t>
      </w:r>
    </w:p>
    <w:p w:rsidR="00000000" w:rsidDel="00000000" w:rsidP="00000000" w:rsidRDefault="00000000" w:rsidRPr="00000000" w14:paraId="0000025B">
      <w:pPr>
        <w:pageBreakBefore w:val="0"/>
        <w:spacing w:after="0" w:lineRule="auto"/>
        <w:jc w:val="both"/>
        <w:rPr>
          <w:sz w:val="24"/>
          <w:szCs w:val="24"/>
        </w:rPr>
      </w:pPr>
      <w:r w:rsidDel="00000000" w:rsidR="00000000" w:rsidRPr="00000000">
        <w:rPr>
          <w:sz w:val="24"/>
          <w:szCs w:val="24"/>
          <w:rtl w:val="0"/>
        </w:rPr>
        <w:t xml:space="preserve">Law reform Act S 8 and 9 of the Law Reform Act Cap 26 and Or 53 of the Civil Procedure Rules.</w:t>
      </w:r>
    </w:p>
    <w:p w:rsidR="00000000" w:rsidDel="00000000" w:rsidP="00000000" w:rsidRDefault="00000000" w:rsidRPr="00000000" w14:paraId="0000025C">
      <w:pPr>
        <w:pageBreakBefore w:val="0"/>
        <w:spacing w:after="0" w:lineRule="auto"/>
        <w:jc w:val="both"/>
        <w:rPr>
          <w:sz w:val="24"/>
          <w:szCs w:val="24"/>
        </w:rPr>
      </w:pPr>
      <w:r w:rsidDel="00000000" w:rsidR="00000000" w:rsidRPr="00000000">
        <w:rPr>
          <w:sz w:val="24"/>
          <w:szCs w:val="24"/>
          <w:rtl w:val="0"/>
        </w:rPr>
        <w:t xml:space="preserve">This is the speedy way by which a person gets to correct an illegality done by a public body/ official.</w:t>
      </w:r>
    </w:p>
    <w:p w:rsidR="00000000" w:rsidDel="00000000" w:rsidP="00000000" w:rsidRDefault="00000000" w:rsidRPr="00000000" w14:paraId="0000025D">
      <w:pPr>
        <w:pageBreakBefore w:val="0"/>
        <w:spacing w:after="0" w:lineRule="auto"/>
        <w:jc w:val="both"/>
        <w:rPr>
          <w:sz w:val="24"/>
          <w:szCs w:val="24"/>
        </w:rPr>
      </w:pPr>
      <w:r w:rsidDel="00000000" w:rsidR="00000000" w:rsidRPr="00000000">
        <w:rPr>
          <w:sz w:val="24"/>
          <w:szCs w:val="24"/>
          <w:rtl w:val="0"/>
        </w:rPr>
        <w:t xml:space="preserve">It falls in the public law area.</w:t>
      </w:r>
    </w:p>
    <w:p w:rsidR="00000000" w:rsidDel="00000000" w:rsidP="00000000" w:rsidRDefault="00000000" w:rsidRPr="00000000" w14:paraId="0000025E">
      <w:pPr>
        <w:pageBreakBefore w:val="0"/>
        <w:spacing w:after="0" w:lineRule="auto"/>
        <w:jc w:val="both"/>
        <w:rPr>
          <w:sz w:val="24"/>
          <w:szCs w:val="24"/>
        </w:rPr>
      </w:pPr>
      <w:r w:rsidDel="00000000" w:rsidR="00000000" w:rsidRPr="00000000">
        <w:rPr>
          <w:sz w:val="24"/>
          <w:szCs w:val="24"/>
          <w:rtl w:val="0"/>
        </w:rPr>
        <w:t xml:space="preserve">It is the process by which superior courts exercise control over other bodies. </w:t>
      </w:r>
    </w:p>
    <w:p w:rsidR="00000000" w:rsidDel="00000000" w:rsidP="00000000" w:rsidRDefault="00000000" w:rsidRPr="00000000" w14:paraId="0000025F">
      <w:pPr>
        <w:pageBreakBefore w:val="0"/>
        <w:spacing w:after="0" w:lineRule="auto"/>
        <w:jc w:val="both"/>
        <w:rPr>
          <w:sz w:val="24"/>
          <w:szCs w:val="24"/>
        </w:rPr>
      </w:pPr>
      <w:r w:rsidDel="00000000" w:rsidR="00000000" w:rsidRPr="00000000">
        <w:rPr>
          <w:sz w:val="24"/>
          <w:szCs w:val="24"/>
          <w:rtl w:val="0"/>
        </w:rPr>
        <w:t xml:space="preserve">It is the procedure to question and have reversed, if possible, the decision of a body which has power, the exercise of which might have adverse effects on the rights of persons, usually based on an illegality.</w:t>
      </w:r>
    </w:p>
    <w:p w:rsidR="00000000" w:rsidDel="00000000" w:rsidP="00000000" w:rsidRDefault="00000000" w:rsidRPr="00000000" w14:paraId="00000260">
      <w:pPr>
        <w:pageBreakBefore w:val="0"/>
        <w:spacing w:after="0" w:lineRule="auto"/>
        <w:jc w:val="both"/>
        <w:rPr>
          <w:b w:val="1"/>
          <w:sz w:val="24"/>
          <w:szCs w:val="24"/>
        </w:rPr>
      </w:pPr>
      <w:r w:rsidDel="00000000" w:rsidR="00000000" w:rsidRPr="00000000">
        <w:rPr>
          <w:b w:val="1"/>
          <w:sz w:val="24"/>
          <w:szCs w:val="24"/>
          <w:rtl w:val="0"/>
        </w:rPr>
        <w:t xml:space="preserve">Remedies</w:t>
      </w:r>
    </w:p>
    <w:p w:rsidR="00000000" w:rsidDel="00000000" w:rsidP="00000000" w:rsidRDefault="00000000" w:rsidRPr="00000000" w14:paraId="00000261">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9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Mandamus – it is an order requiring a public authority to do a statutory duty which they have wrongfully failed to do. This cannot be sought until you have demanded that the body performs the duty. </w:t>
      </w:r>
    </w:p>
    <w:p w:rsidR="00000000" w:rsidDel="00000000" w:rsidP="00000000" w:rsidRDefault="00000000" w:rsidRPr="00000000" w14:paraId="00000262">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9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Certiorari – this is a quashing order. It quashes the decision, action or process set in motion by a public body.</w:t>
      </w:r>
    </w:p>
    <w:p w:rsidR="00000000" w:rsidDel="00000000" w:rsidP="00000000" w:rsidRDefault="00000000" w:rsidRPr="00000000" w14:paraId="00000263">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9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Prohibition – this is an order restraining a public authority from doing what is likely to be </w:t>
      </w:r>
      <w:sdt>
        <w:sdtPr>
          <w:tag w:val="goog_rdk_28"/>
        </w:sdtPr>
        <w:sdtContent>
          <w:commentRangeStart w:id="2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wrongful</w:t>
      </w:r>
      <w:commentRangeEnd w:id="20"/>
      <w:r w:rsidDel="00000000" w:rsidR="00000000" w:rsidRPr="00000000">
        <w:commentReference w:id="20"/>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4">
      <w:pPr>
        <w:pageBreakBefore w:val="0"/>
        <w:spacing w:after="0" w:lineRule="auto"/>
        <w:jc w:val="both"/>
        <w:rPr>
          <w:sz w:val="24"/>
          <w:szCs w:val="24"/>
        </w:rPr>
      </w:pPr>
      <w:r w:rsidDel="00000000" w:rsidR="00000000" w:rsidRPr="00000000">
        <w:rPr>
          <w:sz w:val="24"/>
          <w:szCs w:val="24"/>
          <w:rtl w:val="0"/>
        </w:rPr>
        <w:t xml:space="preserve">Application for Judicial Review starts in the High Court. </w:t>
      </w:r>
    </w:p>
    <w:p w:rsidR="00000000" w:rsidDel="00000000" w:rsidP="00000000" w:rsidRDefault="00000000" w:rsidRPr="00000000" w14:paraId="00000265">
      <w:pPr>
        <w:pageBreakBefore w:val="0"/>
        <w:spacing w:after="0" w:lineRule="auto"/>
        <w:jc w:val="both"/>
        <w:rPr>
          <w:sz w:val="24"/>
          <w:szCs w:val="24"/>
        </w:rPr>
      </w:pPr>
      <w:r w:rsidDel="00000000" w:rsidR="00000000" w:rsidRPr="00000000">
        <w:rPr>
          <w:sz w:val="24"/>
          <w:szCs w:val="24"/>
          <w:rtl w:val="0"/>
        </w:rPr>
        <w:t xml:space="preserve">Judicial Review starts out distinctly by virtue of one feature; it is a two stage process.</w:t>
      </w:r>
    </w:p>
    <w:p w:rsidR="00000000" w:rsidDel="00000000" w:rsidP="00000000" w:rsidRDefault="00000000" w:rsidRPr="00000000" w14:paraId="000002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The leave stage</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Pr>
        <w:footnoteReference w:customMarkFollows="0" w:id="14"/>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one must obtain the permission of the court before applying for Judicial Review. This consists of an application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ex parte.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application is by way of Chamber </w:t>
      </w:r>
      <w:sdt>
        <w:sdtPr>
          <w:tag w:val="goog_rdk_29"/>
        </w:sdtPr>
        <w:sdtContent>
          <w:commentRangeStart w:id="2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Summons</w:t>
      </w:r>
      <w:commentRangeEnd w:id="21"/>
      <w:r w:rsidDel="00000000" w:rsidR="00000000" w:rsidRPr="00000000">
        <w:commentReference w:id="21"/>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stage is mandatory. This stage assists the court to assess the weight of the question that the applicant intends to raise in the review. It allows them to sieve out and select what is meritorious in terms of applications. </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making this application, the applicant must make a statement setting out the name and description of the applicant applying for leave. At this stage, the applicant must also state the remedy they will be seeking. The applicant must also set out the grounds on which they are seeking the remedy. The application is accompanied by a verifying affidavit. </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seeking an order for certiorari, one must make an application within 6 months from the date of the Act. </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Leave may be granted;</w:t>
      </w:r>
    </w:p>
    <w:p w:rsidR="00000000" w:rsidDel="00000000" w:rsidP="00000000" w:rsidRDefault="00000000" w:rsidRPr="00000000" w14:paraId="000002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Free</w:t>
      </w:r>
    </w:p>
    <w:p w:rsidR="00000000" w:rsidDel="00000000" w:rsidP="00000000" w:rsidRDefault="00000000" w:rsidRPr="00000000" w14:paraId="000002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terms – as to who shall pay costs, terms regarding security for costs, certain undertakings.</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Pr>
        <w:footnoteReference w:customMarkFollows="0" w:id="15"/>
      </w:r>
      <w:r w:rsidDel="00000000" w:rsidR="00000000" w:rsidRPr="00000000">
        <w:rPr>
          <w:rtl w:val="0"/>
        </w:rPr>
      </w:r>
    </w:p>
    <w:p w:rsidR="00000000" w:rsidDel="00000000" w:rsidP="00000000" w:rsidRDefault="00000000" w:rsidRPr="00000000" w14:paraId="0000026D">
      <w:pPr>
        <w:pageBreakBefore w:val="0"/>
        <w:spacing w:after="0" w:lineRule="auto"/>
        <w:ind w:left="720" w:firstLine="0"/>
        <w:jc w:val="both"/>
        <w:rPr>
          <w:sz w:val="24"/>
          <w:szCs w:val="24"/>
        </w:rPr>
      </w:pPr>
      <w:r w:rsidDel="00000000" w:rsidR="00000000" w:rsidRPr="00000000">
        <w:rPr>
          <w:sz w:val="24"/>
          <w:szCs w:val="24"/>
          <w:rtl w:val="0"/>
        </w:rPr>
        <w:t xml:space="preserve">Once leave is granted, the order of grant will be sent to the applicants.</w:t>
      </w:r>
    </w:p>
    <w:p w:rsidR="00000000" w:rsidDel="00000000" w:rsidP="00000000" w:rsidRDefault="00000000" w:rsidRPr="00000000" w14:paraId="0000026E">
      <w:pPr>
        <w:pageBreakBefore w:val="0"/>
        <w:spacing w:after="0" w:lineRule="auto"/>
        <w:ind w:left="720" w:firstLine="0"/>
        <w:jc w:val="both"/>
        <w:rPr>
          <w:sz w:val="24"/>
          <w:szCs w:val="24"/>
        </w:rPr>
      </w:pPr>
      <w:r w:rsidDel="00000000" w:rsidR="00000000" w:rsidRPr="00000000">
        <w:rPr>
          <w:sz w:val="24"/>
          <w:szCs w:val="24"/>
          <w:rtl w:val="0"/>
        </w:rPr>
        <w:t xml:space="preserve">Factors that the court considers include;</w:t>
      </w:r>
    </w:p>
    <w:p w:rsidR="00000000" w:rsidDel="00000000" w:rsidP="00000000" w:rsidRDefault="00000000" w:rsidRPr="00000000" w14:paraId="0000026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Failure of public duty by the authority</w:t>
      </w:r>
    </w:p>
    <w:p w:rsidR="00000000" w:rsidDel="00000000" w:rsidP="00000000" w:rsidRDefault="00000000" w:rsidRPr="00000000" w14:paraId="0000027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Locus standi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of the applicant on the face of it</w:t>
      </w:r>
    </w:p>
    <w:p w:rsidR="00000000" w:rsidDel="00000000" w:rsidP="00000000" w:rsidRDefault="00000000" w:rsidRPr="00000000" w14:paraId="0000027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Delay – has the application been made promptness or is it barred by the doctrine of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laches.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doctrine affects both delay which leads to statutory bar or delay affected by change in circumstances. Delay is not a complete bar if it is justified. It is only a bar if unjustified, and or if it causes an injustice to the other party.</w:t>
      </w:r>
    </w:p>
    <w:p w:rsidR="00000000" w:rsidDel="00000000" w:rsidP="00000000" w:rsidRDefault="00000000" w:rsidRPr="00000000" w14:paraId="0000027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Merit of the case – frivolous cases will be refused.</w:t>
      </w:r>
    </w:p>
    <w:p w:rsidR="00000000" w:rsidDel="00000000" w:rsidP="00000000" w:rsidRDefault="00000000" w:rsidRPr="00000000" w14:paraId="00000273">
      <w:pPr>
        <w:pageBreakBefore w:val="0"/>
        <w:spacing w:after="0" w:lineRule="auto"/>
        <w:ind w:left="720" w:firstLine="0"/>
        <w:jc w:val="both"/>
        <w:rPr>
          <w:sz w:val="24"/>
          <w:szCs w:val="24"/>
        </w:rPr>
      </w:pPr>
      <w:r w:rsidDel="00000000" w:rsidR="00000000" w:rsidRPr="00000000">
        <w:rPr>
          <w:sz w:val="24"/>
          <w:szCs w:val="24"/>
          <w:rtl w:val="0"/>
        </w:rPr>
        <w:t xml:space="preserve">If the court is uncertain on any of these matters, it can seek attendance of the applicants to get a quick clarification. </w:t>
      </w:r>
    </w:p>
    <w:p w:rsidR="00000000" w:rsidDel="00000000" w:rsidP="00000000" w:rsidRDefault="00000000" w:rsidRPr="00000000" w14:paraId="00000274">
      <w:pPr>
        <w:pageBreakBefore w:val="0"/>
        <w:spacing w:after="0" w:lineRule="auto"/>
        <w:ind w:left="720" w:firstLine="0"/>
        <w:jc w:val="both"/>
        <w:rPr>
          <w:sz w:val="24"/>
          <w:szCs w:val="24"/>
        </w:rPr>
      </w:pPr>
      <w:r w:rsidDel="00000000" w:rsidR="00000000" w:rsidRPr="00000000">
        <w:rPr>
          <w:sz w:val="24"/>
          <w:szCs w:val="24"/>
          <w:rtl w:val="0"/>
        </w:rPr>
        <w:t xml:space="preserve">Because the application is </w:t>
      </w:r>
      <w:r w:rsidDel="00000000" w:rsidR="00000000" w:rsidRPr="00000000">
        <w:rPr>
          <w:i w:val="1"/>
          <w:sz w:val="24"/>
          <w:szCs w:val="24"/>
          <w:rtl w:val="0"/>
        </w:rPr>
        <w:t xml:space="preserve">ex parte, </w:t>
      </w:r>
      <w:r w:rsidDel="00000000" w:rsidR="00000000" w:rsidRPr="00000000">
        <w:rPr>
          <w:sz w:val="24"/>
          <w:szCs w:val="24"/>
          <w:rtl w:val="0"/>
        </w:rPr>
        <w:t xml:space="preserve">there is a heavy duty placed upon the applicant to be honest and exercise utmost good faith (</w:t>
      </w:r>
      <w:r w:rsidDel="00000000" w:rsidR="00000000" w:rsidRPr="00000000">
        <w:rPr>
          <w:i w:val="1"/>
          <w:sz w:val="24"/>
          <w:szCs w:val="24"/>
          <w:rtl w:val="0"/>
        </w:rPr>
        <w:t xml:space="preserve">ubarrimae fides</w:t>
      </w:r>
      <w:r w:rsidDel="00000000" w:rsidR="00000000" w:rsidRPr="00000000">
        <w:rPr>
          <w:sz w:val="24"/>
          <w:szCs w:val="24"/>
          <w:rtl w:val="0"/>
        </w:rPr>
        <w:t xml:space="preserve">). The applicant should not conceal material factors, that is, one that will affect the decision of the court. This should appear clearly in the affidavit supporting the application for leave. </w:t>
      </w:r>
    </w:p>
    <w:p w:rsidR="00000000" w:rsidDel="00000000" w:rsidP="00000000" w:rsidRDefault="00000000" w:rsidRPr="00000000" w14:paraId="00000275">
      <w:pPr>
        <w:pageBreakBefore w:val="0"/>
        <w:spacing w:after="0" w:lineRule="auto"/>
        <w:ind w:left="720" w:firstLine="0"/>
        <w:jc w:val="both"/>
        <w:rPr>
          <w:sz w:val="24"/>
          <w:szCs w:val="24"/>
        </w:rPr>
      </w:pPr>
      <w:r w:rsidDel="00000000" w:rsidR="00000000" w:rsidRPr="00000000">
        <w:rPr>
          <w:sz w:val="24"/>
          <w:szCs w:val="24"/>
          <w:rtl w:val="0"/>
        </w:rPr>
        <w:t xml:space="preserve">If leave is granted, it can be challenged by the other party. However, it is advisable to wait and defend the matter at the substantive stage. </w:t>
      </w:r>
    </w:p>
    <w:p w:rsidR="00000000" w:rsidDel="00000000" w:rsidP="00000000" w:rsidRDefault="00000000" w:rsidRPr="00000000" w14:paraId="000002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The application proper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once the leave has been granted, the application itself can be made by notice of motion. This is to be done within 21 days of leave. The application is made to the high court and must be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inter partes.</w:t>
      </w:r>
      <w:r w:rsidDel="00000000" w:rsidR="00000000" w:rsidRPr="00000000">
        <w:rPr>
          <w:rFonts w:ascii="Calibri" w:cs="Calibri" w:eastAsia="Calibri" w:hAnsi="Calibri"/>
          <w:b w:val="0"/>
          <w:i w:val="1"/>
          <w:smallCaps w:val="0"/>
          <w:strike w:val="0"/>
          <w:color w:val="000000"/>
          <w:sz w:val="24"/>
          <w:szCs w:val="24"/>
          <w:u w:val="none"/>
          <w:shd w:fill="auto" w:val="clear"/>
          <w:vertAlign w:val="superscript"/>
        </w:rPr>
        <w:footnoteReference w:customMarkFollows="0" w:id="16"/>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notice must be served upon every person likely to be affected by the order.</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Pr>
        <w:footnoteReference w:customMarkFollows="0" w:id="17"/>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must be a supporting affidavit containing the names and addresses of every person served and all relevant details of service. This affidavit must be filed in the court records before the hearing together with all the leave documents. The NOM must be served and the hearing fixed for not less than 8 working days after service.</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hearing is restricted to the grounds and relief set out in the application for leave. There is also room for amendment where the applicant can apply for amendment of the statement.</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Pr>
        <w:footnoteReference w:customMarkFollows="0" w:id="18"/>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parties can also apply for permission to file further affidavits to explain newly arising positions.</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Order of hearing</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applicant is heard first, and then the respondent and finally any other persons who are affected but were not served.</w:t>
      </w:r>
    </w:p>
    <w:p w:rsidR="00000000" w:rsidDel="00000000" w:rsidP="00000000" w:rsidRDefault="00000000" w:rsidRPr="00000000" w14:paraId="0000027B">
      <w:pPr>
        <w:pageBreakBefore w:val="0"/>
        <w:pBdr>
          <w:bottom w:color="000000" w:space="1" w:sz="4" w:val="single"/>
        </w:pBdr>
        <w:spacing w:after="0" w:lineRule="auto"/>
        <w:jc w:val="both"/>
        <w:rPr>
          <w:b w:val="1"/>
          <w:sz w:val="24"/>
          <w:szCs w:val="24"/>
        </w:rPr>
      </w:pPr>
      <w:r w:rsidDel="00000000" w:rsidR="00000000" w:rsidRPr="00000000">
        <w:rPr>
          <w:rtl w:val="0"/>
        </w:rPr>
      </w:r>
    </w:p>
    <w:p w:rsidR="00000000" w:rsidDel="00000000" w:rsidP="00000000" w:rsidRDefault="00000000" w:rsidRPr="00000000" w14:paraId="0000027C">
      <w:pPr>
        <w:pageBreakBefore w:val="0"/>
        <w:pBdr>
          <w:bottom w:color="000000" w:space="1" w:sz="4" w:val="single"/>
        </w:pBdr>
        <w:spacing w:after="0" w:lineRule="auto"/>
        <w:jc w:val="both"/>
        <w:rPr>
          <w:b w:val="1"/>
          <w:sz w:val="24"/>
          <w:szCs w:val="24"/>
        </w:rPr>
      </w:pPr>
      <w:r w:rsidDel="00000000" w:rsidR="00000000" w:rsidRPr="00000000">
        <w:rPr>
          <w:b w:val="1"/>
          <w:sz w:val="24"/>
          <w:szCs w:val="24"/>
          <w:rtl w:val="0"/>
        </w:rPr>
        <w:t xml:space="preserve">FILING/ COMMENCEMENT/ INSITUTION OF SUITS</w:t>
      </w:r>
    </w:p>
    <w:p w:rsidR="00000000" w:rsidDel="00000000" w:rsidP="00000000" w:rsidRDefault="00000000" w:rsidRPr="00000000" w14:paraId="0000027D">
      <w:pPr>
        <w:pageBreakBefore w:val="0"/>
        <w:spacing w:after="0" w:lineRule="auto"/>
        <w:jc w:val="both"/>
        <w:rPr>
          <w:sz w:val="24"/>
          <w:szCs w:val="24"/>
        </w:rPr>
      </w:pPr>
      <w:r w:rsidDel="00000000" w:rsidR="00000000" w:rsidRPr="00000000">
        <w:rPr>
          <w:sz w:val="24"/>
          <w:szCs w:val="24"/>
          <w:rtl w:val="0"/>
        </w:rPr>
        <w:t xml:space="preserve">This is done by presenting to the right court registry the pleadings required for commencing the suit plus the necessary accompanying document and paying the requisite fees as set out by the court registry once assessed. </w:t>
      </w:r>
      <w:r w:rsidDel="00000000" w:rsidR="00000000" w:rsidRPr="00000000">
        <w:rPr>
          <w:b w:val="1"/>
          <w:sz w:val="24"/>
          <w:szCs w:val="24"/>
          <w:rtl w:val="0"/>
        </w:rPr>
        <w:t xml:space="preserve">A case is not filed until it has been paid for.</w:t>
      </w:r>
      <w:r w:rsidDel="00000000" w:rsidR="00000000" w:rsidRPr="00000000">
        <w:rPr>
          <w:sz w:val="24"/>
          <w:szCs w:val="24"/>
          <w:rtl w:val="0"/>
        </w:rPr>
        <w:t xml:space="preserve"> Date of receipt and date of filing are not the same. Date of filing is the date the documents were paid for.</w:t>
      </w:r>
    </w:p>
    <w:p w:rsidR="00000000" w:rsidDel="00000000" w:rsidP="00000000" w:rsidRDefault="00000000" w:rsidRPr="00000000" w14:paraId="0000027E">
      <w:pPr>
        <w:pageBreakBefore w:val="0"/>
        <w:spacing w:after="0" w:lineRule="auto"/>
        <w:jc w:val="both"/>
        <w:rPr>
          <w:sz w:val="24"/>
          <w:szCs w:val="24"/>
        </w:rPr>
      </w:pPr>
      <w:r w:rsidDel="00000000" w:rsidR="00000000" w:rsidRPr="00000000">
        <w:rPr>
          <w:sz w:val="24"/>
          <w:szCs w:val="24"/>
          <w:rtl w:val="0"/>
        </w:rPr>
        <w:t xml:space="preserve">Some law firms circumvent this by keeping a deposit in the court, in which case the filing fees are simply deducted from the standing deposit. In this case, the filing date will be the date of receipt. </w:t>
      </w:r>
    </w:p>
    <w:p w:rsidR="00000000" w:rsidDel="00000000" w:rsidP="00000000" w:rsidRDefault="00000000" w:rsidRPr="00000000" w14:paraId="0000027F">
      <w:pPr>
        <w:pageBreakBefore w:val="0"/>
        <w:spacing w:after="0" w:lineRule="auto"/>
        <w:jc w:val="both"/>
        <w:rPr>
          <w:sz w:val="24"/>
          <w:szCs w:val="24"/>
        </w:rPr>
      </w:pPr>
      <w:r w:rsidDel="00000000" w:rsidR="00000000" w:rsidRPr="00000000">
        <w:rPr>
          <w:sz w:val="24"/>
          <w:szCs w:val="24"/>
          <w:rtl w:val="0"/>
        </w:rPr>
        <w:t xml:space="preserve">On the date of filing, present as many copies of the filing documents as there are defendants, including a copy for the court and one for the advocate. E.g. for 10 defendants, present 12 copies.</w:t>
      </w:r>
    </w:p>
    <w:p w:rsidR="00000000" w:rsidDel="00000000" w:rsidP="00000000" w:rsidRDefault="00000000" w:rsidRPr="00000000" w14:paraId="00000280">
      <w:pPr>
        <w:pageBreakBefore w:val="0"/>
        <w:spacing w:after="0" w:lineRule="auto"/>
        <w:jc w:val="both"/>
        <w:rPr>
          <w:sz w:val="24"/>
          <w:szCs w:val="24"/>
        </w:rPr>
      </w:pPr>
      <w:r w:rsidDel="00000000" w:rsidR="00000000" w:rsidRPr="00000000">
        <w:rPr>
          <w:sz w:val="24"/>
          <w:szCs w:val="24"/>
          <w:rtl w:val="0"/>
        </w:rPr>
        <w:t xml:space="preserve">The filing must be in the right registry. The registry must be for the court with both pecuniary and territorial jurisdiction.</w:t>
      </w:r>
      <w:r w:rsidDel="00000000" w:rsidR="00000000" w:rsidRPr="00000000">
        <w:rPr>
          <w:sz w:val="24"/>
          <w:szCs w:val="24"/>
          <w:vertAlign w:val="superscript"/>
        </w:rPr>
        <w:footnoteReference w:customMarkFollows="0" w:id="19"/>
      </w:r>
      <w:r w:rsidDel="00000000" w:rsidR="00000000" w:rsidRPr="00000000">
        <w:rPr>
          <w:sz w:val="24"/>
          <w:szCs w:val="24"/>
          <w:rtl w:val="0"/>
        </w:rPr>
        <w:t xml:space="preserve"> The court will allow for pleadings filed in the wrong registry to be returned and filed in the proper registry.</w:t>
      </w:r>
    </w:p>
    <w:p w:rsidR="00000000" w:rsidDel="00000000" w:rsidP="00000000" w:rsidRDefault="00000000" w:rsidRPr="00000000" w14:paraId="00000281">
      <w:pPr>
        <w:pageBreakBefore w:val="0"/>
        <w:spacing w:after="0" w:lineRule="auto"/>
        <w:jc w:val="both"/>
        <w:rPr>
          <w:sz w:val="24"/>
          <w:szCs w:val="24"/>
        </w:rPr>
      </w:pPr>
      <w:r w:rsidDel="00000000" w:rsidR="00000000" w:rsidRPr="00000000">
        <w:rPr>
          <w:sz w:val="24"/>
          <w:szCs w:val="24"/>
          <w:rtl w:val="0"/>
        </w:rPr>
        <w:t xml:space="preserve">Once filed, the case is registered with a serial number in the current year. Thereafter there is issued a summons to enter appearance. This is, in practice, done concurrently with the filing of the pleadings since the summons are prepared by the plaintiff. The registry will put a seal on the summons then returned to the plaintiff to serve. Service may be by the court or the plaintiff. The latter is faster.</w:t>
      </w:r>
    </w:p>
    <w:p w:rsidR="00000000" w:rsidDel="00000000" w:rsidP="00000000" w:rsidRDefault="00000000" w:rsidRPr="00000000" w14:paraId="00000282">
      <w:pPr>
        <w:pageBreakBefore w:val="0"/>
        <w:spacing w:after="0" w:lineRule="auto"/>
        <w:jc w:val="both"/>
        <w:rPr>
          <w:sz w:val="24"/>
          <w:szCs w:val="24"/>
        </w:rPr>
      </w:pPr>
      <w:r w:rsidDel="00000000" w:rsidR="00000000" w:rsidRPr="00000000">
        <w:rPr>
          <w:sz w:val="24"/>
          <w:szCs w:val="24"/>
          <w:rtl w:val="0"/>
        </w:rPr>
        <w:t xml:space="preserve">The purpose of these summonses is to allow the defendant to prepare and enter a defence. </w:t>
      </w:r>
      <w:r w:rsidDel="00000000" w:rsidR="00000000" w:rsidRPr="00000000">
        <w:rPr>
          <w:b w:val="1"/>
          <w:sz w:val="24"/>
          <w:szCs w:val="24"/>
          <w:rtl w:val="0"/>
        </w:rPr>
        <w:t xml:space="preserve">This is in compliance with the rules of natural justice.</w:t>
      </w:r>
      <w:r w:rsidDel="00000000" w:rsidR="00000000" w:rsidRPr="00000000">
        <w:rPr>
          <w:sz w:val="24"/>
          <w:szCs w:val="24"/>
          <w:rtl w:val="0"/>
        </w:rPr>
        <w:t xml:space="preserve"> This makes the summons a very fundamental document.</w:t>
      </w:r>
    </w:p>
    <w:p w:rsidR="00000000" w:rsidDel="00000000" w:rsidP="00000000" w:rsidRDefault="00000000" w:rsidRPr="00000000" w14:paraId="00000283">
      <w:pPr>
        <w:pageBreakBefore w:val="0"/>
        <w:spacing w:after="0" w:lineRule="auto"/>
        <w:jc w:val="both"/>
        <w:rPr>
          <w:sz w:val="24"/>
          <w:szCs w:val="24"/>
        </w:rPr>
      </w:pPr>
      <w:r w:rsidDel="00000000" w:rsidR="00000000" w:rsidRPr="00000000">
        <w:rPr>
          <w:sz w:val="24"/>
          <w:szCs w:val="24"/>
          <w:rtl w:val="0"/>
        </w:rPr>
        <w:t xml:space="preserve">This is entitled the same way as the plaint and specifies the time within which the defendant may put in his response. In fixing this time, the registry must have regard to the distance from the court to the address of the defendant as given in the plaint. The time must be reasonable to allow receipt and preparation to enter defence.</w:t>
      </w:r>
    </w:p>
    <w:p w:rsidR="00000000" w:rsidDel="00000000" w:rsidP="00000000" w:rsidRDefault="00000000" w:rsidRPr="00000000" w14:paraId="00000284">
      <w:pPr>
        <w:pageBreakBefore w:val="0"/>
        <w:spacing w:after="0" w:lineRule="auto"/>
        <w:jc w:val="both"/>
        <w:rPr>
          <w:sz w:val="24"/>
          <w:szCs w:val="24"/>
        </w:rPr>
      </w:pPr>
      <w:r w:rsidDel="00000000" w:rsidR="00000000" w:rsidRPr="00000000">
        <w:rPr>
          <w:sz w:val="24"/>
          <w:szCs w:val="24"/>
          <w:rtl w:val="0"/>
        </w:rPr>
        <w:t xml:space="preserve">The validity of the summons is fixed by the Rules at 12 months. The plaintiff may however seek an extension, if properly justified, from the court. The extension is for another 12 months.</w:t>
      </w:r>
    </w:p>
    <w:p w:rsidR="00000000" w:rsidDel="00000000" w:rsidP="00000000" w:rsidRDefault="00000000" w:rsidRPr="00000000" w14:paraId="00000285">
      <w:pPr>
        <w:pageBreakBefore w:val="0"/>
        <w:spacing w:after="0" w:lineRule="auto"/>
        <w:jc w:val="both"/>
        <w:rPr>
          <w:sz w:val="24"/>
          <w:szCs w:val="24"/>
        </w:rPr>
      </w:pPr>
      <w:r w:rsidDel="00000000" w:rsidR="00000000" w:rsidRPr="00000000">
        <w:rPr>
          <w:b w:val="1"/>
          <w:sz w:val="24"/>
          <w:szCs w:val="24"/>
          <w:rtl w:val="0"/>
        </w:rPr>
        <w:t xml:space="preserve">Concurrent summons – </w:t>
      </w:r>
      <w:r w:rsidDel="00000000" w:rsidR="00000000" w:rsidRPr="00000000">
        <w:rPr>
          <w:sz w:val="24"/>
          <w:szCs w:val="24"/>
          <w:rtl w:val="0"/>
        </w:rPr>
        <w:t xml:space="preserve">one issued during the lifespan of the previous summons, where it is feared that the first may expire before the defendant is served. </w:t>
      </w:r>
    </w:p>
    <w:p w:rsidR="00000000" w:rsidDel="00000000" w:rsidP="00000000" w:rsidRDefault="00000000" w:rsidRPr="00000000" w14:paraId="00000286">
      <w:pPr>
        <w:pageBreakBefore w:val="0"/>
        <w:spacing w:after="0" w:lineRule="auto"/>
        <w:jc w:val="both"/>
        <w:rPr>
          <w:sz w:val="24"/>
          <w:szCs w:val="24"/>
        </w:rPr>
      </w:pPr>
      <w:r w:rsidDel="00000000" w:rsidR="00000000" w:rsidRPr="00000000">
        <w:rPr>
          <w:sz w:val="24"/>
          <w:szCs w:val="24"/>
          <w:rtl w:val="0"/>
        </w:rPr>
        <w:t xml:space="preserve">The application for renewal is </w:t>
      </w:r>
      <w:r w:rsidDel="00000000" w:rsidR="00000000" w:rsidRPr="00000000">
        <w:rPr>
          <w:i w:val="1"/>
          <w:sz w:val="24"/>
          <w:szCs w:val="24"/>
          <w:rtl w:val="0"/>
        </w:rPr>
        <w:t xml:space="preserve">ex parte. </w:t>
      </w:r>
      <w:r w:rsidDel="00000000" w:rsidR="00000000" w:rsidRPr="00000000">
        <w:rPr>
          <w:sz w:val="24"/>
          <w:szCs w:val="24"/>
          <w:rtl w:val="0"/>
        </w:rPr>
        <w:t xml:space="preserve">The renewed summons must be stamped by the court.</w:t>
      </w:r>
    </w:p>
    <w:p w:rsidR="00000000" w:rsidDel="00000000" w:rsidP="00000000" w:rsidRDefault="00000000" w:rsidRPr="00000000" w14:paraId="00000287">
      <w:pPr>
        <w:pageBreakBefore w:val="0"/>
        <w:spacing w:after="0" w:lineRule="auto"/>
        <w:jc w:val="both"/>
        <w:rPr>
          <w:sz w:val="24"/>
          <w:szCs w:val="24"/>
        </w:rPr>
      </w:pPr>
      <w:r w:rsidDel="00000000" w:rsidR="00000000" w:rsidRPr="00000000">
        <w:rPr>
          <w:sz w:val="24"/>
          <w:szCs w:val="24"/>
          <w:rtl w:val="0"/>
        </w:rPr>
        <w:t xml:space="preserve">Service may be done by the court on payment of a prescribed fee or by an authorized process server. The latter is given a geographical </w:t>
      </w:r>
      <w:sdt>
        <w:sdtPr>
          <w:tag w:val="goog_rdk_30"/>
        </w:sdtPr>
        <w:sdtContent>
          <w:commentRangeStart w:id="22"/>
        </w:sdtContent>
      </w:sdt>
      <w:r w:rsidDel="00000000" w:rsidR="00000000" w:rsidRPr="00000000">
        <w:rPr>
          <w:sz w:val="24"/>
          <w:szCs w:val="24"/>
          <w:rtl w:val="0"/>
        </w:rPr>
        <w:t xml:space="preserve">jurisdiction</w:t>
      </w:r>
      <w:commentRangeEnd w:id="22"/>
      <w:r w:rsidDel="00000000" w:rsidR="00000000" w:rsidRPr="00000000">
        <w:commentReference w:id="22"/>
      </w:r>
      <w:r w:rsidDel="00000000" w:rsidR="00000000" w:rsidRPr="00000000">
        <w:rPr>
          <w:sz w:val="24"/>
          <w:szCs w:val="24"/>
          <w:rtl w:val="0"/>
        </w:rPr>
        <w:t xml:space="preserve">. </w:t>
      </w:r>
    </w:p>
    <w:p w:rsidR="00000000" w:rsidDel="00000000" w:rsidP="00000000" w:rsidRDefault="00000000" w:rsidRPr="00000000" w14:paraId="00000288">
      <w:pPr>
        <w:pageBreakBefore w:val="0"/>
        <w:spacing w:after="0" w:lineRule="auto"/>
        <w:jc w:val="both"/>
        <w:rPr>
          <w:sz w:val="24"/>
          <w:szCs w:val="24"/>
        </w:rPr>
      </w:pPr>
      <w:r w:rsidDel="00000000" w:rsidR="00000000" w:rsidRPr="00000000">
        <w:rPr>
          <w:sz w:val="24"/>
          <w:szCs w:val="24"/>
          <w:rtl w:val="0"/>
        </w:rPr>
        <w:t xml:space="preserve">The summons must be upon the defendant </w:t>
      </w:r>
      <w:r w:rsidDel="00000000" w:rsidR="00000000" w:rsidRPr="00000000">
        <w:rPr>
          <w:b w:val="1"/>
          <w:sz w:val="24"/>
          <w:szCs w:val="24"/>
          <w:rtl w:val="0"/>
        </w:rPr>
        <w:t xml:space="preserve">personally</w:t>
      </w:r>
      <w:r w:rsidDel="00000000" w:rsidR="00000000" w:rsidRPr="00000000">
        <w:rPr>
          <w:sz w:val="24"/>
          <w:szCs w:val="24"/>
          <w:rtl w:val="0"/>
        </w:rPr>
        <w:t xml:space="preserve">. There are however circumstances where an agent may be served, i.e. an adult member of the family, the defendant’s advocate or at the last known address of the defendant. It can also be done by affixing it to the residence, or pursue substituted service, with the leave of the court, e.g. by notice in the newspapers. In this case, use a paper with the largest circulation in the country and printed in an language the defendant can understand. The court may also instruct the applicant to publish in more than one paper.</w:t>
      </w:r>
    </w:p>
    <w:p w:rsidR="00000000" w:rsidDel="00000000" w:rsidP="00000000" w:rsidRDefault="00000000" w:rsidRPr="00000000" w14:paraId="00000289">
      <w:pPr>
        <w:pageBreakBefore w:val="0"/>
        <w:spacing w:after="0" w:lineRule="auto"/>
        <w:jc w:val="both"/>
        <w:rPr>
          <w:sz w:val="24"/>
          <w:szCs w:val="24"/>
        </w:rPr>
      </w:pPr>
      <w:r w:rsidDel="00000000" w:rsidR="00000000" w:rsidRPr="00000000">
        <w:rPr>
          <w:sz w:val="24"/>
          <w:szCs w:val="24"/>
          <w:rtl w:val="0"/>
        </w:rPr>
        <w:t xml:space="preserve">Service on the Government must be done according to the provisions of the Act, and must be served upon the Attorney General, or their registered office. </w:t>
      </w:r>
    </w:p>
    <w:p w:rsidR="00000000" w:rsidDel="00000000" w:rsidP="00000000" w:rsidRDefault="00000000" w:rsidRPr="00000000" w14:paraId="0000028A">
      <w:pPr>
        <w:pageBreakBefore w:val="0"/>
        <w:spacing w:after="0" w:lineRule="auto"/>
        <w:jc w:val="both"/>
        <w:rPr>
          <w:sz w:val="24"/>
          <w:szCs w:val="24"/>
        </w:rPr>
      </w:pPr>
      <w:r w:rsidDel="00000000" w:rsidR="00000000" w:rsidRPr="00000000">
        <w:rPr>
          <w:sz w:val="24"/>
          <w:szCs w:val="24"/>
          <w:rtl w:val="0"/>
        </w:rPr>
        <w:t xml:space="preserve">After service, the process server must prepare a return/affidavit of service. This document is on oath detailing the process of the service, i.e. time of service, the manner of service, the name and address of the person identifying the defendant where necessary. If the defendant was known to the server, then they must state so. The document must then be witnessed. </w:t>
      </w:r>
    </w:p>
    <w:p w:rsidR="00000000" w:rsidDel="00000000" w:rsidP="00000000" w:rsidRDefault="00000000" w:rsidRPr="00000000" w14:paraId="0000028B">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8C">
      <w:pPr>
        <w:pageBreakBefore w:val="0"/>
        <w:pBdr>
          <w:bottom w:color="000000" w:space="1" w:sz="4" w:val="single"/>
        </w:pBdr>
        <w:spacing w:after="0" w:lineRule="auto"/>
        <w:jc w:val="both"/>
        <w:rPr>
          <w:b w:val="1"/>
          <w:sz w:val="24"/>
          <w:szCs w:val="24"/>
        </w:rPr>
      </w:pPr>
      <w:r w:rsidDel="00000000" w:rsidR="00000000" w:rsidRPr="00000000">
        <w:rPr>
          <w:b w:val="1"/>
          <w:sz w:val="24"/>
          <w:szCs w:val="24"/>
          <w:rtl w:val="0"/>
        </w:rPr>
        <w:t xml:space="preserve">APPEARANCE</w:t>
      </w:r>
      <w:r w:rsidDel="00000000" w:rsidR="00000000" w:rsidRPr="00000000">
        <w:rPr>
          <w:b w:val="1"/>
          <w:sz w:val="24"/>
          <w:szCs w:val="24"/>
          <w:vertAlign w:val="superscript"/>
        </w:rPr>
        <w:footnoteReference w:customMarkFollows="0" w:id="20"/>
      </w:r>
      <w:r w:rsidDel="00000000" w:rsidR="00000000" w:rsidRPr="00000000">
        <w:rPr>
          <w:rtl w:val="0"/>
        </w:rPr>
      </w:r>
    </w:p>
    <w:p w:rsidR="00000000" w:rsidDel="00000000" w:rsidP="00000000" w:rsidRDefault="00000000" w:rsidRPr="00000000" w14:paraId="0000028D">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28E">
      <w:pPr>
        <w:pageBreakBefore w:val="0"/>
        <w:spacing w:after="0" w:lineRule="auto"/>
        <w:jc w:val="both"/>
        <w:rPr>
          <w:sz w:val="24"/>
          <w:szCs w:val="24"/>
        </w:rPr>
      </w:pPr>
      <w:r w:rsidDel="00000000" w:rsidR="00000000" w:rsidRPr="00000000">
        <w:rPr>
          <w:sz w:val="24"/>
          <w:szCs w:val="24"/>
          <w:rtl w:val="0"/>
        </w:rPr>
        <w:t xml:space="preserve">In Kenya, entering appearance is not done by physical attendance. This is a formal document (memorandum of appearance) to be filed in court. The document is in the prescribed form (Form 12 of Appendix A) and is filed in response to the summons to enter appearance. </w:t>
      </w:r>
    </w:p>
    <w:p w:rsidR="00000000" w:rsidDel="00000000" w:rsidP="00000000" w:rsidRDefault="00000000" w:rsidRPr="00000000" w14:paraId="0000028F">
      <w:pPr>
        <w:pageBreakBefore w:val="0"/>
        <w:spacing w:after="0" w:lineRule="auto"/>
        <w:jc w:val="both"/>
        <w:rPr>
          <w:sz w:val="24"/>
          <w:szCs w:val="24"/>
        </w:rPr>
      </w:pPr>
      <w:r w:rsidDel="00000000" w:rsidR="00000000" w:rsidRPr="00000000">
        <w:rPr>
          <w:sz w:val="24"/>
          <w:szCs w:val="24"/>
          <w:rtl w:val="0"/>
        </w:rPr>
        <w:t xml:space="preserve">Entering appearance is done within the time prescribed in the summons to enter appearance. </w:t>
      </w:r>
    </w:p>
    <w:p w:rsidR="00000000" w:rsidDel="00000000" w:rsidP="00000000" w:rsidRDefault="00000000" w:rsidRPr="00000000" w14:paraId="00000290">
      <w:pPr>
        <w:pageBreakBefore w:val="0"/>
        <w:spacing w:after="0" w:lineRule="auto"/>
        <w:jc w:val="both"/>
        <w:rPr>
          <w:sz w:val="24"/>
          <w:szCs w:val="24"/>
        </w:rPr>
      </w:pPr>
      <w:r w:rsidDel="00000000" w:rsidR="00000000" w:rsidRPr="00000000">
        <w:rPr>
          <w:sz w:val="24"/>
          <w:szCs w:val="24"/>
          <w:rtl w:val="0"/>
        </w:rPr>
        <w:t xml:space="preserve">In the memorandum of appearance, the defendant must specify their correct details, i.e. names and address</w:t>
      </w:r>
    </w:p>
    <w:p w:rsidR="00000000" w:rsidDel="00000000" w:rsidP="00000000" w:rsidRDefault="00000000" w:rsidRPr="00000000" w14:paraId="00000291">
      <w:pPr>
        <w:pageBreakBefore w:val="0"/>
        <w:spacing w:after="0" w:lineRule="auto"/>
        <w:jc w:val="both"/>
        <w:rPr>
          <w:sz w:val="24"/>
          <w:szCs w:val="24"/>
        </w:rPr>
      </w:pPr>
      <w:r w:rsidDel="00000000" w:rsidR="00000000" w:rsidRPr="00000000">
        <w:rPr>
          <w:sz w:val="24"/>
          <w:szCs w:val="24"/>
          <w:rtl w:val="0"/>
        </w:rPr>
        <w:t xml:space="preserve">There are two types of appearances;</w:t>
      </w:r>
    </w:p>
    <w:p w:rsidR="00000000" w:rsidDel="00000000" w:rsidP="00000000" w:rsidRDefault="00000000" w:rsidRPr="00000000" w14:paraId="000002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Unconditional appearance</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a form of appearance by which the defendant is submitting to the jurisdiction of the court.</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an acknowledgment that the defendant has been served with the plaint as well as the summons to enter appearance. It thus sometimes has names such as “acknowledgment of service”.</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defendant, by entering this appearance, they are waiving any irregularities that may have appeared in the plaint e.g. in the manner of service. </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an indication that the defendant intends to defend the suit.</w:t>
      </w:r>
    </w:p>
    <w:p w:rsidR="00000000" w:rsidDel="00000000" w:rsidP="00000000" w:rsidRDefault="00000000" w:rsidRPr="00000000" w14:paraId="000002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Conditional appearance/ appearance under protest</w:t>
      </w:r>
      <w:r w:rsidDel="00000000" w:rsidR="00000000" w:rsidRPr="00000000">
        <w:rPr>
          <w:rFonts w:ascii="Calibri" w:cs="Calibri" w:eastAsia="Calibri" w:hAnsi="Calibri"/>
          <w:b w:val="1"/>
          <w:i w:val="0"/>
          <w:smallCaps w:val="0"/>
          <w:strike w:val="0"/>
          <w:color w:val="000000"/>
          <w:sz w:val="24"/>
          <w:szCs w:val="24"/>
          <w:u w:val="none"/>
          <w:shd w:fill="auto" w:val="clear"/>
          <w:vertAlign w:val="superscript"/>
        </w:rPr>
        <w:footnoteReference w:customMarkFollows="0" w:id="21"/>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entered when the defendant is going to object to the jurisdiction of the court, or the element of the suit itself, i.e. that the defendant is not the right person to be sued. </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defendant is also reserving his right to seek the setting aside of the plaint or the service of the defendant. This is necessary because of the consequences of not entering appearance. Therefore, entering appearance is not an indication of the intention to pursue the suit in itself. </w:t>
      </w:r>
    </w:p>
    <w:p w:rsidR="00000000" w:rsidDel="00000000" w:rsidP="00000000" w:rsidRDefault="00000000" w:rsidRPr="00000000" w14:paraId="0000029A">
      <w:pPr>
        <w:pageBreakBefore w:val="0"/>
        <w:spacing w:after="0" w:lineRule="auto"/>
        <w:jc w:val="both"/>
        <w:rPr>
          <w:b w:val="1"/>
          <w:sz w:val="24"/>
          <w:szCs w:val="24"/>
        </w:rPr>
      </w:pPr>
      <w:r w:rsidDel="00000000" w:rsidR="00000000" w:rsidRPr="00000000">
        <w:rPr>
          <w:b w:val="1"/>
          <w:sz w:val="24"/>
          <w:szCs w:val="24"/>
          <w:rtl w:val="0"/>
        </w:rPr>
        <w:t xml:space="preserve">Multiple defendants</w:t>
      </w:r>
      <w:r w:rsidDel="00000000" w:rsidR="00000000" w:rsidRPr="00000000">
        <w:rPr>
          <w:b w:val="1"/>
          <w:sz w:val="24"/>
          <w:szCs w:val="24"/>
          <w:vertAlign w:val="superscript"/>
        </w:rPr>
        <w:footnoteReference w:customMarkFollows="0" w:id="22"/>
      </w:r>
      <w:r w:rsidDel="00000000" w:rsidR="00000000" w:rsidRPr="00000000">
        <w:rPr>
          <w:rtl w:val="0"/>
        </w:rPr>
      </w:r>
    </w:p>
    <w:p w:rsidR="00000000" w:rsidDel="00000000" w:rsidP="00000000" w:rsidRDefault="00000000" w:rsidRPr="00000000" w14:paraId="0000029B">
      <w:pPr>
        <w:pageBreakBefore w:val="0"/>
        <w:spacing w:after="0" w:lineRule="auto"/>
        <w:jc w:val="both"/>
        <w:rPr>
          <w:sz w:val="24"/>
          <w:szCs w:val="24"/>
        </w:rPr>
      </w:pPr>
      <w:r w:rsidDel="00000000" w:rsidR="00000000" w:rsidRPr="00000000">
        <w:rPr>
          <w:sz w:val="24"/>
          <w:szCs w:val="24"/>
          <w:rtl w:val="0"/>
        </w:rPr>
        <w:t xml:space="preserve">Where there is more than one defendant, one of the defendants may be authorized to enter appearance on behalf of him/herself and the others, provided that the others have made the authorization expressly in writing.</w:t>
      </w:r>
    </w:p>
    <w:p w:rsidR="00000000" w:rsidDel="00000000" w:rsidP="00000000" w:rsidRDefault="00000000" w:rsidRPr="00000000" w14:paraId="0000029C">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9D">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29E">
      <w:pPr>
        <w:pageBreakBefore w:val="0"/>
        <w:spacing w:after="0" w:lineRule="auto"/>
        <w:jc w:val="both"/>
        <w:rPr>
          <w:b w:val="1"/>
          <w:sz w:val="24"/>
          <w:szCs w:val="24"/>
        </w:rPr>
      </w:pPr>
      <w:r w:rsidDel="00000000" w:rsidR="00000000" w:rsidRPr="00000000">
        <w:rPr>
          <w:b w:val="1"/>
          <w:sz w:val="24"/>
          <w:szCs w:val="24"/>
          <w:rtl w:val="0"/>
        </w:rPr>
        <w:t xml:space="preserve">Partners</w:t>
      </w:r>
      <w:r w:rsidDel="00000000" w:rsidR="00000000" w:rsidRPr="00000000">
        <w:rPr>
          <w:b w:val="1"/>
          <w:sz w:val="24"/>
          <w:szCs w:val="24"/>
          <w:vertAlign w:val="superscript"/>
        </w:rPr>
        <w:footnoteReference w:customMarkFollows="0" w:id="23"/>
      </w:r>
      <w:r w:rsidDel="00000000" w:rsidR="00000000" w:rsidRPr="00000000">
        <w:rPr>
          <w:rtl w:val="0"/>
        </w:rPr>
      </w:r>
    </w:p>
    <w:p w:rsidR="00000000" w:rsidDel="00000000" w:rsidP="00000000" w:rsidRDefault="00000000" w:rsidRPr="00000000" w14:paraId="0000029F">
      <w:pPr>
        <w:pageBreakBefore w:val="0"/>
        <w:spacing w:after="0" w:lineRule="auto"/>
        <w:jc w:val="both"/>
        <w:rPr>
          <w:sz w:val="24"/>
          <w:szCs w:val="24"/>
        </w:rPr>
      </w:pPr>
      <w:r w:rsidDel="00000000" w:rsidR="00000000" w:rsidRPr="00000000">
        <w:rPr>
          <w:sz w:val="24"/>
          <w:szCs w:val="24"/>
          <w:rtl w:val="0"/>
        </w:rPr>
        <w:t xml:space="preserve">Every individual partner should enter appearance. This does not mean that each should enter a separate memorandum of appearance. They may enter one memorandum of appearance, provided that the names of those partners entering appearance are set out in that memorandum.</w:t>
      </w:r>
    </w:p>
    <w:p w:rsidR="00000000" w:rsidDel="00000000" w:rsidP="00000000" w:rsidRDefault="00000000" w:rsidRPr="00000000" w14:paraId="000002A0">
      <w:pPr>
        <w:pageBreakBefore w:val="0"/>
        <w:spacing w:after="0" w:lineRule="auto"/>
        <w:jc w:val="both"/>
        <w:rPr>
          <w:sz w:val="24"/>
          <w:szCs w:val="24"/>
        </w:rPr>
      </w:pPr>
      <w:r w:rsidDel="00000000" w:rsidR="00000000" w:rsidRPr="00000000">
        <w:rPr>
          <w:sz w:val="24"/>
          <w:szCs w:val="24"/>
          <w:rtl w:val="0"/>
        </w:rPr>
        <w:t xml:space="preserve">The partners are free to enter any of the two methods of appearance. If one of them enters a conditional appearance denying the existence of the partnership, then they are estopped from entering a defence on the liability of the partnership in future.</w:t>
      </w:r>
    </w:p>
    <w:p w:rsidR="00000000" w:rsidDel="00000000" w:rsidP="00000000" w:rsidRDefault="00000000" w:rsidRPr="00000000" w14:paraId="000002A1">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A2">
      <w:pPr>
        <w:pageBreakBefore w:val="0"/>
        <w:spacing w:after="0" w:lineRule="auto"/>
        <w:jc w:val="both"/>
        <w:rPr>
          <w:sz w:val="24"/>
          <w:szCs w:val="24"/>
        </w:rPr>
      </w:pPr>
      <w:r w:rsidDel="00000000" w:rsidR="00000000" w:rsidRPr="00000000">
        <w:rPr>
          <w:b w:val="1"/>
          <w:sz w:val="24"/>
          <w:szCs w:val="24"/>
          <w:rtl w:val="0"/>
        </w:rPr>
        <w:t xml:space="preserve">Consequences of non-appearance</w:t>
      </w:r>
      <w:r w:rsidDel="00000000" w:rsidR="00000000" w:rsidRPr="00000000">
        <w:rPr>
          <w:b w:val="1"/>
          <w:sz w:val="24"/>
          <w:szCs w:val="24"/>
          <w:vertAlign w:val="superscript"/>
        </w:rPr>
        <w:footnoteReference w:customMarkFollows="0" w:id="24"/>
      </w:r>
      <w:r w:rsidDel="00000000" w:rsidR="00000000" w:rsidRPr="00000000">
        <w:rPr>
          <w:rtl w:val="0"/>
        </w:rPr>
      </w:r>
    </w:p>
    <w:p w:rsidR="00000000" w:rsidDel="00000000" w:rsidP="00000000" w:rsidRDefault="00000000" w:rsidRPr="00000000" w14:paraId="000002A3">
      <w:pPr>
        <w:pageBreakBefore w:val="0"/>
        <w:spacing w:after="0" w:lineRule="auto"/>
        <w:jc w:val="both"/>
        <w:rPr>
          <w:sz w:val="24"/>
          <w:szCs w:val="24"/>
        </w:rPr>
      </w:pPr>
      <w:r w:rsidDel="00000000" w:rsidR="00000000" w:rsidRPr="00000000">
        <w:rPr>
          <w:sz w:val="24"/>
          <w:szCs w:val="24"/>
          <w:rtl w:val="0"/>
        </w:rPr>
        <w:t xml:space="preserve">Entering an appearance is </w:t>
      </w:r>
      <w:sdt>
        <w:sdtPr>
          <w:tag w:val="goog_rdk_31"/>
        </w:sdtPr>
        <w:sdtContent>
          <w:commentRangeStart w:id="23"/>
        </w:sdtContent>
      </w:sdt>
      <w:r w:rsidDel="00000000" w:rsidR="00000000" w:rsidRPr="00000000">
        <w:rPr>
          <w:sz w:val="24"/>
          <w:szCs w:val="24"/>
          <w:rtl w:val="0"/>
        </w:rPr>
        <w:t xml:space="preserve">mandatory</w:t>
      </w:r>
      <w:commentRangeEnd w:id="23"/>
      <w:r w:rsidDel="00000000" w:rsidR="00000000" w:rsidRPr="00000000">
        <w:commentReference w:id="23"/>
      </w:r>
      <w:r w:rsidDel="00000000" w:rsidR="00000000" w:rsidRPr="00000000">
        <w:rPr>
          <w:sz w:val="24"/>
          <w:szCs w:val="24"/>
          <w:rtl w:val="0"/>
        </w:rPr>
        <w:t xml:space="preserve">. </w:t>
      </w:r>
    </w:p>
    <w:p w:rsidR="00000000" w:rsidDel="00000000" w:rsidP="00000000" w:rsidRDefault="00000000" w:rsidRPr="00000000" w14:paraId="000002A4">
      <w:pPr>
        <w:pageBreakBefore w:val="0"/>
        <w:spacing w:after="0" w:lineRule="auto"/>
        <w:jc w:val="both"/>
        <w:rPr>
          <w:sz w:val="24"/>
          <w:szCs w:val="24"/>
        </w:rPr>
      </w:pPr>
      <w:r w:rsidDel="00000000" w:rsidR="00000000" w:rsidRPr="00000000">
        <w:rPr>
          <w:sz w:val="24"/>
          <w:szCs w:val="24"/>
          <w:rtl w:val="0"/>
        </w:rPr>
        <w:t xml:space="preserve">Where there is a liquidated claim and there is non-appearance, the plaintiff is entitled to ask for judgment for that sum with interest. This is because the defendant is deemed to have admitted the claim.</w:t>
      </w:r>
      <w:r w:rsidDel="00000000" w:rsidR="00000000" w:rsidRPr="00000000">
        <w:rPr>
          <w:sz w:val="24"/>
          <w:szCs w:val="24"/>
          <w:vertAlign w:val="superscript"/>
        </w:rPr>
        <w:footnoteReference w:customMarkFollows="0" w:id="25"/>
      </w:r>
      <w:r w:rsidDel="00000000" w:rsidR="00000000" w:rsidRPr="00000000">
        <w:rPr>
          <w:sz w:val="24"/>
          <w:szCs w:val="24"/>
          <w:rtl w:val="0"/>
        </w:rPr>
        <w:t xml:space="preserve"> Here, the plaintiff need not make a formal application to court, they may simply write to the Registrar attaching the affidavit (return) of service (Form 13 Appendix A). Upon the registry receiving the application, the registry will verify by cross checking on the file whether there was due service. If the registrar establishes that there was proper service and the time has elapsed, the court will then enter judgment. </w:t>
      </w:r>
    </w:p>
    <w:p w:rsidR="00000000" w:rsidDel="00000000" w:rsidP="00000000" w:rsidRDefault="00000000" w:rsidRPr="00000000" w14:paraId="000002A5">
      <w:pPr>
        <w:pageBreakBefore w:val="0"/>
        <w:spacing w:after="0" w:lineRule="auto"/>
        <w:jc w:val="both"/>
        <w:rPr>
          <w:sz w:val="24"/>
          <w:szCs w:val="24"/>
        </w:rPr>
      </w:pPr>
      <w:r w:rsidDel="00000000" w:rsidR="00000000" w:rsidRPr="00000000">
        <w:rPr>
          <w:sz w:val="24"/>
          <w:szCs w:val="24"/>
          <w:rtl w:val="0"/>
        </w:rPr>
        <w:t xml:space="preserve">If it was in regard to a liquidated claim, the judgment will be final.</w:t>
      </w:r>
    </w:p>
    <w:p w:rsidR="00000000" w:rsidDel="00000000" w:rsidP="00000000" w:rsidRDefault="00000000" w:rsidRPr="00000000" w14:paraId="000002A6">
      <w:pPr>
        <w:pageBreakBefore w:val="0"/>
        <w:spacing w:after="0" w:lineRule="auto"/>
        <w:jc w:val="both"/>
        <w:rPr>
          <w:sz w:val="24"/>
          <w:szCs w:val="24"/>
        </w:rPr>
      </w:pPr>
      <w:r w:rsidDel="00000000" w:rsidR="00000000" w:rsidRPr="00000000">
        <w:rPr>
          <w:sz w:val="24"/>
          <w:szCs w:val="24"/>
          <w:rtl w:val="0"/>
        </w:rPr>
        <w:t xml:space="preserve">This judgment is referred to as a default judgment/ judgment in default of entering appearance. </w:t>
      </w:r>
    </w:p>
    <w:p w:rsidR="00000000" w:rsidDel="00000000" w:rsidP="00000000" w:rsidRDefault="00000000" w:rsidRPr="00000000" w14:paraId="000002A7">
      <w:pPr>
        <w:pageBreakBefore w:val="0"/>
        <w:spacing w:after="0" w:lineRule="auto"/>
        <w:jc w:val="both"/>
        <w:rPr>
          <w:sz w:val="24"/>
          <w:szCs w:val="24"/>
        </w:rPr>
      </w:pPr>
      <w:r w:rsidDel="00000000" w:rsidR="00000000" w:rsidRPr="00000000">
        <w:rPr>
          <w:sz w:val="24"/>
          <w:szCs w:val="24"/>
          <w:rtl w:val="0"/>
        </w:rPr>
        <w:t xml:space="preserve">Where it is for an unliquidated </w:t>
      </w:r>
      <w:sdt>
        <w:sdtPr>
          <w:tag w:val="goog_rdk_32"/>
        </w:sdtPr>
        <w:sdtContent>
          <w:commentRangeStart w:id="24"/>
        </w:sdtContent>
      </w:sdt>
      <w:r w:rsidDel="00000000" w:rsidR="00000000" w:rsidRPr="00000000">
        <w:rPr>
          <w:sz w:val="24"/>
          <w:szCs w:val="24"/>
          <w:rtl w:val="0"/>
        </w:rPr>
        <w:t xml:space="preserve">claim</w:t>
      </w:r>
      <w:commentRangeEnd w:id="24"/>
      <w:r w:rsidDel="00000000" w:rsidR="00000000" w:rsidRPr="00000000">
        <w:commentReference w:id="24"/>
      </w:r>
      <w:r w:rsidDel="00000000" w:rsidR="00000000" w:rsidRPr="00000000">
        <w:rPr>
          <w:sz w:val="24"/>
          <w:szCs w:val="24"/>
          <w:rtl w:val="0"/>
        </w:rPr>
        <w:t xml:space="preserve"> , e.g. in matters of trespass, if the defendant does not enter appearance, the court will enter an interlocutory </w:t>
      </w:r>
      <w:sdt>
        <w:sdtPr>
          <w:tag w:val="goog_rdk_33"/>
        </w:sdtPr>
        <w:sdtContent>
          <w:commentRangeStart w:id="25"/>
        </w:sdtContent>
      </w:sdt>
      <w:r w:rsidDel="00000000" w:rsidR="00000000" w:rsidRPr="00000000">
        <w:rPr>
          <w:sz w:val="24"/>
          <w:szCs w:val="24"/>
          <w:rtl w:val="0"/>
        </w:rPr>
        <w:t xml:space="preserve">judgment</w:t>
      </w:r>
      <w:commentRangeEnd w:id="25"/>
      <w:r w:rsidDel="00000000" w:rsidR="00000000" w:rsidRPr="00000000">
        <w:commentReference w:id="25"/>
      </w:r>
      <w:r w:rsidDel="00000000" w:rsidR="00000000" w:rsidRPr="00000000">
        <w:rPr>
          <w:sz w:val="24"/>
          <w:szCs w:val="24"/>
          <w:rtl w:val="0"/>
        </w:rPr>
        <w:t xml:space="preserve">. </w:t>
      </w:r>
    </w:p>
    <w:p w:rsidR="00000000" w:rsidDel="00000000" w:rsidP="00000000" w:rsidRDefault="00000000" w:rsidRPr="00000000" w14:paraId="000002A8">
      <w:pPr>
        <w:pageBreakBefore w:val="0"/>
        <w:spacing w:after="0" w:lineRule="auto"/>
        <w:jc w:val="both"/>
        <w:rPr>
          <w:sz w:val="24"/>
          <w:szCs w:val="24"/>
        </w:rPr>
      </w:pPr>
      <w:r w:rsidDel="00000000" w:rsidR="00000000" w:rsidRPr="00000000">
        <w:rPr>
          <w:sz w:val="24"/>
          <w:szCs w:val="24"/>
          <w:rtl w:val="0"/>
        </w:rPr>
        <w:t xml:space="preserve">This judgment determines that the defendant is liable and is therefore entered to in finalizing the issue of liability. Questions of injury or loss are therefore no longer in issue. The remaining issue is therefore what the plaintiff is entitled to. The judgment is not final. After it is entered, the suit is then set down for assessment of damages. The process is therefore two pronged;</w:t>
      </w:r>
    </w:p>
    <w:p w:rsidR="00000000" w:rsidDel="00000000" w:rsidP="00000000" w:rsidRDefault="00000000" w:rsidRPr="00000000" w14:paraId="000002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Interlocutory judgment</w:t>
      </w:r>
    </w:p>
    <w:p w:rsidR="00000000" w:rsidDel="00000000" w:rsidP="00000000" w:rsidRDefault="00000000" w:rsidRPr="00000000" w14:paraId="000002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Assessment of damages</w:t>
      </w:r>
    </w:p>
    <w:p w:rsidR="00000000" w:rsidDel="00000000" w:rsidP="00000000" w:rsidRDefault="00000000" w:rsidRPr="00000000" w14:paraId="000002AB">
      <w:pPr>
        <w:pageBreakBefore w:val="0"/>
        <w:spacing w:after="0" w:lineRule="auto"/>
        <w:jc w:val="both"/>
        <w:rPr>
          <w:sz w:val="24"/>
          <w:szCs w:val="24"/>
        </w:rPr>
      </w:pPr>
      <w:r w:rsidDel="00000000" w:rsidR="00000000" w:rsidRPr="00000000">
        <w:rPr>
          <w:sz w:val="24"/>
          <w:szCs w:val="24"/>
          <w:rtl w:val="0"/>
        </w:rPr>
        <w:t xml:space="preserve">The assessment is done in the form of a hearing where the plaintiff is to adduce evidence to assist the court to reach a fair amount in compensation. This in only evidence that relates to the quantum, i.e. evidence regarding what loss or injury the plaintiff suffered, how much they spent and how much they are liable to spend in future to mitigate the loss. </w:t>
      </w:r>
    </w:p>
    <w:p w:rsidR="00000000" w:rsidDel="00000000" w:rsidP="00000000" w:rsidRDefault="00000000" w:rsidRPr="00000000" w14:paraId="000002AC">
      <w:pPr>
        <w:pageBreakBefore w:val="0"/>
        <w:spacing w:after="0" w:lineRule="auto"/>
        <w:jc w:val="both"/>
        <w:rPr>
          <w:sz w:val="24"/>
          <w:szCs w:val="24"/>
        </w:rPr>
      </w:pPr>
      <w:r w:rsidDel="00000000" w:rsidR="00000000" w:rsidRPr="00000000">
        <w:rPr>
          <w:sz w:val="24"/>
          <w:szCs w:val="24"/>
          <w:rtl w:val="0"/>
        </w:rPr>
        <w:t xml:space="preserve">At this stage, evidence to do with liability is no longer admitted. Liability is no longer in issue. </w:t>
      </w:r>
    </w:p>
    <w:p w:rsidR="00000000" w:rsidDel="00000000" w:rsidP="00000000" w:rsidRDefault="00000000" w:rsidRPr="00000000" w14:paraId="000002AD">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AE">
      <w:pPr>
        <w:pageBreakBefore w:val="0"/>
        <w:spacing w:after="0" w:lineRule="auto"/>
        <w:jc w:val="both"/>
        <w:rPr>
          <w:b w:val="1"/>
          <w:sz w:val="24"/>
          <w:szCs w:val="24"/>
        </w:rPr>
      </w:pPr>
      <w:r w:rsidDel="00000000" w:rsidR="00000000" w:rsidRPr="00000000">
        <w:rPr>
          <w:b w:val="1"/>
          <w:sz w:val="24"/>
          <w:szCs w:val="24"/>
          <w:rtl w:val="0"/>
        </w:rPr>
        <w:t xml:space="preserve">NB: </w:t>
      </w:r>
    </w:p>
    <w:p w:rsidR="00000000" w:rsidDel="00000000" w:rsidP="00000000" w:rsidRDefault="00000000" w:rsidRPr="00000000" w14:paraId="000002AF">
      <w:pPr>
        <w:pageBreakBefore w:val="0"/>
        <w:spacing w:after="0" w:lineRule="auto"/>
        <w:jc w:val="both"/>
        <w:rPr>
          <w:b w:val="1"/>
          <w:sz w:val="24"/>
          <w:szCs w:val="24"/>
        </w:rPr>
      </w:pPr>
      <w:r w:rsidDel="00000000" w:rsidR="00000000" w:rsidRPr="00000000">
        <w:rPr>
          <w:b w:val="1"/>
          <w:sz w:val="24"/>
          <w:szCs w:val="24"/>
          <w:rtl w:val="0"/>
        </w:rPr>
        <w:t xml:space="preserve">If entering a default judgment against the government, you must seek the court.</w:t>
      </w:r>
    </w:p>
    <w:p w:rsidR="00000000" w:rsidDel="00000000" w:rsidP="00000000" w:rsidRDefault="00000000" w:rsidRPr="00000000" w14:paraId="000002B0">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2B1">
      <w:pPr>
        <w:pageBreakBefore w:val="0"/>
        <w:spacing w:after="0" w:lineRule="auto"/>
        <w:jc w:val="both"/>
        <w:rPr>
          <w:sz w:val="24"/>
          <w:szCs w:val="24"/>
        </w:rPr>
      </w:pPr>
      <w:r w:rsidDel="00000000" w:rsidR="00000000" w:rsidRPr="00000000">
        <w:rPr>
          <w:sz w:val="24"/>
          <w:szCs w:val="24"/>
          <w:rtl w:val="0"/>
        </w:rPr>
        <w:t xml:space="preserve">A judgment entered in default of appearance may however be set aside on good cause shown to the court. The defendant may apply to the court to have it set aside with good cause. One of the grounds is that he defendant had not been properly served, or was served too late. Where there was no service, the setting aside was automatic. </w:t>
      </w:r>
    </w:p>
    <w:p w:rsidR="00000000" w:rsidDel="00000000" w:rsidP="00000000" w:rsidRDefault="00000000" w:rsidRPr="00000000" w14:paraId="000002B2">
      <w:pPr>
        <w:pageBreakBefore w:val="0"/>
        <w:spacing w:after="0" w:lineRule="auto"/>
        <w:jc w:val="both"/>
        <w:rPr>
          <w:sz w:val="24"/>
          <w:szCs w:val="24"/>
        </w:rPr>
      </w:pPr>
      <w:r w:rsidDel="00000000" w:rsidR="00000000" w:rsidRPr="00000000">
        <w:rPr>
          <w:sz w:val="24"/>
          <w:szCs w:val="24"/>
          <w:rtl w:val="0"/>
        </w:rPr>
        <w:t xml:space="preserve">An appearance is made by the advocate on behalf of the defendant. The defendant is however entitled to enter appearance by themselves.</w:t>
      </w:r>
    </w:p>
    <w:p w:rsidR="00000000" w:rsidDel="00000000" w:rsidP="00000000" w:rsidRDefault="00000000" w:rsidRPr="00000000" w14:paraId="000002B3">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B4">
      <w:pPr>
        <w:pageBreakBefore w:val="0"/>
        <w:pBdr>
          <w:bottom w:color="000000" w:space="1" w:sz="4" w:val="single"/>
        </w:pBdr>
        <w:spacing w:after="0" w:lineRule="auto"/>
        <w:jc w:val="both"/>
        <w:rPr>
          <w:b w:val="1"/>
          <w:sz w:val="24"/>
          <w:szCs w:val="24"/>
        </w:rPr>
      </w:pPr>
      <w:r w:rsidDel="00000000" w:rsidR="00000000" w:rsidRPr="00000000">
        <w:rPr>
          <w:b w:val="1"/>
          <w:sz w:val="24"/>
          <w:szCs w:val="24"/>
          <w:rtl w:val="0"/>
        </w:rPr>
        <w:t xml:space="preserve">DEFENCE</w:t>
      </w:r>
      <w:r w:rsidDel="00000000" w:rsidR="00000000" w:rsidRPr="00000000">
        <w:rPr>
          <w:b w:val="1"/>
          <w:sz w:val="24"/>
          <w:szCs w:val="24"/>
          <w:vertAlign w:val="superscript"/>
        </w:rPr>
        <w:footnoteReference w:customMarkFollows="0" w:id="26"/>
      </w:r>
      <w:r w:rsidDel="00000000" w:rsidR="00000000" w:rsidRPr="00000000">
        <w:rPr>
          <w:rtl w:val="0"/>
        </w:rPr>
      </w:r>
    </w:p>
    <w:p w:rsidR="00000000" w:rsidDel="00000000" w:rsidP="00000000" w:rsidRDefault="00000000" w:rsidRPr="00000000" w14:paraId="000002B5">
      <w:pPr>
        <w:pageBreakBefore w:val="0"/>
        <w:spacing w:after="0" w:lineRule="auto"/>
        <w:jc w:val="both"/>
        <w:rPr>
          <w:sz w:val="24"/>
          <w:szCs w:val="24"/>
        </w:rPr>
      </w:pPr>
      <w:r w:rsidDel="00000000" w:rsidR="00000000" w:rsidRPr="00000000">
        <w:rPr>
          <w:sz w:val="24"/>
          <w:szCs w:val="24"/>
          <w:rtl w:val="0"/>
        </w:rPr>
        <w:t xml:space="preserve">This can be done either simultaneously, or after entering appearance.</w:t>
      </w:r>
    </w:p>
    <w:p w:rsidR="00000000" w:rsidDel="00000000" w:rsidP="00000000" w:rsidRDefault="00000000" w:rsidRPr="00000000" w14:paraId="000002B6">
      <w:pPr>
        <w:pageBreakBefore w:val="0"/>
        <w:spacing w:after="0" w:lineRule="auto"/>
        <w:jc w:val="both"/>
        <w:rPr>
          <w:sz w:val="24"/>
          <w:szCs w:val="24"/>
        </w:rPr>
      </w:pPr>
      <w:r w:rsidDel="00000000" w:rsidR="00000000" w:rsidRPr="00000000">
        <w:rPr>
          <w:sz w:val="24"/>
          <w:szCs w:val="24"/>
          <w:rtl w:val="0"/>
        </w:rPr>
        <w:t xml:space="preserve">A defence is the formal statement in writing of the defendant’s position. It is the defendant’s answer to the plaintiff’s claim. It deals with the allegations set out in the plaint.  It either admits or denies the allegations in the plaint. </w:t>
      </w:r>
    </w:p>
    <w:p w:rsidR="00000000" w:rsidDel="00000000" w:rsidP="00000000" w:rsidRDefault="00000000" w:rsidRPr="00000000" w14:paraId="000002B7">
      <w:pPr>
        <w:pageBreakBefore w:val="0"/>
        <w:spacing w:after="0" w:lineRule="auto"/>
        <w:jc w:val="both"/>
        <w:rPr>
          <w:sz w:val="24"/>
          <w:szCs w:val="24"/>
        </w:rPr>
      </w:pPr>
      <w:r w:rsidDel="00000000" w:rsidR="00000000" w:rsidRPr="00000000">
        <w:rPr>
          <w:sz w:val="24"/>
          <w:szCs w:val="24"/>
          <w:rtl w:val="0"/>
        </w:rPr>
        <w:t xml:space="preserve">It should be in writing and is filed within 14 days of entering appearance, and then served upon the plaintiff within another 14 days.</w:t>
      </w:r>
    </w:p>
    <w:p w:rsidR="00000000" w:rsidDel="00000000" w:rsidP="00000000" w:rsidRDefault="00000000" w:rsidRPr="00000000" w14:paraId="000002B8">
      <w:pPr>
        <w:pageBreakBefore w:val="0"/>
        <w:spacing w:after="0" w:lineRule="auto"/>
        <w:jc w:val="both"/>
        <w:rPr>
          <w:sz w:val="24"/>
          <w:szCs w:val="24"/>
        </w:rPr>
      </w:pPr>
      <w:r w:rsidDel="00000000" w:rsidR="00000000" w:rsidRPr="00000000">
        <w:rPr>
          <w:sz w:val="24"/>
          <w:szCs w:val="24"/>
          <w:rtl w:val="0"/>
        </w:rPr>
        <w:t xml:space="preserve">Default attracts the same penalties as for default of appearance.</w:t>
      </w:r>
      <w:r w:rsidDel="00000000" w:rsidR="00000000" w:rsidRPr="00000000">
        <w:rPr>
          <w:sz w:val="24"/>
          <w:szCs w:val="24"/>
          <w:vertAlign w:val="superscript"/>
        </w:rPr>
        <w:footnoteReference w:customMarkFollows="0" w:id="27"/>
      </w:r>
      <w:r w:rsidDel="00000000" w:rsidR="00000000" w:rsidRPr="00000000">
        <w:rPr>
          <w:rtl w:val="0"/>
        </w:rPr>
      </w:r>
    </w:p>
    <w:p w:rsidR="00000000" w:rsidDel="00000000" w:rsidP="00000000" w:rsidRDefault="00000000" w:rsidRPr="00000000" w14:paraId="000002B9">
      <w:pPr>
        <w:pageBreakBefore w:val="0"/>
        <w:spacing w:after="0" w:lineRule="auto"/>
        <w:jc w:val="both"/>
        <w:rPr>
          <w:sz w:val="24"/>
          <w:szCs w:val="24"/>
        </w:rPr>
      </w:pPr>
      <w:r w:rsidDel="00000000" w:rsidR="00000000" w:rsidRPr="00000000">
        <w:rPr>
          <w:sz w:val="24"/>
          <w:szCs w:val="24"/>
          <w:rtl w:val="0"/>
        </w:rPr>
        <w:t xml:space="preserve">There are three ways of framing a defence;</w:t>
      </w:r>
    </w:p>
    <w:p w:rsidR="00000000" w:rsidDel="00000000" w:rsidP="00000000" w:rsidRDefault="00000000" w:rsidRPr="00000000" w14:paraId="000002B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 setting up a traverse/ traversing – this is 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denial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defendant may simply deny the allegations in the plaint.</w:t>
      </w:r>
    </w:p>
    <w:p w:rsidR="00000000" w:rsidDel="00000000" w:rsidP="00000000" w:rsidRDefault="00000000" w:rsidRPr="00000000" w14:paraId="000002B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 way of confession and avoidance – this is where the defendant admits the facts as stated in the plaint, or parts of the plaint, but adds extra facts to avoid liability. E.g. the defendant admits entering and taking possession of some land, but adds that the property was the subject of litigation which found in his favour. Pleading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res judicata.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“True, those are the facts, but they are only half the facts. Here are other facts that will bring a different view to the matter”.</w:t>
      </w:r>
    </w:p>
    <w:p w:rsidR="00000000" w:rsidDel="00000000" w:rsidP="00000000" w:rsidRDefault="00000000" w:rsidRPr="00000000" w14:paraId="000002B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 way of objection in point of law – here, the defendant admits the facts, but contends that they are bad in law and disclose no cause of action. E.g.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Donohue v Stevenson,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 in contract law, yes the facts are as stated, but there was no valid contract, or it is time barred (6yrs).</w:t>
      </w:r>
    </w:p>
    <w:p w:rsidR="00000000" w:rsidDel="00000000" w:rsidP="00000000" w:rsidRDefault="00000000" w:rsidRPr="00000000" w14:paraId="000002BD">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BE">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BF">
      <w:pPr>
        <w:pageBreakBefore w:val="0"/>
        <w:spacing w:after="0" w:lineRule="auto"/>
        <w:jc w:val="both"/>
        <w:rPr>
          <w:b w:val="1"/>
          <w:sz w:val="24"/>
          <w:szCs w:val="24"/>
        </w:rPr>
      </w:pPr>
      <w:r w:rsidDel="00000000" w:rsidR="00000000" w:rsidRPr="00000000">
        <w:rPr>
          <w:b w:val="1"/>
          <w:sz w:val="24"/>
          <w:szCs w:val="24"/>
          <w:rtl w:val="0"/>
        </w:rPr>
        <w:t xml:space="preserve">DRAFTING A DEFENCE</w:t>
      </w:r>
      <w:r w:rsidDel="00000000" w:rsidR="00000000" w:rsidRPr="00000000">
        <w:rPr>
          <w:b w:val="1"/>
          <w:sz w:val="24"/>
          <w:szCs w:val="24"/>
          <w:vertAlign w:val="superscript"/>
        </w:rPr>
        <w:footnoteReference w:customMarkFollows="0" w:id="28"/>
      </w:r>
      <w:r w:rsidDel="00000000" w:rsidR="00000000" w:rsidRPr="00000000">
        <w:rPr>
          <w:rtl w:val="0"/>
        </w:rPr>
      </w:r>
    </w:p>
    <w:p w:rsidR="00000000" w:rsidDel="00000000" w:rsidP="00000000" w:rsidRDefault="00000000" w:rsidRPr="00000000" w14:paraId="000002C0">
      <w:pPr>
        <w:pageBreakBefore w:val="0"/>
        <w:spacing w:after="0" w:lineRule="auto"/>
        <w:jc w:val="both"/>
        <w:rPr>
          <w:sz w:val="24"/>
          <w:szCs w:val="24"/>
        </w:rPr>
      </w:pPr>
      <w:r w:rsidDel="00000000" w:rsidR="00000000" w:rsidRPr="00000000">
        <w:rPr>
          <w:sz w:val="24"/>
          <w:szCs w:val="24"/>
          <w:rtl w:val="0"/>
        </w:rPr>
        <w:t xml:space="preserve">There are two alternative ways;</w:t>
      </w:r>
    </w:p>
    <w:p w:rsidR="00000000" w:rsidDel="00000000" w:rsidP="00000000" w:rsidRDefault="00000000" w:rsidRPr="00000000" w14:paraId="000002C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the defendant to give a narrative of the facts as they were from his point of view. Out of those facts, it is possible to see that a defence is being raised.</w:t>
      </w:r>
    </w:p>
    <w:p w:rsidR="00000000" w:rsidDel="00000000" w:rsidP="00000000" w:rsidRDefault="00000000" w:rsidRPr="00000000" w14:paraId="000002C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 way of the defendant dealing with the plaintiff’s allegations as set out in the plaint paragraph by paragraph.</w:t>
      </w:r>
    </w:p>
    <w:p w:rsidR="00000000" w:rsidDel="00000000" w:rsidP="00000000" w:rsidRDefault="00000000" w:rsidRPr="00000000" w14:paraId="000002C3">
      <w:pPr>
        <w:pageBreakBefore w:val="0"/>
        <w:spacing w:after="0" w:lineRule="auto"/>
        <w:jc w:val="both"/>
        <w:rPr>
          <w:sz w:val="24"/>
          <w:szCs w:val="24"/>
        </w:rPr>
      </w:pPr>
      <w:r w:rsidDel="00000000" w:rsidR="00000000" w:rsidRPr="00000000">
        <w:rPr>
          <w:sz w:val="24"/>
          <w:szCs w:val="24"/>
          <w:rtl w:val="0"/>
        </w:rPr>
        <w:t xml:space="preserve">The descriptive parts can be captured in one paragraph, e.g. </w:t>
      </w:r>
      <w:r w:rsidDel="00000000" w:rsidR="00000000" w:rsidRPr="00000000">
        <w:rPr>
          <w:i w:val="1"/>
          <w:sz w:val="24"/>
          <w:szCs w:val="24"/>
          <w:rtl w:val="0"/>
        </w:rPr>
        <w:t xml:space="preserve">save for the descriptive part of the plaint, the defendant denies the allegations as set out in the plaint as follows;</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Paragraph x of the plaint is denied…etc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 brief, explain the reasons for denial).</w:t>
      </w:r>
      <w:r w:rsidDel="00000000" w:rsidR="00000000" w:rsidRPr="00000000">
        <w:rPr>
          <w:rtl w:val="0"/>
        </w:rPr>
      </w:r>
    </w:p>
    <w:p w:rsidR="00000000" w:rsidDel="00000000" w:rsidP="00000000" w:rsidRDefault="00000000" w:rsidRPr="00000000" w14:paraId="000002C5">
      <w:pPr>
        <w:pageBreakBefore w:val="0"/>
        <w:spacing w:after="0" w:lineRule="auto"/>
        <w:jc w:val="both"/>
        <w:rPr>
          <w:sz w:val="24"/>
          <w:szCs w:val="24"/>
        </w:rPr>
      </w:pPr>
      <w:r w:rsidDel="00000000" w:rsidR="00000000" w:rsidRPr="00000000">
        <w:rPr>
          <w:sz w:val="24"/>
          <w:szCs w:val="24"/>
          <w:rtl w:val="0"/>
        </w:rPr>
        <w:t xml:space="preserve">It is important to deal with each paragraph separately as set out in the plaint.</w:t>
      </w:r>
    </w:p>
    <w:p w:rsidR="00000000" w:rsidDel="00000000" w:rsidP="00000000" w:rsidRDefault="00000000" w:rsidRPr="00000000" w14:paraId="000002C6">
      <w:pPr>
        <w:pageBreakBefore w:val="0"/>
        <w:spacing w:after="0" w:lineRule="auto"/>
        <w:jc w:val="both"/>
        <w:rPr>
          <w:sz w:val="24"/>
          <w:szCs w:val="24"/>
        </w:rPr>
      </w:pPr>
      <w:r w:rsidDel="00000000" w:rsidR="00000000" w:rsidRPr="00000000">
        <w:rPr>
          <w:sz w:val="24"/>
          <w:szCs w:val="24"/>
          <w:rtl w:val="0"/>
        </w:rPr>
        <w:t xml:space="preserve">The second method is preferable as it enables one to address all the material grounds as set out in the plaint. The first method creates the danger of overlooking such material facts. </w:t>
      </w:r>
    </w:p>
    <w:p w:rsidR="00000000" w:rsidDel="00000000" w:rsidP="00000000" w:rsidRDefault="00000000" w:rsidRPr="00000000" w14:paraId="000002C7">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C8">
      <w:pPr>
        <w:pageBreakBefore w:val="0"/>
        <w:spacing w:after="0" w:lineRule="auto"/>
        <w:jc w:val="both"/>
        <w:rPr>
          <w:b w:val="1"/>
          <w:sz w:val="24"/>
          <w:szCs w:val="24"/>
        </w:rPr>
      </w:pPr>
      <w:r w:rsidDel="00000000" w:rsidR="00000000" w:rsidRPr="00000000">
        <w:rPr>
          <w:b w:val="1"/>
          <w:sz w:val="24"/>
          <w:szCs w:val="24"/>
          <w:rtl w:val="0"/>
        </w:rPr>
        <w:t xml:space="preserve">Contents of a defence;</w:t>
      </w:r>
    </w:p>
    <w:p w:rsidR="00000000" w:rsidDel="00000000" w:rsidP="00000000" w:rsidRDefault="00000000" w:rsidRPr="00000000" w14:paraId="000002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material facts to be relied on in the defence. This should be done in summary form.</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Non dealing constitutes admission therefore it is important to address every material fact set out in the plaint.</w:t>
      </w:r>
    </w:p>
    <w:p w:rsidR="00000000" w:rsidDel="00000000" w:rsidP="00000000" w:rsidRDefault="00000000" w:rsidRPr="00000000" w14:paraId="000002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are certain matters that must be specifically set out. </w:t>
      </w:r>
    </w:p>
    <w:p w:rsidR="00000000" w:rsidDel="00000000" w:rsidP="00000000" w:rsidRDefault="00000000" w:rsidRPr="00000000" w14:paraId="000002C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Matters which will make the claim unmaintainable. </w:t>
      </w:r>
    </w:p>
    <w:p w:rsidR="00000000" w:rsidDel="00000000" w:rsidP="00000000" w:rsidRDefault="00000000" w:rsidRPr="00000000" w14:paraId="000002C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Matters which, if not set out in the defence expressly, when they are raised at the trial, are likely to cause surprise to the plaintiff.</w:t>
      </w:r>
    </w:p>
    <w:p w:rsidR="00000000" w:rsidDel="00000000" w:rsidP="00000000" w:rsidRDefault="00000000" w:rsidRPr="00000000" w14:paraId="000002C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Matters which do not arise from the plaint.</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Pr>
        <w:footnoteReference w:customMarkFollows="0" w:id="29"/>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CF">
      <w:pPr>
        <w:pageBreakBefore w:val="0"/>
        <w:spacing w:after="0" w:lineRule="auto"/>
        <w:ind w:left="1440" w:firstLine="0"/>
        <w:jc w:val="both"/>
        <w:rPr>
          <w:sz w:val="24"/>
          <w:szCs w:val="24"/>
        </w:rPr>
      </w:pPr>
      <w:r w:rsidDel="00000000" w:rsidR="00000000" w:rsidRPr="00000000">
        <w:rPr>
          <w:sz w:val="24"/>
          <w:szCs w:val="24"/>
          <w:rtl w:val="0"/>
        </w:rPr>
        <w:t xml:space="preserve">Examples of things to be specifically pleaded and particularized;</w:t>
      </w:r>
    </w:p>
    <w:p w:rsidR="00000000" w:rsidDel="00000000" w:rsidP="00000000" w:rsidRDefault="00000000" w:rsidRPr="00000000" w14:paraId="000002D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Issues of performance;</w:t>
      </w:r>
    </w:p>
    <w:p w:rsidR="00000000" w:rsidDel="00000000" w:rsidP="00000000" w:rsidRDefault="00000000" w:rsidRPr="00000000" w14:paraId="000002D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Release in matters of detinue;</w:t>
      </w:r>
    </w:p>
    <w:p w:rsidR="00000000" w:rsidDel="00000000" w:rsidP="00000000" w:rsidRDefault="00000000" w:rsidRPr="00000000" w14:paraId="000002D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Payment; </w:t>
      </w:r>
    </w:p>
    <w:p w:rsidR="00000000" w:rsidDel="00000000" w:rsidP="00000000" w:rsidRDefault="00000000" w:rsidRPr="00000000" w14:paraId="000002D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Issues of fraud; </w:t>
      </w:r>
    </w:p>
    <w:p w:rsidR="00000000" w:rsidDel="00000000" w:rsidP="00000000" w:rsidRDefault="00000000" w:rsidRPr="00000000" w14:paraId="000002D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Inevitable accident, act of God, force majeure, etc.; </w:t>
      </w:r>
    </w:p>
    <w:p w:rsidR="00000000" w:rsidDel="00000000" w:rsidP="00000000" w:rsidRDefault="00000000" w:rsidRPr="00000000" w14:paraId="000002D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Illegality; </w:t>
      </w:r>
    </w:p>
    <w:p w:rsidR="00000000" w:rsidDel="00000000" w:rsidP="00000000" w:rsidRDefault="00000000" w:rsidRPr="00000000" w14:paraId="000002D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Limitation - Limitation of Actions Act/ statute of limitation; this is an optional defence and can be waived. If pleaded, the plaintiff can seek leave to proceed out of time.</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Pr>
        <w:footnoteReference w:customMarkFollows="0" w:id="30"/>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E.g.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the plaintiff has never been in possession of the suit property for the past 12 years and is therefore barred by Section 7;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or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the plaintiff has never been in possession of the property for the past 12 years and is thus barred by Section 38;</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denial must be specific and not general or vague. E.g.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the Defendant denies that the Plaintiff delivered The Goods stated herein or any part thereof.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not say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as alleged by the plaintiff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denial can be done by joinder of issues.</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Pr>
        <w:footnoteReference w:customMarkFollows="0" w:id="31"/>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If there is no reply to a defence, there is a joinder of issue on that defence.</w:t>
      </w:r>
    </w:p>
    <w:p w:rsidR="00000000" w:rsidDel="00000000" w:rsidP="00000000" w:rsidRDefault="00000000" w:rsidRPr="00000000" w14:paraId="000002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not plead that which the plaintiff has not alleged or raised, i.e. no anticipated pleading or answer. </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B">
      <w:pPr>
        <w:pageBreakBefore w:val="0"/>
        <w:spacing w:after="0" w:lineRule="auto"/>
        <w:jc w:val="both"/>
        <w:rPr>
          <w:sz w:val="24"/>
          <w:szCs w:val="24"/>
        </w:rPr>
      </w:pPr>
      <w:r w:rsidDel="00000000" w:rsidR="00000000" w:rsidRPr="00000000">
        <w:rPr>
          <w:sz w:val="24"/>
          <w:szCs w:val="24"/>
          <w:rtl w:val="0"/>
        </w:rPr>
        <w:t xml:space="preserve">Filing of the defence is done in the same manner as that of the plaint and accompanied by similar documents. </w:t>
      </w:r>
    </w:p>
    <w:p w:rsidR="00000000" w:rsidDel="00000000" w:rsidP="00000000" w:rsidRDefault="00000000" w:rsidRPr="00000000" w14:paraId="000002DC">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DD">
      <w:pPr>
        <w:pageBreakBefore w:val="0"/>
        <w:spacing w:after="0" w:lineRule="auto"/>
        <w:jc w:val="both"/>
        <w:rPr>
          <w:sz w:val="24"/>
          <w:szCs w:val="24"/>
        </w:rPr>
      </w:pPr>
      <w:r w:rsidDel="00000000" w:rsidR="00000000" w:rsidRPr="00000000">
        <w:rPr>
          <w:b w:val="1"/>
          <w:sz w:val="24"/>
          <w:szCs w:val="24"/>
          <w:rtl w:val="0"/>
        </w:rPr>
        <w:t xml:space="preserve">OTHER DEFENCES</w:t>
      </w:r>
      <w:r w:rsidDel="00000000" w:rsidR="00000000" w:rsidRPr="00000000">
        <w:rPr>
          <w:b w:val="1"/>
          <w:sz w:val="24"/>
          <w:szCs w:val="24"/>
          <w:vertAlign w:val="superscript"/>
        </w:rPr>
        <w:footnoteReference w:customMarkFollows="0" w:id="32"/>
      </w:r>
      <w:r w:rsidDel="00000000" w:rsidR="00000000" w:rsidRPr="00000000">
        <w:rPr>
          <w:rtl w:val="0"/>
        </w:rPr>
      </w:r>
    </w:p>
    <w:p w:rsidR="00000000" w:rsidDel="00000000" w:rsidP="00000000" w:rsidRDefault="00000000" w:rsidRPr="00000000" w14:paraId="000002DE">
      <w:pPr>
        <w:pageBreakBefore w:val="0"/>
        <w:spacing w:after="0" w:lineRule="auto"/>
        <w:jc w:val="both"/>
        <w:rPr>
          <w:sz w:val="24"/>
          <w:szCs w:val="24"/>
        </w:rPr>
      </w:pPr>
      <w:r w:rsidDel="00000000" w:rsidR="00000000" w:rsidRPr="00000000">
        <w:rPr>
          <w:sz w:val="24"/>
          <w:szCs w:val="24"/>
          <w:rtl w:val="0"/>
        </w:rPr>
        <w:t xml:space="preserve">The defendant may raise an aggressive defence i.e. a cross action. This includes defence by way of counter claim or set-off.</w:t>
      </w:r>
    </w:p>
    <w:p w:rsidR="00000000" w:rsidDel="00000000" w:rsidP="00000000" w:rsidRDefault="00000000" w:rsidRPr="00000000" w14:paraId="000002DF">
      <w:pPr>
        <w:pageBreakBefore w:val="0"/>
        <w:spacing w:after="0" w:lineRule="auto"/>
        <w:jc w:val="both"/>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counter claim</w:t>
      </w:r>
      <w:r w:rsidDel="00000000" w:rsidR="00000000" w:rsidRPr="00000000">
        <w:rPr>
          <w:sz w:val="24"/>
          <w:szCs w:val="24"/>
          <w:rtl w:val="0"/>
        </w:rPr>
        <w:t xml:space="preserve"> is a cross action, i.e. it is another action/suit commenced by the defendant in the pending suit of the plaintiff. The defendant raises a course of action against the plaintiff. </w:t>
      </w:r>
    </w:p>
    <w:p w:rsidR="00000000" w:rsidDel="00000000" w:rsidP="00000000" w:rsidRDefault="00000000" w:rsidRPr="00000000" w14:paraId="000002E0">
      <w:pPr>
        <w:pageBreakBefore w:val="0"/>
        <w:spacing w:after="0" w:lineRule="auto"/>
        <w:jc w:val="both"/>
        <w:rPr>
          <w:sz w:val="24"/>
          <w:szCs w:val="24"/>
        </w:rPr>
      </w:pPr>
      <w:r w:rsidDel="00000000" w:rsidR="00000000" w:rsidRPr="00000000">
        <w:rPr>
          <w:sz w:val="24"/>
          <w:szCs w:val="24"/>
          <w:rtl w:val="0"/>
        </w:rPr>
        <w:t xml:space="preserve">A defence by way of </w:t>
      </w:r>
      <w:r w:rsidDel="00000000" w:rsidR="00000000" w:rsidRPr="00000000">
        <w:rPr>
          <w:b w:val="1"/>
          <w:sz w:val="24"/>
          <w:szCs w:val="24"/>
          <w:rtl w:val="0"/>
        </w:rPr>
        <w:t xml:space="preserve">set-off. </w:t>
      </w:r>
      <w:r w:rsidDel="00000000" w:rsidR="00000000" w:rsidRPr="00000000">
        <w:rPr>
          <w:sz w:val="24"/>
          <w:szCs w:val="24"/>
          <w:rtl w:val="0"/>
        </w:rPr>
        <w:t xml:space="preserve">they set-off an amount they consider is already paid or is less than what is claimed.</w:t>
      </w:r>
    </w:p>
    <w:p w:rsidR="00000000" w:rsidDel="00000000" w:rsidP="00000000" w:rsidRDefault="00000000" w:rsidRPr="00000000" w14:paraId="000002E1">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2E2">
      <w:pPr>
        <w:pageBreakBefore w:val="0"/>
        <w:spacing w:after="0" w:lineRule="auto"/>
        <w:jc w:val="both"/>
        <w:rPr>
          <w:b w:val="1"/>
          <w:sz w:val="24"/>
          <w:szCs w:val="24"/>
        </w:rPr>
      </w:pPr>
      <w:r w:rsidDel="00000000" w:rsidR="00000000" w:rsidRPr="00000000">
        <w:rPr>
          <w:b w:val="1"/>
          <w:sz w:val="24"/>
          <w:szCs w:val="24"/>
          <w:rtl w:val="0"/>
        </w:rPr>
        <w:t xml:space="preserve">The difference between a set-off and a counter claim;</w:t>
      </w:r>
    </w:p>
    <w:p w:rsidR="00000000" w:rsidDel="00000000" w:rsidP="00000000" w:rsidRDefault="00000000" w:rsidRPr="00000000" w14:paraId="000002E3">
      <w:pPr>
        <w:pageBreakBefore w:val="0"/>
        <w:spacing w:after="0" w:lineRule="auto"/>
        <w:jc w:val="both"/>
        <w:rPr>
          <w:sz w:val="24"/>
          <w:szCs w:val="24"/>
        </w:rPr>
      </w:pPr>
      <w:r w:rsidDel="00000000" w:rsidR="00000000" w:rsidRPr="00000000">
        <w:rPr>
          <w:sz w:val="24"/>
          <w:szCs w:val="24"/>
          <w:rtl w:val="0"/>
        </w:rPr>
        <w:t xml:space="preserve">The CC is an action by the defendant against the plaintiff. The set-off is a true defence where the defendant says, “I do not owe that much”. </w:t>
      </w:r>
    </w:p>
    <w:p w:rsidR="00000000" w:rsidDel="00000000" w:rsidP="00000000" w:rsidRDefault="00000000" w:rsidRPr="00000000" w14:paraId="000002E4">
      <w:pPr>
        <w:pageBreakBefore w:val="0"/>
        <w:spacing w:after="0" w:lineRule="auto"/>
        <w:jc w:val="both"/>
        <w:rPr>
          <w:sz w:val="24"/>
          <w:szCs w:val="24"/>
        </w:rPr>
      </w:pPr>
      <w:r w:rsidDel="00000000" w:rsidR="00000000" w:rsidRPr="00000000">
        <w:rPr>
          <w:sz w:val="24"/>
          <w:szCs w:val="24"/>
          <w:rtl w:val="0"/>
        </w:rPr>
        <w:t xml:space="preserve">If the suit of the plaintiff is dismissed for any reason, or is settled, compromised or concluded before the trial, the set-off collapses with that suit. The counter claim however persists beyond the initial suit. </w:t>
      </w:r>
    </w:p>
    <w:p w:rsidR="00000000" w:rsidDel="00000000" w:rsidP="00000000" w:rsidRDefault="00000000" w:rsidRPr="00000000" w14:paraId="000002E5">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E6">
      <w:pPr>
        <w:pageBreakBefore w:val="0"/>
        <w:spacing w:after="0" w:lineRule="auto"/>
        <w:jc w:val="both"/>
        <w:rPr>
          <w:sz w:val="24"/>
          <w:szCs w:val="24"/>
        </w:rPr>
      </w:pPr>
      <w:r w:rsidDel="00000000" w:rsidR="00000000" w:rsidRPr="00000000">
        <w:rPr>
          <w:sz w:val="24"/>
          <w:szCs w:val="24"/>
          <w:rtl w:val="0"/>
        </w:rPr>
        <w:t xml:space="preserve">The other method is by way of pleading </w:t>
      </w:r>
      <w:r w:rsidDel="00000000" w:rsidR="00000000" w:rsidRPr="00000000">
        <w:rPr>
          <w:b w:val="1"/>
          <w:sz w:val="24"/>
          <w:szCs w:val="24"/>
          <w:rtl w:val="0"/>
        </w:rPr>
        <w:t xml:space="preserve">tender. </w:t>
      </w:r>
      <w:r w:rsidDel="00000000" w:rsidR="00000000" w:rsidRPr="00000000">
        <w:rPr>
          <w:sz w:val="24"/>
          <w:szCs w:val="24"/>
          <w:rtl w:val="0"/>
        </w:rPr>
        <w:t xml:space="preserve">The defendant offered the amount he believes he owes the plaintiff and the plaintiff goes on to proceed with the suit, the defendant may plead tender.</w:t>
      </w:r>
    </w:p>
    <w:p w:rsidR="00000000" w:rsidDel="00000000" w:rsidP="00000000" w:rsidRDefault="00000000" w:rsidRPr="00000000" w14:paraId="000002E7">
      <w:pPr>
        <w:pageBreakBefore w:val="0"/>
        <w:spacing w:after="0" w:lineRule="auto"/>
        <w:jc w:val="both"/>
        <w:rPr>
          <w:sz w:val="24"/>
          <w:szCs w:val="24"/>
        </w:rPr>
      </w:pPr>
      <w:r w:rsidDel="00000000" w:rsidR="00000000" w:rsidRPr="00000000">
        <w:rPr>
          <w:sz w:val="24"/>
          <w:szCs w:val="24"/>
          <w:rtl w:val="0"/>
        </w:rPr>
        <w:t xml:space="preserve">For the defence to be effective, the amount must have been tendered, and on rejection by the plaintiff, it was deposited in court. </w:t>
      </w:r>
    </w:p>
    <w:p w:rsidR="00000000" w:rsidDel="00000000" w:rsidP="00000000" w:rsidRDefault="00000000" w:rsidRPr="00000000" w14:paraId="000002E8">
      <w:pPr>
        <w:pageBreakBefore w:val="0"/>
        <w:spacing w:after="0" w:lineRule="auto"/>
        <w:jc w:val="both"/>
        <w:rPr>
          <w:sz w:val="24"/>
          <w:szCs w:val="24"/>
        </w:rPr>
      </w:pPr>
      <w:r w:rsidDel="00000000" w:rsidR="00000000" w:rsidRPr="00000000">
        <w:rPr>
          <w:sz w:val="24"/>
          <w:szCs w:val="24"/>
          <w:rtl w:val="0"/>
        </w:rPr>
        <w:t xml:space="preserve">The advantage of this defence, if the suit of the plaintiff is defeated on the extra amount claimed, the plaintiff will only be given costs in regard to the balance and not the entire suit sum. Since this is at the discretion of the court, it may even deny the costs. </w:t>
      </w:r>
    </w:p>
    <w:p w:rsidR="00000000" w:rsidDel="00000000" w:rsidP="00000000" w:rsidRDefault="00000000" w:rsidRPr="00000000" w14:paraId="000002E9">
      <w:pPr>
        <w:pageBreakBefore w:val="0"/>
        <w:spacing w:after="0" w:lineRule="auto"/>
        <w:jc w:val="both"/>
        <w:rPr>
          <w:sz w:val="24"/>
          <w:szCs w:val="24"/>
        </w:rPr>
      </w:pPr>
      <w:r w:rsidDel="00000000" w:rsidR="00000000" w:rsidRPr="00000000">
        <w:rPr>
          <w:sz w:val="24"/>
          <w:szCs w:val="24"/>
          <w:rtl w:val="0"/>
        </w:rPr>
        <w:t xml:space="preserve">Where there is a counter claim, the suits may be tried separately where it is convenient. This is to prevent inconvenience, extra expense or to expedite the proceedings. </w:t>
      </w:r>
    </w:p>
    <w:p w:rsidR="00000000" w:rsidDel="00000000" w:rsidP="00000000" w:rsidRDefault="00000000" w:rsidRPr="00000000" w14:paraId="000002EA">
      <w:pPr>
        <w:pageBreakBefore w:val="0"/>
        <w:spacing w:after="0" w:lineRule="auto"/>
        <w:jc w:val="both"/>
        <w:rPr>
          <w:sz w:val="24"/>
          <w:szCs w:val="24"/>
        </w:rPr>
      </w:pPr>
      <w:r w:rsidDel="00000000" w:rsidR="00000000" w:rsidRPr="00000000">
        <w:rPr>
          <w:sz w:val="24"/>
          <w:szCs w:val="24"/>
          <w:rtl w:val="0"/>
        </w:rPr>
        <w:t xml:space="preserve">For suits brought against the government, you cannot set off a claim for government revenue.</w:t>
      </w:r>
      <w:r w:rsidDel="00000000" w:rsidR="00000000" w:rsidRPr="00000000">
        <w:rPr>
          <w:sz w:val="24"/>
          <w:szCs w:val="24"/>
          <w:vertAlign w:val="superscript"/>
        </w:rPr>
        <w:footnoteReference w:customMarkFollows="0" w:id="33"/>
      </w:r>
      <w:r w:rsidDel="00000000" w:rsidR="00000000" w:rsidRPr="00000000">
        <w:rPr>
          <w:rtl w:val="0"/>
        </w:rPr>
      </w:r>
    </w:p>
    <w:p w:rsidR="00000000" w:rsidDel="00000000" w:rsidP="00000000" w:rsidRDefault="00000000" w:rsidRPr="00000000" w14:paraId="000002EB">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EC">
      <w:pPr>
        <w:pageBreakBefore w:val="0"/>
        <w:spacing w:after="0" w:lineRule="auto"/>
        <w:jc w:val="both"/>
        <w:rPr>
          <w:b w:val="1"/>
          <w:sz w:val="24"/>
          <w:szCs w:val="24"/>
        </w:rPr>
      </w:pPr>
      <w:r w:rsidDel="00000000" w:rsidR="00000000" w:rsidRPr="00000000">
        <w:rPr>
          <w:b w:val="1"/>
          <w:sz w:val="24"/>
          <w:szCs w:val="24"/>
          <w:rtl w:val="0"/>
        </w:rPr>
        <w:t xml:space="preserve">Drafting a counter-claim</w:t>
      </w:r>
    </w:p>
    <w:p w:rsidR="00000000" w:rsidDel="00000000" w:rsidP="00000000" w:rsidRDefault="00000000" w:rsidRPr="00000000" w14:paraId="000002ED">
      <w:pPr>
        <w:pageBreakBefore w:val="0"/>
        <w:spacing w:after="0" w:lineRule="auto"/>
        <w:jc w:val="both"/>
        <w:rPr>
          <w:sz w:val="24"/>
          <w:szCs w:val="24"/>
        </w:rPr>
      </w:pPr>
      <w:r w:rsidDel="00000000" w:rsidR="00000000" w:rsidRPr="00000000">
        <w:rPr>
          <w:b w:val="1"/>
          <w:sz w:val="24"/>
          <w:szCs w:val="24"/>
          <w:rtl w:val="0"/>
        </w:rPr>
        <w:t xml:space="preserve">Heading</w:t>
      </w:r>
      <w:r w:rsidDel="00000000" w:rsidR="00000000" w:rsidRPr="00000000">
        <w:rPr>
          <w:sz w:val="24"/>
          <w:szCs w:val="24"/>
          <w:rtl w:val="0"/>
        </w:rPr>
        <w:t xml:space="preserve">: Defence and counter-claim</w:t>
      </w:r>
    </w:p>
    <w:p w:rsidR="00000000" w:rsidDel="00000000" w:rsidP="00000000" w:rsidRDefault="00000000" w:rsidRPr="00000000" w14:paraId="000002EE">
      <w:pPr>
        <w:pageBreakBefore w:val="0"/>
        <w:spacing w:after="0" w:lineRule="auto"/>
        <w:ind w:firstLine="720"/>
        <w:jc w:val="both"/>
        <w:rPr>
          <w:sz w:val="24"/>
          <w:szCs w:val="24"/>
        </w:rPr>
      </w:pPr>
      <w:r w:rsidDel="00000000" w:rsidR="00000000" w:rsidRPr="00000000">
        <w:rPr>
          <w:b w:val="1"/>
          <w:sz w:val="24"/>
          <w:szCs w:val="24"/>
          <w:rtl w:val="0"/>
        </w:rPr>
        <w:t xml:space="preserve">Subheading 1:</w:t>
      </w:r>
      <w:r w:rsidDel="00000000" w:rsidR="00000000" w:rsidRPr="00000000">
        <w:rPr>
          <w:sz w:val="24"/>
          <w:szCs w:val="24"/>
          <w:rtl w:val="0"/>
        </w:rPr>
        <w:t xml:space="preserve"> Defence </w:t>
      </w:r>
    </w:p>
    <w:p w:rsidR="00000000" w:rsidDel="00000000" w:rsidP="00000000" w:rsidRDefault="00000000" w:rsidRPr="00000000" w14:paraId="000002EF">
      <w:pPr>
        <w:pageBreakBefore w:val="0"/>
        <w:spacing w:after="0" w:lineRule="auto"/>
        <w:ind w:left="1440" w:firstLine="0"/>
        <w:jc w:val="both"/>
        <w:rPr>
          <w:sz w:val="24"/>
          <w:szCs w:val="24"/>
        </w:rPr>
      </w:pPr>
      <w:r w:rsidDel="00000000" w:rsidR="00000000" w:rsidRPr="00000000">
        <w:rPr>
          <w:b w:val="1"/>
          <w:sz w:val="24"/>
          <w:szCs w:val="24"/>
          <w:rtl w:val="0"/>
        </w:rPr>
        <w:t xml:space="preserve">Para 1:</w:t>
      </w:r>
      <w:r w:rsidDel="00000000" w:rsidR="00000000" w:rsidRPr="00000000">
        <w:rPr>
          <w:sz w:val="24"/>
          <w:szCs w:val="24"/>
          <w:rtl w:val="0"/>
        </w:rPr>
        <w:t xml:space="preserve"> Description </w:t>
      </w:r>
    </w:p>
    <w:p w:rsidR="00000000" w:rsidDel="00000000" w:rsidP="00000000" w:rsidRDefault="00000000" w:rsidRPr="00000000" w14:paraId="000002F0">
      <w:pPr>
        <w:pageBreakBefore w:val="0"/>
        <w:spacing w:after="0" w:lineRule="auto"/>
        <w:ind w:left="1440" w:firstLine="0"/>
        <w:jc w:val="both"/>
        <w:rPr>
          <w:sz w:val="24"/>
          <w:szCs w:val="24"/>
        </w:rPr>
      </w:pPr>
      <w:r w:rsidDel="00000000" w:rsidR="00000000" w:rsidRPr="00000000">
        <w:rPr>
          <w:b w:val="1"/>
          <w:sz w:val="24"/>
          <w:szCs w:val="24"/>
          <w:rtl w:val="0"/>
        </w:rPr>
        <w:t xml:space="preserve">Para 2 - n</w:t>
      </w:r>
      <w:r w:rsidDel="00000000" w:rsidR="00000000" w:rsidRPr="00000000">
        <w:rPr>
          <w:sz w:val="24"/>
          <w:szCs w:val="24"/>
          <w:rtl w:val="0"/>
        </w:rPr>
        <w:t xml:space="preserve">: the details of the defence e.g. Paragraph 4 of the plaint is denied because…</w:t>
      </w:r>
    </w:p>
    <w:p w:rsidR="00000000" w:rsidDel="00000000" w:rsidP="00000000" w:rsidRDefault="00000000" w:rsidRPr="00000000" w14:paraId="000002F1">
      <w:pPr>
        <w:pageBreakBefore w:val="0"/>
        <w:spacing w:after="0" w:lineRule="auto"/>
        <w:ind w:firstLine="720"/>
        <w:jc w:val="both"/>
        <w:rPr>
          <w:sz w:val="24"/>
          <w:szCs w:val="24"/>
        </w:rPr>
      </w:pPr>
      <w:r w:rsidDel="00000000" w:rsidR="00000000" w:rsidRPr="00000000">
        <w:rPr>
          <w:b w:val="1"/>
          <w:sz w:val="24"/>
          <w:szCs w:val="24"/>
          <w:rtl w:val="0"/>
        </w:rPr>
        <w:t xml:space="preserve">Subheading 2:</w:t>
      </w:r>
      <w:r w:rsidDel="00000000" w:rsidR="00000000" w:rsidRPr="00000000">
        <w:rPr>
          <w:sz w:val="24"/>
          <w:szCs w:val="24"/>
          <w:rtl w:val="0"/>
        </w:rPr>
        <w:t xml:space="preserve"> Counter-claim</w:t>
      </w:r>
    </w:p>
    <w:p w:rsidR="00000000" w:rsidDel="00000000" w:rsidP="00000000" w:rsidRDefault="00000000" w:rsidRPr="00000000" w14:paraId="000002F2">
      <w:pPr>
        <w:pageBreakBefore w:val="0"/>
        <w:spacing w:after="0" w:lineRule="auto"/>
        <w:ind w:firstLine="720"/>
        <w:jc w:val="both"/>
        <w:rPr>
          <w:sz w:val="24"/>
          <w:szCs w:val="24"/>
        </w:rPr>
      </w:pPr>
      <w:r w:rsidDel="00000000" w:rsidR="00000000" w:rsidRPr="00000000">
        <w:rPr>
          <w:sz w:val="24"/>
          <w:szCs w:val="24"/>
          <w:rtl w:val="0"/>
        </w:rPr>
        <w:tab/>
      </w:r>
      <w:r w:rsidDel="00000000" w:rsidR="00000000" w:rsidRPr="00000000">
        <w:rPr>
          <w:b w:val="1"/>
          <w:sz w:val="24"/>
          <w:szCs w:val="24"/>
          <w:rtl w:val="0"/>
        </w:rPr>
        <w:t xml:space="preserve">Para n+1</w:t>
      </w:r>
      <w:r w:rsidDel="00000000" w:rsidR="00000000" w:rsidRPr="00000000">
        <w:rPr>
          <w:sz w:val="24"/>
          <w:szCs w:val="24"/>
          <w:rtl w:val="0"/>
        </w:rPr>
        <w:t xml:space="preserve">: details of the counterclaim. You set out the material facts on which you rely for the counter-claim. </w:t>
      </w:r>
    </w:p>
    <w:p w:rsidR="00000000" w:rsidDel="00000000" w:rsidP="00000000" w:rsidRDefault="00000000" w:rsidRPr="00000000" w14:paraId="000002F3">
      <w:pPr>
        <w:pageBreakBefore w:val="0"/>
        <w:spacing w:after="0" w:lineRule="auto"/>
        <w:jc w:val="both"/>
        <w:rPr>
          <w:sz w:val="24"/>
          <w:szCs w:val="24"/>
        </w:rPr>
      </w:pPr>
      <w:r w:rsidDel="00000000" w:rsidR="00000000" w:rsidRPr="00000000">
        <w:rPr>
          <w:sz w:val="24"/>
          <w:szCs w:val="24"/>
          <w:rtl w:val="0"/>
        </w:rPr>
        <w:t xml:space="preserve">The numbering in the plaint and counter-claim is continuous. Numbering does not begin a fresh.</w:t>
      </w:r>
    </w:p>
    <w:p w:rsidR="00000000" w:rsidDel="00000000" w:rsidP="00000000" w:rsidRDefault="00000000" w:rsidRPr="00000000" w14:paraId="000002F4">
      <w:pPr>
        <w:pageBreakBefore w:val="0"/>
        <w:spacing w:after="0" w:lineRule="auto"/>
        <w:jc w:val="both"/>
        <w:rPr>
          <w:sz w:val="24"/>
          <w:szCs w:val="24"/>
        </w:rPr>
      </w:pPr>
      <w:r w:rsidDel="00000000" w:rsidR="00000000" w:rsidRPr="00000000">
        <w:rPr>
          <w:sz w:val="24"/>
          <w:szCs w:val="24"/>
          <w:rtl w:val="0"/>
        </w:rPr>
        <w:tab/>
      </w:r>
      <w:r w:rsidDel="00000000" w:rsidR="00000000" w:rsidRPr="00000000">
        <w:rPr>
          <w:b w:val="1"/>
          <w:sz w:val="24"/>
          <w:szCs w:val="24"/>
          <w:rtl w:val="0"/>
        </w:rPr>
        <w:t xml:space="preserve">Prayer: </w:t>
      </w:r>
      <w:r w:rsidDel="00000000" w:rsidR="00000000" w:rsidRPr="00000000">
        <w:rPr>
          <w:sz w:val="24"/>
          <w:szCs w:val="24"/>
          <w:rtl w:val="0"/>
        </w:rPr>
        <w:t xml:space="preserve">Reasons wherefore the defendant prays;</w:t>
      </w:r>
    </w:p>
    <w:p w:rsidR="00000000" w:rsidDel="00000000" w:rsidP="00000000" w:rsidRDefault="00000000" w:rsidRPr="00000000" w14:paraId="000002F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That the suit be dismissed with costs; these prayers must relate to the contents of the plaint and the defence.</w:t>
      </w:r>
    </w:p>
    <w:p w:rsidR="00000000" w:rsidDel="00000000" w:rsidP="00000000" w:rsidRDefault="00000000" w:rsidRPr="00000000" w14:paraId="000002F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That judgment be entered for the defendant against the plaintiff for; an injunction and /or the amount in the counter-claim, etc.</w:t>
      </w:r>
    </w:p>
    <w:p w:rsidR="00000000" w:rsidDel="00000000" w:rsidP="00000000" w:rsidRDefault="00000000" w:rsidRPr="00000000" w14:paraId="000002F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Costs of the counter-claim</w:t>
      </w:r>
    </w:p>
    <w:p w:rsidR="00000000" w:rsidDel="00000000" w:rsidP="00000000" w:rsidRDefault="00000000" w:rsidRPr="00000000" w14:paraId="000002F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Interests in (2) and (3) [or whichever]</w:t>
      </w:r>
    </w:p>
    <w:p w:rsidR="00000000" w:rsidDel="00000000" w:rsidP="00000000" w:rsidRDefault="00000000" w:rsidRPr="00000000" w14:paraId="000002F9">
      <w:pPr>
        <w:pageBreakBefore w:val="0"/>
        <w:spacing w:after="0" w:lineRule="auto"/>
        <w:jc w:val="both"/>
        <w:rPr>
          <w:sz w:val="24"/>
          <w:szCs w:val="24"/>
        </w:rPr>
      </w:pPr>
      <w:r w:rsidDel="00000000" w:rsidR="00000000" w:rsidRPr="00000000">
        <w:rPr>
          <w:sz w:val="24"/>
          <w:szCs w:val="24"/>
          <w:rtl w:val="0"/>
        </w:rPr>
        <w:t xml:space="preserve">Ensure you deal with both the suit and the counter-claim in the prayers section. </w:t>
      </w:r>
    </w:p>
    <w:p w:rsidR="00000000" w:rsidDel="00000000" w:rsidP="00000000" w:rsidRDefault="00000000" w:rsidRPr="00000000" w14:paraId="000002FA">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2FB">
      <w:pPr>
        <w:pageBreakBefore w:val="0"/>
        <w:spacing w:after="0" w:lineRule="auto"/>
        <w:jc w:val="both"/>
        <w:rPr>
          <w:sz w:val="24"/>
          <w:szCs w:val="24"/>
        </w:rPr>
      </w:pPr>
      <w:r w:rsidDel="00000000" w:rsidR="00000000" w:rsidRPr="00000000">
        <w:rPr>
          <w:sz w:val="24"/>
          <w:szCs w:val="24"/>
          <w:rtl w:val="0"/>
        </w:rPr>
        <w:t xml:space="preserve">Once a counter-claim has been entered, it is upon the plaintiff to file a defence to that counter-claim. Otherwise he is subject to the same rules governing the defendant.</w:t>
      </w:r>
      <w:r w:rsidDel="00000000" w:rsidR="00000000" w:rsidRPr="00000000">
        <w:rPr>
          <w:sz w:val="24"/>
          <w:szCs w:val="24"/>
          <w:vertAlign w:val="superscript"/>
        </w:rPr>
        <w:footnoteReference w:customMarkFollows="0" w:id="34"/>
      </w:r>
      <w:r w:rsidDel="00000000" w:rsidR="00000000" w:rsidRPr="00000000">
        <w:rPr>
          <w:rtl w:val="0"/>
        </w:rPr>
      </w:r>
    </w:p>
    <w:p w:rsidR="00000000" w:rsidDel="00000000" w:rsidP="00000000" w:rsidRDefault="00000000" w:rsidRPr="00000000" w14:paraId="000002FC">
      <w:pPr>
        <w:pageBreakBefore w:val="0"/>
        <w:spacing w:after="0" w:lineRule="auto"/>
        <w:jc w:val="both"/>
        <w:rPr>
          <w:sz w:val="24"/>
          <w:szCs w:val="24"/>
        </w:rPr>
      </w:pPr>
      <w:r w:rsidDel="00000000" w:rsidR="00000000" w:rsidRPr="00000000">
        <w:rPr>
          <w:sz w:val="24"/>
          <w:szCs w:val="24"/>
          <w:rtl w:val="0"/>
        </w:rPr>
        <w:t xml:space="preserve">Where a defendant is filing a counter-claim, it must be served on all the persons against whom the counter-claim is being made. The accompanying documents are the same as those accompanying a plaint.</w:t>
      </w:r>
    </w:p>
    <w:p w:rsidR="00000000" w:rsidDel="00000000" w:rsidP="00000000" w:rsidRDefault="00000000" w:rsidRPr="00000000" w14:paraId="000002FD">
      <w:pPr>
        <w:pageBreakBefore w:val="0"/>
        <w:spacing w:after="0" w:lineRule="auto"/>
        <w:jc w:val="both"/>
        <w:rPr>
          <w:b w:val="1"/>
          <w:sz w:val="24"/>
          <w:szCs w:val="24"/>
        </w:rPr>
      </w:pPr>
      <w:r w:rsidDel="00000000" w:rsidR="00000000" w:rsidRPr="00000000">
        <w:rPr>
          <w:sz w:val="24"/>
          <w:szCs w:val="24"/>
          <w:rtl w:val="0"/>
        </w:rPr>
        <w:t xml:space="preserve">A defence to the counter-claim must be filed.</w:t>
      </w:r>
      <w:r w:rsidDel="00000000" w:rsidR="00000000" w:rsidRPr="00000000">
        <w:rPr>
          <w:sz w:val="24"/>
          <w:szCs w:val="24"/>
          <w:vertAlign w:val="superscript"/>
        </w:rPr>
        <w:footnoteReference w:customMarkFollows="0" w:id="35"/>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FE">
      <w:pPr>
        <w:pageBreakBefore w:val="0"/>
        <w:spacing w:after="0" w:lineRule="auto"/>
        <w:jc w:val="both"/>
        <w:rPr>
          <w:sz w:val="24"/>
          <w:szCs w:val="24"/>
        </w:rPr>
      </w:pPr>
      <w:r w:rsidDel="00000000" w:rsidR="00000000" w:rsidRPr="00000000">
        <w:rPr>
          <w:sz w:val="24"/>
          <w:szCs w:val="24"/>
          <w:rtl w:val="0"/>
        </w:rPr>
        <w:t xml:space="preserve">If the counter-claim cannot be conveniently tried with the other suit, the court can order a separation of the suits.</w:t>
      </w:r>
      <w:r w:rsidDel="00000000" w:rsidR="00000000" w:rsidRPr="00000000">
        <w:rPr>
          <w:sz w:val="24"/>
          <w:szCs w:val="24"/>
          <w:vertAlign w:val="superscript"/>
        </w:rPr>
        <w:footnoteReference w:customMarkFollows="0" w:id="36"/>
      </w:r>
      <w:r w:rsidDel="00000000" w:rsidR="00000000" w:rsidRPr="00000000">
        <w:rPr>
          <w:sz w:val="24"/>
          <w:szCs w:val="24"/>
          <w:rtl w:val="0"/>
        </w:rPr>
        <w:t xml:space="preserve"> </w:t>
      </w:r>
    </w:p>
    <w:p w:rsidR="00000000" w:rsidDel="00000000" w:rsidP="00000000" w:rsidRDefault="00000000" w:rsidRPr="00000000" w14:paraId="000002FF">
      <w:pPr>
        <w:pageBreakBefore w:val="0"/>
        <w:spacing w:after="0" w:lineRule="auto"/>
        <w:jc w:val="both"/>
        <w:rPr>
          <w:sz w:val="24"/>
          <w:szCs w:val="24"/>
        </w:rPr>
      </w:pPr>
      <w:r w:rsidDel="00000000" w:rsidR="00000000" w:rsidRPr="00000000">
        <w:rPr>
          <w:sz w:val="24"/>
          <w:szCs w:val="24"/>
          <w:rtl w:val="0"/>
        </w:rPr>
        <w:t xml:space="preserve">Where a suit is dismissed without trial, e.g. for want of prosecution or it is settled or referred to arbitration, this does not terminate the counter-claim. This is because the counter-claim is a separate trial. This is the essential difference between the counter-claim and the set-off.</w:t>
      </w:r>
      <w:r w:rsidDel="00000000" w:rsidR="00000000" w:rsidRPr="00000000">
        <w:rPr>
          <w:sz w:val="24"/>
          <w:szCs w:val="24"/>
          <w:vertAlign w:val="superscript"/>
        </w:rPr>
        <w:footnoteReference w:customMarkFollows="0" w:id="37"/>
      </w:r>
      <w:r w:rsidDel="00000000" w:rsidR="00000000" w:rsidRPr="00000000">
        <w:rPr>
          <w:rtl w:val="0"/>
        </w:rPr>
      </w:r>
    </w:p>
    <w:p w:rsidR="00000000" w:rsidDel="00000000" w:rsidP="00000000" w:rsidRDefault="00000000" w:rsidRPr="00000000" w14:paraId="00000300">
      <w:pPr>
        <w:pageBreakBefore w:val="0"/>
        <w:spacing w:after="0" w:lineRule="auto"/>
        <w:jc w:val="both"/>
        <w:rPr>
          <w:sz w:val="24"/>
          <w:szCs w:val="24"/>
        </w:rPr>
      </w:pPr>
      <w:r w:rsidDel="00000000" w:rsidR="00000000" w:rsidRPr="00000000">
        <w:rPr>
          <w:sz w:val="24"/>
          <w:szCs w:val="24"/>
          <w:rtl w:val="0"/>
        </w:rPr>
        <w:t xml:space="preserve">If there is a success of the defence of set-off, the plaintiff’s award is reduced by the amount that is set-off. If there is success on the counter-claim, there is a balancing-off. the parties pay each other what the other has succeeded on.</w:t>
      </w:r>
      <w:r w:rsidDel="00000000" w:rsidR="00000000" w:rsidRPr="00000000">
        <w:rPr>
          <w:sz w:val="24"/>
          <w:szCs w:val="24"/>
          <w:vertAlign w:val="superscript"/>
        </w:rPr>
        <w:footnoteReference w:customMarkFollows="0" w:id="38"/>
      </w:r>
      <w:r w:rsidDel="00000000" w:rsidR="00000000" w:rsidRPr="00000000">
        <w:rPr>
          <w:sz w:val="24"/>
          <w:szCs w:val="24"/>
          <w:rtl w:val="0"/>
        </w:rPr>
        <w:t xml:space="preserve">  </w:t>
      </w:r>
    </w:p>
    <w:p w:rsidR="00000000" w:rsidDel="00000000" w:rsidP="00000000" w:rsidRDefault="00000000" w:rsidRPr="00000000" w14:paraId="00000301">
      <w:pPr>
        <w:pageBreakBefore w:val="0"/>
        <w:spacing w:after="0" w:lineRule="auto"/>
        <w:jc w:val="both"/>
        <w:rPr>
          <w:sz w:val="24"/>
          <w:szCs w:val="24"/>
        </w:rPr>
      </w:pPr>
      <w:r w:rsidDel="00000000" w:rsidR="00000000" w:rsidRPr="00000000">
        <w:rPr>
          <w:sz w:val="24"/>
          <w:szCs w:val="24"/>
          <w:rtl w:val="0"/>
        </w:rPr>
        <w:t xml:space="preserve">After reply, any subsequent pleadings sought to be filed may only be filed with the leave of the court. These include; rejoinders, etc. </w:t>
      </w:r>
    </w:p>
    <w:p w:rsidR="00000000" w:rsidDel="00000000" w:rsidP="00000000" w:rsidRDefault="00000000" w:rsidRPr="00000000" w14:paraId="00000302">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303">
      <w:pPr>
        <w:pageBreakBefore w:val="0"/>
        <w:spacing w:after="0" w:lineRule="auto"/>
        <w:jc w:val="both"/>
        <w:rPr>
          <w:b w:val="1"/>
          <w:sz w:val="24"/>
          <w:szCs w:val="24"/>
        </w:rPr>
      </w:pPr>
      <w:r w:rsidDel="00000000" w:rsidR="00000000" w:rsidRPr="00000000">
        <w:rPr>
          <w:b w:val="1"/>
          <w:sz w:val="24"/>
          <w:szCs w:val="24"/>
          <w:rtl w:val="0"/>
        </w:rPr>
        <w:t xml:space="preserve">THIRD PARTY PROCEDURE</w:t>
      </w:r>
      <w:r w:rsidDel="00000000" w:rsidR="00000000" w:rsidRPr="00000000">
        <w:rPr>
          <w:b w:val="1"/>
          <w:sz w:val="24"/>
          <w:szCs w:val="24"/>
          <w:vertAlign w:val="superscript"/>
        </w:rPr>
        <w:footnoteReference w:customMarkFollows="0" w:id="39"/>
      </w:r>
      <w:r w:rsidDel="00000000" w:rsidR="00000000" w:rsidRPr="00000000">
        <w:rPr>
          <w:rtl w:val="0"/>
        </w:rPr>
      </w:r>
    </w:p>
    <w:p w:rsidR="00000000" w:rsidDel="00000000" w:rsidP="00000000" w:rsidRDefault="00000000" w:rsidRPr="00000000" w14:paraId="00000304">
      <w:pPr>
        <w:pageBreakBefore w:val="0"/>
        <w:spacing w:after="0" w:lineRule="auto"/>
        <w:jc w:val="both"/>
        <w:rPr>
          <w:sz w:val="24"/>
          <w:szCs w:val="24"/>
        </w:rPr>
      </w:pPr>
      <w:r w:rsidDel="00000000" w:rsidR="00000000" w:rsidRPr="00000000">
        <w:rPr>
          <w:sz w:val="24"/>
          <w:szCs w:val="24"/>
          <w:rtl w:val="0"/>
        </w:rPr>
        <w:t xml:space="preserve">This is a procedure where the defendant seeks to make a claim against either a person who is not a party to the existing suit he is defending, or he wants to make a claim against a co-defendant. This arises where the defendant seeks contribution or indemnity, or he is claiming relief or a remedy which relates to the original subject matter already in the suit. Or he wants the issue he is bringing up to be determined in this present suit.</w:t>
      </w:r>
    </w:p>
    <w:p w:rsidR="00000000" w:rsidDel="00000000" w:rsidP="00000000" w:rsidRDefault="00000000" w:rsidRPr="00000000" w14:paraId="00000305">
      <w:pPr>
        <w:pageBreakBefore w:val="0"/>
        <w:spacing w:after="0" w:lineRule="auto"/>
        <w:jc w:val="both"/>
        <w:rPr>
          <w:sz w:val="24"/>
          <w:szCs w:val="24"/>
        </w:rPr>
      </w:pPr>
      <w:r w:rsidDel="00000000" w:rsidR="00000000" w:rsidRPr="00000000">
        <w:rPr>
          <w:sz w:val="24"/>
          <w:szCs w:val="24"/>
          <w:rtl w:val="0"/>
        </w:rPr>
        <w:t xml:space="preserve">Examples where this arises are; in accident cases, joint contractors in contracts. Indemnity cases: contracts of insurance. Indemnity arises because of contractual obligation/ liability.</w:t>
      </w:r>
    </w:p>
    <w:p w:rsidR="00000000" w:rsidDel="00000000" w:rsidP="00000000" w:rsidRDefault="00000000" w:rsidRPr="00000000" w14:paraId="00000306">
      <w:pPr>
        <w:pageBreakBefore w:val="0"/>
        <w:spacing w:after="0" w:lineRule="auto"/>
        <w:jc w:val="both"/>
        <w:rPr>
          <w:sz w:val="24"/>
          <w:szCs w:val="24"/>
        </w:rPr>
      </w:pPr>
      <w:r w:rsidDel="00000000" w:rsidR="00000000" w:rsidRPr="00000000">
        <w:rPr>
          <w:sz w:val="24"/>
          <w:szCs w:val="24"/>
          <w:rtl w:val="0"/>
        </w:rPr>
        <w:t xml:space="preserve">Third party procedure arises whenever a defendant wants to claim contribution or indemnity from a third party.</w:t>
      </w:r>
    </w:p>
    <w:p w:rsidR="00000000" w:rsidDel="00000000" w:rsidP="00000000" w:rsidRDefault="00000000" w:rsidRPr="00000000" w14:paraId="00000307">
      <w:pPr>
        <w:pageBreakBefore w:val="0"/>
        <w:spacing w:after="0" w:lineRule="auto"/>
        <w:jc w:val="both"/>
        <w:rPr>
          <w:sz w:val="24"/>
          <w:szCs w:val="24"/>
        </w:rPr>
      </w:pPr>
      <w:r w:rsidDel="00000000" w:rsidR="00000000" w:rsidRPr="00000000">
        <w:rPr>
          <w:sz w:val="24"/>
          <w:szCs w:val="24"/>
          <w:rtl w:val="0"/>
        </w:rPr>
        <w:t xml:space="preserve">The rationale is to avoid multiplicity of suits since the parties and issues are substantially the same. This also avoids the possibility of a conflict of decisions. It also serves to save expense. </w:t>
      </w:r>
    </w:p>
    <w:p w:rsidR="00000000" w:rsidDel="00000000" w:rsidP="00000000" w:rsidRDefault="00000000" w:rsidRPr="00000000" w14:paraId="00000308">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309">
      <w:pPr>
        <w:pageBreakBefore w:val="0"/>
        <w:spacing w:after="0" w:lineRule="auto"/>
        <w:jc w:val="both"/>
        <w:rPr>
          <w:b w:val="1"/>
          <w:sz w:val="24"/>
          <w:szCs w:val="24"/>
        </w:rPr>
      </w:pPr>
      <w:r w:rsidDel="00000000" w:rsidR="00000000" w:rsidRPr="00000000">
        <w:rPr>
          <w:b w:val="1"/>
          <w:sz w:val="24"/>
          <w:szCs w:val="24"/>
          <w:rtl w:val="0"/>
        </w:rPr>
        <w:t xml:space="preserve">Instituting Third party proceedings</w:t>
      </w:r>
    </w:p>
    <w:p w:rsidR="00000000" w:rsidDel="00000000" w:rsidP="00000000" w:rsidRDefault="00000000" w:rsidRPr="00000000" w14:paraId="0000030A">
      <w:pPr>
        <w:pageBreakBefore w:val="0"/>
        <w:spacing w:after="0" w:lineRule="auto"/>
        <w:jc w:val="both"/>
        <w:rPr>
          <w:sz w:val="24"/>
          <w:szCs w:val="24"/>
        </w:rPr>
      </w:pPr>
      <w:r w:rsidDel="00000000" w:rsidR="00000000" w:rsidRPr="00000000">
        <w:rPr>
          <w:sz w:val="24"/>
          <w:szCs w:val="24"/>
          <w:rtl w:val="0"/>
        </w:rPr>
        <w:t xml:space="preserve">This is done by issuing third party notice with the leave of the court. </w:t>
      </w:r>
    </w:p>
    <w:p w:rsidR="00000000" w:rsidDel="00000000" w:rsidP="00000000" w:rsidRDefault="00000000" w:rsidRPr="00000000" w14:paraId="0000030B">
      <w:pPr>
        <w:pageBreakBefore w:val="0"/>
        <w:spacing w:after="0" w:lineRule="auto"/>
        <w:jc w:val="both"/>
        <w:rPr>
          <w:sz w:val="24"/>
          <w:szCs w:val="24"/>
        </w:rPr>
      </w:pPr>
      <w:r w:rsidDel="00000000" w:rsidR="00000000" w:rsidRPr="00000000">
        <w:rPr>
          <w:sz w:val="24"/>
          <w:szCs w:val="24"/>
          <w:rtl w:val="0"/>
        </w:rPr>
        <w:t xml:space="preserve">The leave is sought by way of chamber summons and the chamber summons may be processed </w:t>
      </w:r>
      <w:r w:rsidDel="00000000" w:rsidR="00000000" w:rsidRPr="00000000">
        <w:rPr>
          <w:i w:val="1"/>
          <w:sz w:val="24"/>
          <w:szCs w:val="24"/>
          <w:rtl w:val="0"/>
        </w:rPr>
        <w:t xml:space="preserve">ex parte.</w:t>
      </w:r>
      <w:r w:rsidDel="00000000" w:rsidR="00000000" w:rsidRPr="00000000">
        <w:rPr>
          <w:sz w:val="24"/>
          <w:szCs w:val="24"/>
          <w:rtl w:val="0"/>
        </w:rPr>
        <w:t xml:space="preserve"> This application must be supported by an affidavit.</w:t>
      </w:r>
      <w:r w:rsidDel="00000000" w:rsidR="00000000" w:rsidRPr="00000000">
        <w:rPr>
          <w:sz w:val="24"/>
          <w:szCs w:val="24"/>
          <w:vertAlign w:val="superscript"/>
        </w:rPr>
        <w:footnoteReference w:customMarkFollows="0" w:id="40"/>
      </w:r>
      <w:r w:rsidDel="00000000" w:rsidR="00000000" w:rsidRPr="00000000">
        <w:rPr>
          <w:sz w:val="24"/>
          <w:szCs w:val="24"/>
          <w:rtl w:val="0"/>
        </w:rPr>
        <w:t xml:space="preserve"> If the leave is granted, the notice must be filed and served on the third party in accordance with the rules on Order 5. </w:t>
      </w:r>
    </w:p>
    <w:p w:rsidR="00000000" w:rsidDel="00000000" w:rsidP="00000000" w:rsidRDefault="00000000" w:rsidRPr="00000000" w14:paraId="0000030C">
      <w:pPr>
        <w:pageBreakBefore w:val="0"/>
        <w:spacing w:after="0" w:lineRule="auto"/>
        <w:jc w:val="both"/>
        <w:rPr>
          <w:sz w:val="24"/>
          <w:szCs w:val="24"/>
        </w:rPr>
      </w:pPr>
      <w:r w:rsidDel="00000000" w:rsidR="00000000" w:rsidRPr="00000000">
        <w:rPr>
          <w:sz w:val="24"/>
          <w:szCs w:val="24"/>
          <w:rtl w:val="0"/>
        </w:rPr>
        <w:t xml:space="preserve">The notice sets out the nature and grounds of the claim against the third party. The notice must also be accompanied by the plaint. </w:t>
      </w:r>
    </w:p>
    <w:p w:rsidR="00000000" w:rsidDel="00000000" w:rsidP="00000000" w:rsidRDefault="00000000" w:rsidRPr="00000000" w14:paraId="0000030D">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30E">
      <w:pPr>
        <w:pageBreakBefore w:val="0"/>
        <w:spacing w:after="0" w:lineRule="auto"/>
        <w:jc w:val="both"/>
        <w:rPr>
          <w:b w:val="1"/>
          <w:sz w:val="24"/>
          <w:szCs w:val="24"/>
        </w:rPr>
      </w:pPr>
      <w:r w:rsidDel="00000000" w:rsidR="00000000" w:rsidRPr="00000000">
        <w:rPr>
          <w:b w:val="1"/>
          <w:sz w:val="24"/>
          <w:szCs w:val="24"/>
          <w:rtl w:val="0"/>
        </w:rPr>
        <w:t xml:space="preserve">Drafting the third party notice</w:t>
      </w:r>
    </w:p>
    <w:p w:rsidR="00000000" w:rsidDel="00000000" w:rsidP="00000000" w:rsidRDefault="00000000" w:rsidRPr="00000000" w14:paraId="0000030F">
      <w:pPr>
        <w:pageBreakBefore w:val="0"/>
        <w:spacing w:after="0" w:lineRule="auto"/>
        <w:jc w:val="both"/>
        <w:rPr>
          <w:sz w:val="24"/>
          <w:szCs w:val="24"/>
        </w:rPr>
      </w:pPr>
      <w:r w:rsidDel="00000000" w:rsidR="00000000" w:rsidRPr="00000000">
        <w:rPr>
          <w:sz w:val="24"/>
          <w:szCs w:val="24"/>
          <w:rtl w:val="0"/>
        </w:rPr>
        <w:t xml:space="preserve">A third party notice takes the prescribed form with the necessary adjustments [Form No. 1 of Appendix A to the Rules].</w:t>
      </w:r>
    </w:p>
    <w:p w:rsidR="00000000" w:rsidDel="00000000" w:rsidP="00000000" w:rsidRDefault="00000000" w:rsidRPr="00000000" w14:paraId="00000310">
      <w:pPr>
        <w:pageBreakBefore w:val="0"/>
        <w:spacing w:after="0" w:lineRule="auto"/>
        <w:jc w:val="both"/>
        <w:rPr>
          <w:sz w:val="24"/>
          <w:szCs w:val="24"/>
        </w:rPr>
      </w:pPr>
      <w:r w:rsidDel="00000000" w:rsidR="00000000" w:rsidRPr="00000000">
        <w:rPr>
          <w:sz w:val="24"/>
          <w:szCs w:val="24"/>
          <w:rtl w:val="0"/>
        </w:rPr>
        <w:t xml:space="preserve">A third party is also entitled to issue his third party notice to another party.</w:t>
      </w:r>
      <w:r w:rsidDel="00000000" w:rsidR="00000000" w:rsidRPr="00000000">
        <w:rPr>
          <w:sz w:val="24"/>
          <w:szCs w:val="24"/>
          <w:vertAlign w:val="superscript"/>
        </w:rPr>
        <w:footnoteReference w:customMarkFollows="0" w:id="41"/>
      </w:r>
      <w:r w:rsidDel="00000000" w:rsidR="00000000" w:rsidRPr="00000000">
        <w:rPr>
          <w:sz w:val="24"/>
          <w:szCs w:val="24"/>
          <w:rtl w:val="0"/>
        </w:rPr>
        <w:t xml:space="preserve"> The plaintiff in this case is not interested in the third party. Therefore there are no claims or proceedings between the plaintiff and the third party. </w:t>
      </w:r>
    </w:p>
    <w:p w:rsidR="00000000" w:rsidDel="00000000" w:rsidP="00000000" w:rsidRDefault="00000000" w:rsidRPr="00000000" w14:paraId="00000311">
      <w:pPr>
        <w:pageBreakBefore w:val="0"/>
        <w:spacing w:after="0" w:lineRule="auto"/>
        <w:jc w:val="both"/>
        <w:rPr>
          <w:sz w:val="24"/>
          <w:szCs w:val="24"/>
        </w:rPr>
      </w:pPr>
      <w:r w:rsidDel="00000000" w:rsidR="00000000" w:rsidRPr="00000000">
        <w:rPr>
          <w:sz w:val="24"/>
          <w:szCs w:val="24"/>
          <w:rtl w:val="0"/>
        </w:rPr>
        <w:t xml:space="preserve">If the plaintiff’s suit succeeds, the plaintiff will enforce his judgment against the defendant. If the third party notice succeeds, the defendant can look to the third party to contribute to the amount he is found liable for, i.e. he makes the payment to the plaintiff then claims the contribution from the third party.</w:t>
      </w:r>
    </w:p>
    <w:p w:rsidR="00000000" w:rsidDel="00000000" w:rsidP="00000000" w:rsidRDefault="00000000" w:rsidRPr="00000000" w14:paraId="00000312">
      <w:pPr>
        <w:pageBreakBefore w:val="0"/>
        <w:spacing w:after="0" w:lineRule="auto"/>
        <w:jc w:val="both"/>
        <w:rPr>
          <w:sz w:val="24"/>
          <w:szCs w:val="24"/>
        </w:rPr>
      </w:pPr>
      <w:r w:rsidDel="00000000" w:rsidR="00000000" w:rsidRPr="00000000">
        <w:rPr>
          <w:sz w:val="24"/>
          <w:szCs w:val="24"/>
          <w:rtl w:val="0"/>
        </w:rPr>
        <w:t xml:space="preserve">Where there is a default judgment against the defendant, the negligence of the third party will then have to be established before he is found liable. Then his contribution or indemnity can only be paid once the defendant has satisfied the plaintiff’s judgment. If the defendant is not liable, then the suit simply collapses. The defendant can therefore not claim against the third party either. </w:t>
      </w:r>
    </w:p>
    <w:p w:rsidR="00000000" w:rsidDel="00000000" w:rsidP="00000000" w:rsidRDefault="00000000" w:rsidRPr="00000000" w14:paraId="00000313">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314">
      <w:pPr>
        <w:pageBreakBefore w:val="0"/>
        <w:spacing w:after="0" w:lineRule="auto"/>
        <w:jc w:val="both"/>
        <w:rPr>
          <w:b w:val="1"/>
          <w:sz w:val="24"/>
          <w:szCs w:val="24"/>
        </w:rPr>
      </w:pPr>
      <w:r w:rsidDel="00000000" w:rsidR="00000000" w:rsidRPr="00000000">
        <w:rPr>
          <w:b w:val="1"/>
          <w:sz w:val="24"/>
          <w:szCs w:val="24"/>
          <w:rtl w:val="0"/>
        </w:rPr>
        <w:t xml:space="preserve">INTERPLEADER PROCEEDINGS</w:t>
      </w:r>
      <w:r w:rsidDel="00000000" w:rsidR="00000000" w:rsidRPr="00000000">
        <w:rPr>
          <w:b w:val="1"/>
          <w:sz w:val="24"/>
          <w:szCs w:val="24"/>
          <w:vertAlign w:val="superscript"/>
        </w:rPr>
        <w:footnoteReference w:customMarkFollows="0" w:id="42"/>
      </w:r>
      <w:r w:rsidDel="00000000" w:rsidR="00000000" w:rsidRPr="00000000">
        <w:rPr>
          <w:rtl w:val="0"/>
        </w:rPr>
      </w:r>
    </w:p>
    <w:p w:rsidR="00000000" w:rsidDel="00000000" w:rsidP="00000000" w:rsidRDefault="00000000" w:rsidRPr="00000000" w14:paraId="00000315">
      <w:pPr>
        <w:pageBreakBefore w:val="0"/>
        <w:spacing w:after="0" w:lineRule="auto"/>
        <w:jc w:val="both"/>
        <w:rPr>
          <w:sz w:val="24"/>
          <w:szCs w:val="24"/>
        </w:rPr>
      </w:pPr>
      <w:r w:rsidDel="00000000" w:rsidR="00000000" w:rsidRPr="00000000">
        <w:rPr>
          <w:sz w:val="24"/>
          <w:szCs w:val="24"/>
          <w:rtl w:val="0"/>
        </w:rPr>
        <w:t xml:space="preserve">This is a proceeding where an innocent person holding property claimed by adverse parties seeks the determination of the court as to which of the rival claimants can be given the property, less the charges he is owed. Examples: a bank in regards to owners of a joint account; a garage owner in regard to a vehicle in storage; an advocate transacting in land and holding money as a stakeholder; life insurers – where a cheque must be paid out but two claimants arise; a court broker who attaches property to enforce a judgement and the claimants are the decree holder and the original property owner; warehouses, transport companies, the government on paying monies on compulsory acquisition, and two persons claim to be rightful owners of the land compulsorily acquired.</w:t>
      </w:r>
    </w:p>
    <w:p w:rsidR="00000000" w:rsidDel="00000000" w:rsidP="00000000" w:rsidRDefault="00000000" w:rsidRPr="00000000" w14:paraId="00000316">
      <w:pPr>
        <w:pageBreakBefore w:val="0"/>
        <w:spacing w:after="0" w:lineRule="auto"/>
        <w:jc w:val="both"/>
        <w:rPr>
          <w:sz w:val="24"/>
          <w:szCs w:val="24"/>
        </w:rPr>
      </w:pPr>
      <w:r w:rsidDel="00000000" w:rsidR="00000000" w:rsidRPr="00000000">
        <w:rPr>
          <w:sz w:val="24"/>
          <w:szCs w:val="24"/>
          <w:rtl w:val="0"/>
        </w:rPr>
        <w:t xml:space="preserve">These proceedings are brought with the purpose of interpleading the claimants, i.e. asking them to plead against each other.</w:t>
      </w:r>
    </w:p>
    <w:p w:rsidR="00000000" w:rsidDel="00000000" w:rsidP="00000000" w:rsidRDefault="00000000" w:rsidRPr="00000000" w14:paraId="00000317">
      <w:pPr>
        <w:pageBreakBefore w:val="0"/>
        <w:spacing w:after="0" w:lineRule="auto"/>
        <w:jc w:val="both"/>
        <w:rPr>
          <w:sz w:val="24"/>
          <w:szCs w:val="24"/>
        </w:rPr>
      </w:pPr>
      <w:r w:rsidDel="00000000" w:rsidR="00000000" w:rsidRPr="00000000">
        <w:rPr>
          <w:sz w:val="24"/>
          <w:szCs w:val="24"/>
          <w:rtl w:val="0"/>
        </w:rPr>
        <w:t xml:space="preserve">He approaches the court by way of originating summons to institute the </w:t>
      </w:r>
      <w:sdt>
        <w:sdtPr>
          <w:tag w:val="goog_rdk_34"/>
        </w:sdtPr>
        <w:sdtContent>
          <w:commentRangeStart w:id="26"/>
        </w:sdtContent>
      </w:sdt>
      <w:r w:rsidDel="00000000" w:rsidR="00000000" w:rsidRPr="00000000">
        <w:rPr>
          <w:sz w:val="24"/>
          <w:szCs w:val="24"/>
          <w:rtl w:val="0"/>
        </w:rPr>
        <w:t xml:space="preserve">proceedings</w:t>
      </w:r>
      <w:commentRangeEnd w:id="26"/>
      <w:r w:rsidDel="00000000" w:rsidR="00000000" w:rsidRPr="00000000">
        <w:commentReference w:id="26"/>
      </w:r>
      <w:r w:rsidDel="00000000" w:rsidR="00000000" w:rsidRPr="00000000">
        <w:rPr>
          <w:sz w:val="24"/>
          <w:szCs w:val="24"/>
          <w:rtl w:val="0"/>
        </w:rPr>
        <w:t xml:space="preserve">.</w:t>
      </w:r>
    </w:p>
    <w:p w:rsidR="00000000" w:rsidDel="00000000" w:rsidP="00000000" w:rsidRDefault="00000000" w:rsidRPr="00000000" w14:paraId="00000318">
      <w:pPr>
        <w:pageBreakBefore w:val="0"/>
        <w:spacing w:after="0" w:lineRule="auto"/>
        <w:jc w:val="both"/>
        <w:rPr>
          <w:sz w:val="24"/>
          <w:szCs w:val="24"/>
        </w:rPr>
      </w:pPr>
      <w:r w:rsidDel="00000000" w:rsidR="00000000" w:rsidRPr="00000000">
        <w:rPr>
          <w:sz w:val="24"/>
          <w:szCs w:val="24"/>
          <w:rtl w:val="0"/>
        </w:rPr>
        <w:t xml:space="preserve">It is a two stage procedure:</w:t>
      </w:r>
    </w:p>
    <w:p w:rsidR="00000000" w:rsidDel="00000000" w:rsidP="00000000" w:rsidRDefault="00000000" w:rsidRPr="00000000" w14:paraId="0000031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The leave stage</w:t>
      </w: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holder will apply to the court for leave to institute the proceedings. He must satisfy the court that;</w:t>
      </w:r>
    </w:p>
    <w:p w:rsidR="00000000" w:rsidDel="00000000" w:rsidP="00000000" w:rsidRDefault="00000000" w:rsidRPr="00000000" w14:paraId="0000031B">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81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 holds the property</w:t>
      </w:r>
    </w:p>
    <w:p w:rsidR="00000000" w:rsidDel="00000000" w:rsidP="00000000" w:rsidRDefault="00000000" w:rsidRPr="00000000" w14:paraId="0000031C">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81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 has no interest other than his own charges</w:t>
      </w:r>
    </w:p>
    <w:p w:rsidR="00000000" w:rsidDel="00000000" w:rsidP="00000000" w:rsidRDefault="00000000" w:rsidRPr="00000000" w14:paraId="0000031D">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81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are adverse claims</w:t>
      </w:r>
    </w:p>
    <w:p w:rsidR="00000000" w:rsidDel="00000000" w:rsidP="00000000" w:rsidRDefault="00000000" w:rsidRPr="00000000" w14:paraId="0000031E">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81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 has not colluded with any of them</w:t>
      </w:r>
    </w:p>
    <w:p w:rsidR="00000000" w:rsidDel="00000000" w:rsidP="00000000" w:rsidRDefault="00000000" w:rsidRPr="00000000" w14:paraId="0000031F">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81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 is prepared to release the property in accordance with the court’s direction.</w:t>
      </w:r>
    </w:p>
    <w:p w:rsidR="00000000" w:rsidDel="00000000" w:rsidP="00000000" w:rsidRDefault="00000000" w:rsidRPr="00000000" w14:paraId="0000032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Interpleading</w:t>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Once he has satisfied this, the court will direct that the two rival claimants pursue each other. It will direct who shall be the plaintiff and who is the defendant and what are the issues. Once this is done, the normal process of litigation will begin.</w:t>
      </w:r>
    </w:p>
    <w:p w:rsidR="00000000" w:rsidDel="00000000" w:rsidP="00000000" w:rsidRDefault="00000000" w:rsidRPr="00000000" w14:paraId="00000322">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323">
      <w:pPr>
        <w:pageBreakBefore w:val="0"/>
        <w:pBdr>
          <w:bottom w:color="000000" w:space="1" w:sz="4" w:val="single"/>
        </w:pBdr>
        <w:spacing w:after="0" w:lineRule="auto"/>
        <w:jc w:val="both"/>
        <w:rPr>
          <w:b w:val="1"/>
          <w:sz w:val="24"/>
          <w:szCs w:val="24"/>
        </w:rPr>
      </w:pPr>
      <w:r w:rsidDel="00000000" w:rsidR="00000000" w:rsidRPr="00000000">
        <w:rPr>
          <w:b w:val="1"/>
          <w:sz w:val="24"/>
          <w:szCs w:val="24"/>
          <w:rtl w:val="0"/>
        </w:rPr>
        <w:t xml:space="preserve">INTERLOCUTORY/ INTERIM APPLICATIONS</w:t>
      </w:r>
    </w:p>
    <w:p w:rsidR="00000000" w:rsidDel="00000000" w:rsidP="00000000" w:rsidRDefault="00000000" w:rsidRPr="00000000" w14:paraId="00000324">
      <w:pPr>
        <w:pageBreakBefore w:val="0"/>
        <w:spacing w:after="0" w:lineRule="auto"/>
        <w:jc w:val="both"/>
        <w:rPr>
          <w:sz w:val="24"/>
          <w:szCs w:val="24"/>
        </w:rPr>
      </w:pPr>
      <w:r w:rsidDel="00000000" w:rsidR="00000000" w:rsidRPr="00000000">
        <w:rPr>
          <w:sz w:val="24"/>
          <w:szCs w:val="24"/>
          <w:rtl w:val="0"/>
        </w:rPr>
        <w:t xml:space="preserve">There are the processes that occur between the filing of the suit and the determination of the suit. These are in relation to the rights and obligations of the parties before the conclusion of the trial. They seek temporary protection,  adjustments and remedies. The main aim is to retain a just or convenient situation. </w:t>
      </w:r>
    </w:p>
    <w:p w:rsidR="00000000" w:rsidDel="00000000" w:rsidP="00000000" w:rsidRDefault="00000000" w:rsidRPr="00000000" w14:paraId="00000325">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326">
      <w:pPr>
        <w:pageBreakBefore w:val="0"/>
        <w:spacing w:after="0" w:lineRule="auto"/>
        <w:jc w:val="both"/>
        <w:rPr>
          <w:b w:val="1"/>
          <w:sz w:val="24"/>
          <w:szCs w:val="24"/>
        </w:rPr>
      </w:pPr>
      <w:r w:rsidDel="00000000" w:rsidR="00000000" w:rsidRPr="00000000">
        <w:rPr>
          <w:b w:val="1"/>
          <w:sz w:val="24"/>
          <w:szCs w:val="24"/>
          <w:rtl w:val="0"/>
        </w:rPr>
        <w:t xml:space="preserve">Objectives </w:t>
      </w:r>
    </w:p>
    <w:p w:rsidR="00000000" w:rsidDel="00000000" w:rsidP="00000000" w:rsidRDefault="00000000" w:rsidRPr="00000000" w14:paraId="00000327">
      <w:pPr>
        <w:pageBreakBefore w:val="0"/>
        <w:spacing w:after="0" w:lineRule="auto"/>
        <w:jc w:val="both"/>
        <w:rPr>
          <w:sz w:val="24"/>
          <w:szCs w:val="24"/>
        </w:rPr>
      </w:pPr>
      <w:r w:rsidDel="00000000" w:rsidR="00000000" w:rsidRPr="00000000">
        <w:rPr>
          <w:sz w:val="24"/>
          <w:szCs w:val="24"/>
          <w:rtl w:val="0"/>
        </w:rPr>
        <w:t xml:space="preserve">If there are fears of the irreparable harm before the conclusion of the case, such proceedings serve to avoid or mitigate this. </w:t>
      </w:r>
    </w:p>
    <w:p w:rsidR="00000000" w:rsidDel="00000000" w:rsidP="00000000" w:rsidRDefault="00000000" w:rsidRPr="00000000" w14:paraId="0000032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therefore seeks 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maintain or reverse to a peaceable status quo;</w:t>
      </w:r>
      <w:sdt>
        <w:sdtPr>
          <w:tag w:val="goog_rdk_35"/>
        </w:sdtPr>
        <w:sdtContent>
          <w:commentRangeStart w:id="27"/>
        </w:sdtContent>
      </w:sdt>
      <w:r w:rsidDel="00000000" w:rsidR="00000000" w:rsidRPr="00000000">
        <w:rPr>
          <w:rFonts w:ascii="Calibri" w:cs="Calibri" w:eastAsia="Calibri" w:hAnsi="Calibri"/>
          <w:b w:val="1"/>
          <w:i w:val="0"/>
          <w:smallCaps w:val="0"/>
          <w:strike w:val="0"/>
          <w:color w:val="000000"/>
          <w:sz w:val="24"/>
          <w:szCs w:val="24"/>
          <w:u w:val="none"/>
          <w:shd w:fill="auto" w:val="clear"/>
          <w:vertAlign w:val="superscript"/>
        </w:rPr>
        <w:footnoteReference w:customMarkFollows="0" w:id="43"/>
      </w:r>
      <w:commentRangeEnd w:id="27"/>
      <w:r w:rsidDel="00000000" w:rsidR="00000000" w:rsidRPr="00000000">
        <w:commentReference w:id="27"/>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this is what the cases say bu</w:t>
      </w:r>
      <w:r w:rsidDel="00000000" w:rsidR="00000000" w:rsidRPr="00000000">
        <w:rPr>
          <w:b w:val="1"/>
          <w:sz w:val="24"/>
          <w:szCs w:val="24"/>
          <w:rtl w:val="0"/>
        </w:rPr>
        <w:t xml:space="preserve">t it  is not true at all times. </w:t>
      </w:r>
      <w:r w:rsidDel="00000000" w:rsidR="00000000" w:rsidRPr="00000000">
        <w:rPr>
          <w:sz w:val="24"/>
          <w:szCs w:val="24"/>
          <w:rtl w:val="0"/>
        </w:rPr>
        <w:t xml:space="preserve"> Eg for maintaining status quo, if you want a temporary injunction to stop a trespass. To prohibit the entering of the land is the status quo( current situation). To reverse status quo, an interlocutory mandatory injunction to stop the construction of an building since the status quo has already changed. </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avoid hardship or prejudice occurring before the case is decided;</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prevent undeserved advantage through unfair conduct before the matter is decided;</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Keeping a fair balance of things;</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prevent abuse of the legal process.</w:t>
      </w:r>
      <w:r w:rsidDel="00000000" w:rsidR="00000000" w:rsidRPr="00000000">
        <w:rPr>
          <w:rtl w:val="0"/>
        </w:rPr>
      </w:r>
    </w:p>
    <w:p w:rsidR="00000000" w:rsidDel="00000000" w:rsidP="00000000" w:rsidRDefault="00000000" w:rsidRPr="00000000" w14:paraId="0000032D">
      <w:pPr>
        <w:pageBreakBefore w:val="0"/>
        <w:spacing w:after="0" w:lineRule="auto"/>
        <w:jc w:val="both"/>
        <w:rPr>
          <w:b w:val="1"/>
          <w:sz w:val="24"/>
          <w:szCs w:val="24"/>
        </w:rPr>
      </w:pPr>
      <w:r w:rsidDel="00000000" w:rsidR="00000000" w:rsidRPr="00000000">
        <w:rPr>
          <w:b w:val="1"/>
          <w:sz w:val="24"/>
          <w:szCs w:val="24"/>
          <w:rtl w:val="0"/>
        </w:rPr>
        <w:t xml:space="preserve">Applications for interlocutory proceedings</w:t>
      </w:r>
    </w:p>
    <w:p w:rsidR="00000000" w:rsidDel="00000000" w:rsidP="00000000" w:rsidRDefault="00000000" w:rsidRPr="00000000" w14:paraId="0000032E">
      <w:pPr>
        <w:pageBreakBefore w:val="0"/>
        <w:spacing w:after="0" w:lineRule="auto"/>
        <w:jc w:val="both"/>
        <w:rPr>
          <w:sz w:val="24"/>
          <w:szCs w:val="24"/>
        </w:rPr>
      </w:pPr>
      <w:r w:rsidDel="00000000" w:rsidR="00000000" w:rsidRPr="00000000">
        <w:rPr>
          <w:sz w:val="24"/>
          <w:szCs w:val="24"/>
          <w:rtl w:val="0"/>
        </w:rPr>
        <w:t xml:space="preserve">The application is by way of notice of motion</w:t>
      </w:r>
      <w:r w:rsidDel="00000000" w:rsidR="00000000" w:rsidRPr="00000000">
        <w:rPr>
          <w:sz w:val="24"/>
          <w:szCs w:val="24"/>
          <w:vertAlign w:val="superscript"/>
        </w:rPr>
        <w:footnoteReference w:customMarkFollows="0" w:id="44"/>
      </w:r>
      <w:r w:rsidDel="00000000" w:rsidR="00000000" w:rsidRPr="00000000">
        <w:rPr>
          <w:sz w:val="24"/>
          <w:szCs w:val="24"/>
          <w:rtl w:val="0"/>
        </w:rPr>
        <w:t xml:space="preserve"> as a general rule. This is unless the court otherwise orders or as the rules may prescribe. </w:t>
      </w:r>
    </w:p>
    <w:p w:rsidR="00000000" w:rsidDel="00000000" w:rsidP="00000000" w:rsidRDefault="00000000" w:rsidRPr="00000000" w14:paraId="0000032F">
      <w:pPr>
        <w:pageBreakBefore w:val="0"/>
        <w:spacing w:after="0" w:lineRule="auto"/>
        <w:jc w:val="both"/>
        <w:rPr>
          <w:sz w:val="24"/>
          <w:szCs w:val="24"/>
        </w:rPr>
      </w:pPr>
      <w:r w:rsidDel="00000000" w:rsidR="00000000" w:rsidRPr="00000000">
        <w:rPr>
          <w:sz w:val="24"/>
          <w:szCs w:val="24"/>
          <w:rtl w:val="0"/>
        </w:rPr>
        <w:t xml:space="preserve">The Notice of Motion must be supported by an affidavit sworn by the applicant. </w:t>
      </w:r>
    </w:p>
    <w:p w:rsidR="00000000" w:rsidDel="00000000" w:rsidP="00000000" w:rsidRDefault="00000000" w:rsidRPr="00000000" w14:paraId="00000330">
      <w:pPr>
        <w:pageBreakBefore w:val="0"/>
        <w:spacing w:after="0" w:lineRule="auto"/>
        <w:jc w:val="both"/>
        <w:rPr>
          <w:sz w:val="24"/>
          <w:szCs w:val="24"/>
        </w:rPr>
      </w:pPr>
      <w:r w:rsidDel="00000000" w:rsidR="00000000" w:rsidRPr="00000000">
        <w:rPr>
          <w:sz w:val="24"/>
          <w:szCs w:val="24"/>
          <w:rtl w:val="0"/>
        </w:rPr>
        <w:t xml:space="preserve">The application is heard in open court unless the court otherwise directs that it be heard in chambers. </w:t>
      </w:r>
    </w:p>
    <w:p w:rsidR="00000000" w:rsidDel="00000000" w:rsidP="00000000" w:rsidRDefault="00000000" w:rsidRPr="00000000" w14:paraId="00000331">
      <w:pPr>
        <w:pageBreakBefore w:val="0"/>
        <w:spacing w:after="0" w:lineRule="auto"/>
        <w:jc w:val="both"/>
        <w:rPr>
          <w:sz w:val="24"/>
          <w:szCs w:val="24"/>
        </w:rPr>
      </w:pPr>
      <w:r w:rsidDel="00000000" w:rsidR="00000000" w:rsidRPr="00000000">
        <w:rPr>
          <w:sz w:val="24"/>
          <w:szCs w:val="24"/>
          <w:rtl w:val="0"/>
        </w:rPr>
        <w:t xml:space="preserve">Order 40, For detention, preservation or custody of certain property . </w:t>
      </w:r>
    </w:p>
    <w:p w:rsidR="00000000" w:rsidDel="00000000" w:rsidP="00000000" w:rsidRDefault="00000000" w:rsidRPr="00000000" w14:paraId="00000332">
      <w:pPr>
        <w:pageBreakBefore w:val="0"/>
        <w:spacing w:after="0" w:lineRule="auto"/>
        <w:jc w:val="both"/>
        <w:rPr>
          <w:sz w:val="24"/>
          <w:szCs w:val="24"/>
        </w:rPr>
      </w:pPr>
      <w:r w:rsidDel="00000000" w:rsidR="00000000" w:rsidRPr="00000000">
        <w:rPr>
          <w:sz w:val="24"/>
          <w:szCs w:val="24"/>
          <w:rtl w:val="0"/>
        </w:rPr>
        <w:t xml:space="preserve">One can also bring an intelocutory application for the inspection of the property. </w:t>
      </w:r>
    </w:p>
    <w:p w:rsidR="00000000" w:rsidDel="00000000" w:rsidP="00000000" w:rsidRDefault="00000000" w:rsidRPr="00000000" w14:paraId="00000333">
      <w:pPr>
        <w:pageBreakBefore w:val="0"/>
        <w:spacing w:after="0" w:lineRule="auto"/>
        <w:jc w:val="both"/>
        <w:rPr>
          <w:b w:val="1"/>
          <w:sz w:val="24"/>
          <w:szCs w:val="24"/>
        </w:rPr>
      </w:pPr>
      <w:r w:rsidDel="00000000" w:rsidR="00000000" w:rsidRPr="00000000">
        <w:rPr>
          <w:b w:val="1"/>
          <w:sz w:val="24"/>
          <w:szCs w:val="24"/>
          <w:rtl w:val="0"/>
        </w:rPr>
        <w:t xml:space="preserve">Exceptions</w:t>
      </w:r>
    </w:p>
    <w:p w:rsidR="00000000" w:rsidDel="00000000" w:rsidP="00000000" w:rsidRDefault="00000000" w:rsidRPr="00000000" w14:paraId="0000033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Order 8 Rule 8; Applications for amendment of pleadings may be made orally;</w:t>
      </w:r>
    </w:p>
    <w:p w:rsidR="00000000" w:rsidDel="00000000" w:rsidP="00000000" w:rsidRDefault="00000000" w:rsidRPr="00000000" w14:paraId="0000033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Order 33 Rule 3: Applications for permission to sue as a pauper; also an application for a person to be dis-paupered. </w:t>
      </w:r>
    </w:p>
    <w:p w:rsidR="00000000" w:rsidDel="00000000" w:rsidP="00000000" w:rsidRDefault="00000000" w:rsidRPr="00000000" w14:paraId="00000336">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337">
      <w:pPr>
        <w:pageBreakBefore w:val="0"/>
        <w:spacing w:after="0" w:lineRule="auto"/>
        <w:jc w:val="both"/>
        <w:rPr>
          <w:b w:val="1"/>
          <w:sz w:val="24"/>
          <w:szCs w:val="24"/>
        </w:rPr>
      </w:pPr>
      <w:r w:rsidDel="00000000" w:rsidR="00000000" w:rsidRPr="00000000">
        <w:rPr>
          <w:b w:val="1"/>
          <w:sz w:val="24"/>
          <w:szCs w:val="24"/>
          <w:rtl w:val="0"/>
        </w:rPr>
        <w:t xml:space="preserve">PRINCIPLES OF INTERLOCUTORY INJUNCTIONS</w:t>
      </w:r>
    </w:p>
    <w:p w:rsidR="00000000" w:rsidDel="00000000" w:rsidP="00000000" w:rsidRDefault="00000000" w:rsidRPr="00000000" w14:paraId="00000338">
      <w:pPr>
        <w:pageBreakBefore w:val="0"/>
        <w:spacing w:after="0" w:lineRule="auto"/>
        <w:jc w:val="both"/>
        <w:rPr>
          <w:b w:val="1"/>
          <w:i w:val="1"/>
          <w:sz w:val="24"/>
          <w:szCs w:val="24"/>
        </w:rPr>
      </w:pPr>
      <w:r w:rsidDel="00000000" w:rsidR="00000000" w:rsidRPr="00000000">
        <w:rPr>
          <w:b w:val="1"/>
          <w:i w:val="1"/>
          <w:sz w:val="24"/>
          <w:szCs w:val="24"/>
          <w:rtl w:val="0"/>
        </w:rPr>
        <w:t xml:space="preserve">Giella v Cassman Brown</w:t>
      </w:r>
    </w:p>
    <w:p w:rsidR="00000000" w:rsidDel="00000000" w:rsidP="00000000" w:rsidRDefault="00000000" w:rsidRPr="00000000" w14:paraId="0000033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Prima facie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case with the probability of success;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American Cynamid Company v Ethicon</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Normally an interlocutory injunction will not be granted unless the applicant will otherwise suffer irreparable harm.</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 Jal mohammed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harm which cannot be sufficiently remedied by damages</w:t>
      </w:r>
    </w:p>
    <w:p w:rsidR="00000000" w:rsidDel="00000000" w:rsidP="00000000" w:rsidRDefault="00000000" w:rsidRPr="00000000" w14:paraId="0000033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in doubt, [about the prima facie case] the application shall be determined on the balance of convenience.</w:t>
      </w:r>
    </w:p>
    <w:p w:rsidR="00000000" w:rsidDel="00000000" w:rsidP="00000000" w:rsidRDefault="00000000" w:rsidRPr="00000000" w14:paraId="0000033C">
      <w:pPr>
        <w:pageBreakBefore w:val="0"/>
        <w:spacing w:after="0" w:lineRule="auto"/>
        <w:jc w:val="both"/>
        <w:rPr>
          <w:b w:val="1"/>
          <w:sz w:val="24"/>
          <w:szCs w:val="24"/>
        </w:rPr>
      </w:pPr>
      <w:r w:rsidDel="00000000" w:rsidR="00000000" w:rsidRPr="00000000">
        <w:rPr>
          <w:b w:val="1"/>
          <w:i w:val="1"/>
          <w:sz w:val="24"/>
          <w:szCs w:val="24"/>
          <w:rtl w:val="0"/>
        </w:rPr>
        <w:t xml:space="preserve">East African Industries V Trufoods</w:t>
      </w:r>
      <w:r w:rsidDel="00000000" w:rsidR="00000000" w:rsidRPr="00000000">
        <w:rPr>
          <w:b w:val="1"/>
          <w:sz w:val="24"/>
          <w:szCs w:val="24"/>
          <w:rtl w:val="0"/>
        </w:rPr>
        <w:t xml:space="preserve"> [1972]</w:t>
      </w:r>
    </w:p>
    <w:p w:rsidR="00000000" w:rsidDel="00000000" w:rsidP="00000000" w:rsidRDefault="00000000" w:rsidRPr="00000000" w14:paraId="0000033D">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33E">
      <w:pPr>
        <w:pageBreakBefore w:val="0"/>
        <w:spacing w:after="0" w:lineRule="auto"/>
        <w:jc w:val="both"/>
        <w:rPr>
          <w:sz w:val="24"/>
          <w:szCs w:val="24"/>
        </w:rPr>
      </w:pPr>
      <w:r w:rsidDel="00000000" w:rsidR="00000000" w:rsidRPr="00000000">
        <w:rPr>
          <w:sz w:val="24"/>
          <w:szCs w:val="24"/>
          <w:rtl w:val="0"/>
        </w:rPr>
        <w:t xml:space="preserve">These injunctions normally must be applied for on Notice. But in extreme circumstances, one may apply for them </w:t>
      </w:r>
      <w:r w:rsidDel="00000000" w:rsidR="00000000" w:rsidRPr="00000000">
        <w:rPr>
          <w:i w:val="1"/>
          <w:sz w:val="24"/>
          <w:szCs w:val="24"/>
          <w:rtl w:val="0"/>
        </w:rPr>
        <w:t xml:space="preserve">ex parte. </w:t>
      </w:r>
      <w:r w:rsidDel="00000000" w:rsidR="00000000" w:rsidRPr="00000000">
        <w:rPr>
          <w:sz w:val="24"/>
          <w:szCs w:val="24"/>
          <w:rtl w:val="0"/>
        </w:rPr>
        <w:t xml:space="preserve">This is where it may be imprudent to serve the other party, i.e. where it may expedite the harm.</w:t>
      </w:r>
    </w:p>
    <w:p w:rsidR="00000000" w:rsidDel="00000000" w:rsidP="00000000" w:rsidRDefault="00000000" w:rsidRPr="00000000" w14:paraId="0000033F">
      <w:pPr>
        <w:pageBreakBefore w:val="0"/>
        <w:spacing w:after="0" w:lineRule="auto"/>
        <w:jc w:val="both"/>
        <w:rPr>
          <w:sz w:val="24"/>
          <w:szCs w:val="24"/>
        </w:rPr>
      </w:pPr>
      <w:r w:rsidDel="00000000" w:rsidR="00000000" w:rsidRPr="00000000">
        <w:rPr>
          <w:sz w:val="24"/>
          <w:szCs w:val="24"/>
          <w:rtl w:val="0"/>
        </w:rPr>
        <w:t xml:space="preserve">However, when granted </w:t>
      </w:r>
      <w:r w:rsidDel="00000000" w:rsidR="00000000" w:rsidRPr="00000000">
        <w:rPr>
          <w:i w:val="1"/>
          <w:sz w:val="24"/>
          <w:szCs w:val="24"/>
          <w:rtl w:val="0"/>
        </w:rPr>
        <w:t xml:space="preserve">ex parte,</w:t>
      </w:r>
      <w:r w:rsidDel="00000000" w:rsidR="00000000" w:rsidRPr="00000000">
        <w:rPr>
          <w:sz w:val="24"/>
          <w:szCs w:val="24"/>
          <w:rtl w:val="0"/>
        </w:rPr>
        <w:t xml:space="preserve"> it can only last for fourteen (14) days. This is because, in the past there had been an abuse of injunctions. Therefore after the 14 days, the matter must be heard </w:t>
      </w:r>
      <w:r w:rsidDel="00000000" w:rsidR="00000000" w:rsidRPr="00000000">
        <w:rPr>
          <w:i w:val="1"/>
          <w:sz w:val="24"/>
          <w:szCs w:val="24"/>
          <w:rtl w:val="0"/>
        </w:rPr>
        <w:t xml:space="preserve">inter partes. </w:t>
      </w:r>
      <w:r w:rsidDel="00000000" w:rsidR="00000000" w:rsidRPr="00000000">
        <w:rPr>
          <w:sz w:val="24"/>
          <w:szCs w:val="24"/>
          <w:rtl w:val="0"/>
        </w:rPr>
        <w:t xml:space="preserve">The injunction may thereafter only be extended with the consent of the other party.</w:t>
      </w:r>
    </w:p>
    <w:p w:rsidR="00000000" w:rsidDel="00000000" w:rsidP="00000000" w:rsidRDefault="00000000" w:rsidRPr="00000000" w14:paraId="00000340">
      <w:pPr>
        <w:pageBreakBefore w:val="0"/>
        <w:spacing w:after="0" w:lineRule="auto"/>
        <w:jc w:val="both"/>
        <w:rPr>
          <w:sz w:val="24"/>
          <w:szCs w:val="24"/>
        </w:rPr>
      </w:pPr>
      <w:r w:rsidDel="00000000" w:rsidR="00000000" w:rsidRPr="00000000">
        <w:rPr>
          <w:sz w:val="24"/>
          <w:szCs w:val="24"/>
          <w:rtl w:val="0"/>
        </w:rPr>
        <w:t xml:space="preserve">Where the application is </w:t>
      </w:r>
      <w:r w:rsidDel="00000000" w:rsidR="00000000" w:rsidRPr="00000000">
        <w:rPr>
          <w:i w:val="1"/>
          <w:sz w:val="24"/>
          <w:szCs w:val="24"/>
          <w:rtl w:val="0"/>
        </w:rPr>
        <w:t xml:space="preserve">ex parte</w:t>
      </w:r>
      <w:r w:rsidDel="00000000" w:rsidR="00000000" w:rsidRPr="00000000">
        <w:rPr>
          <w:sz w:val="24"/>
          <w:szCs w:val="24"/>
          <w:rtl w:val="0"/>
        </w:rPr>
        <w:t xml:space="preserve">, the applicant is under a heavy duty to disclose every material fact that may affect the decision of the court.  Where the non-disclosure is discovered, the injunction is automatically set aside. It is thus very important for the applicant to show utmost good faith; </w:t>
      </w:r>
      <w:r w:rsidDel="00000000" w:rsidR="00000000" w:rsidRPr="00000000">
        <w:rPr>
          <w:i w:val="1"/>
          <w:sz w:val="24"/>
          <w:szCs w:val="24"/>
          <w:rtl w:val="0"/>
        </w:rPr>
        <w:t xml:space="preserve">uberrima fides. </w:t>
      </w:r>
      <w:r w:rsidDel="00000000" w:rsidR="00000000" w:rsidRPr="00000000">
        <w:rPr>
          <w:rtl w:val="0"/>
        </w:rPr>
      </w:r>
    </w:p>
    <w:p w:rsidR="00000000" w:rsidDel="00000000" w:rsidP="00000000" w:rsidRDefault="00000000" w:rsidRPr="00000000" w14:paraId="00000341">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342">
      <w:pPr>
        <w:pageBreakBefore w:val="0"/>
        <w:spacing w:after="0" w:lineRule="auto"/>
        <w:jc w:val="both"/>
        <w:rPr>
          <w:b w:val="1"/>
          <w:sz w:val="24"/>
          <w:szCs w:val="24"/>
        </w:rPr>
      </w:pPr>
      <w:r w:rsidDel="00000000" w:rsidR="00000000" w:rsidRPr="00000000">
        <w:rPr>
          <w:b w:val="1"/>
          <w:sz w:val="24"/>
          <w:szCs w:val="24"/>
          <w:rtl w:val="0"/>
        </w:rPr>
        <w:t xml:space="preserve">What then if there is no suit pending yet an emergency arises?</w:t>
      </w:r>
    </w:p>
    <w:p w:rsidR="00000000" w:rsidDel="00000000" w:rsidP="00000000" w:rsidRDefault="00000000" w:rsidRPr="00000000" w14:paraId="00000343">
      <w:pPr>
        <w:pageBreakBefore w:val="0"/>
        <w:spacing w:after="0" w:lineRule="auto"/>
        <w:jc w:val="both"/>
        <w:rPr>
          <w:sz w:val="24"/>
          <w:szCs w:val="24"/>
        </w:rPr>
      </w:pPr>
      <w:r w:rsidDel="00000000" w:rsidR="00000000" w:rsidRPr="00000000">
        <w:rPr>
          <w:sz w:val="24"/>
          <w:szCs w:val="24"/>
          <w:rtl w:val="0"/>
        </w:rPr>
        <w:t xml:space="preserve">Order 40 Rule 1</w:t>
      </w:r>
      <w:r w:rsidDel="00000000" w:rsidR="00000000" w:rsidRPr="00000000">
        <w:rPr>
          <w:b w:val="1"/>
          <w:sz w:val="24"/>
          <w:szCs w:val="24"/>
          <w:rtl w:val="0"/>
        </w:rPr>
        <w:t xml:space="preserve">: </w:t>
      </w:r>
      <w:r w:rsidDel="00000000" w:rsidR="00000000" w:rsidRPr="00000000">
        <w:rPr>
          <w:sz w:val="24"/>
          <w:szCs w:val="24"/>
          <w:rtl w:val="0"/>
        </w:rPr>
        <w:t xml:space="preserve">where in any suit… - this therefore implies that the interlocutory remedies may only be sought where there is a pending suit.</w:t>
      </w:r>
    </w:p>
    <w:p w:rsidR="00000000" w:rsidDel="00000000" w:rsidP="00000000" w:rsidRDefault="00000000" w:rsidRPr="00000000" w14:paraId="00000344">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345">
      <w:pPr>
        <w:pageBreakBefore w:val="0"/>
        <w:spacing w:after="0" w:lineRule="auto"/>
        <w:jc w:val="both"/>
        <w:rPr>
          <w:b w:val="1"/>
          <w:sz w:val="24"/>
          <w:szCs w:val="24"/>
        </w:rPr>
      </w:pPr>
      <w:r w:rsidDel="00000000" w:rsidR="00000000" w:rsidRPr="00000000">
        <w:rPr>
          <w:b w:val="1"/>
          <w:sz w:val="24"/>
          <w:szCs w:val="24"/>
          <w:rtl w:val="0"/>
        </w:rPr>
        <w:t xml:space="preserve">INTERIM APPLICATIONS</w:t>
      </w:r>
      <w:r w:rsidDel="00000000" w:rsidR="00000000" w:rsidRPr="00000000">
        <w:rPr>
          <w:b w:val="1"/>
          <w:sz w:val="24"/>
          <w:szCs w:val="24"/>
          <w:vertAlign w:val="superscript"/>
        </w:rPr>
        <w:footnoteReference w:customMarkFollows="0" w:id="45"/>
      </w:r>
      <w:r w:rsidDel="00000000" w:rsidR="00000000" w:rsidRPr="00000000">
        <w:rPr>
          <w:rtl w:val="0"/>
        </w:rPr>
      </w:r>
    </w:p>
    <w:p w:rsidR="00000000" w:rsidDel="00000000" w:rsidP="00000000" w:rsidRDefault="00000000" w:rsidRPr="00000000" w14:paraId="00000346">
      <w:pPr>
        <w:pageBreakBefore w:val="0"/>
        <w:spacing w:after="0" w:lineRule="auto"/>
        <w:jc w:val="both"/>
        <w:rPr>
          <w:sz w:val="24"/>
          <w:szCs w:val="24"/>
        </w:rPr>
      </w:pPr>
      <w:r w:rsidDel="00000000" w:rsidR="00000000" w:rsidRPr="00000000">
        <w:rPr>
          <w:b w:val="1"/>
          <w:sz w:val="24"/>
          <w:szCs w:val="24"/>
          <w:rtl w:val="0"/>
        </w:rPr>
        <w:t xml:space="preserve">Interim applications </w:t>
      </w:r>
      <w:r w:rsidDel="00000000" w:rsidR="00000000" w:rsidRPr="00000000">
        <w:rPr>
          <w:sz w:val="24"/>
          <w:szCs w:val="24"/>
          <w:rtl w:val="0"/>
        </w:rPr>
        <w:t xml:space="preserve">need not be in a pending suit. These are available under the inherent jurisdiction of the court, Order 3A of the Civil Procedure Act. They do not deal with matters which are already being litigated. </w:t>
      </w:r>
    </w:p>
    <w:p w:rsidR="00000000" w:rsidDel="00000000" w:rsidP="00000000" w:rsidRDefault="00000000" w:rsidRPr="00000000" w14:paraId="00000347">
      <w:pPr>
        <w:pageBreakBefore w:val="0"/>
        <w:spacing w:after="0" w:lineRule="auto"/>
        <w:jc w:val="both"/>
        <w:rPr>
          <w:sz w:val="24"/>
          <w:szCs w:val="24"/>
        </w:rPr>
      </w:pPr>
      <w:r w:rsidDel="00000000" w:rsidR="00000000" w:rsidRPr="00000000">
        <w:rPr>
          <w:sz w:val="24"/>
          <w:szCs w:val="24"/>
          <w:rtl w:val="0"/>
        </w:rPr>
        <w:t xml:space="preserve">When one seeks such an order, there must be an undertaking to file the suit at the next available opportunity and also to pay damages if it turns out that the order was obtained wrongfully, e.g. on insufficient facts.</w:t>
      </w:r>
    </w:p>
    <w:p w:rsidR="00000000" w:rsidDel="00000000" w:rsidP="00000000" w:rsidRDefault="00000000" w:rsidRPr="00000000" w14:paraId="00000348">
      <w:pPr>
        <w:pageBreakBefore w:val="0"/>
        <w:spacing w:after="0" w:lineRule="auto"/>
        <w:jc w:val="both"/>
        <w:rPr>
          <w:sz w:val="24"/>
          <w:szCs w:val="24"/>
        </w:rPr>
      </w:pPr>
      <w:r w:rsidDel="00000000" w:rsidR="00000000" w:rsidRPr="00000000">
        <w:rPr>
          <w:sz w:val="24"/>
          <w:szCs w:val="24"/>
          <w:rtl w:val="0"/>
        </w:rPr>
        <w:t xml:space="preserve">There is therefore a requirement for the applicant to act in good faith.</w:t>
      </w:r>
    </w:p>
    <w:p w:rsidR="00000000" w:rsidDel="00000000" w:rsidP="00000000" w:rsidRDefault="00000000" w:rsidRPr="00000000" w14:paraId="00000349">
      <w:pPr>
        <w:pageBreakBefore w:val="0"/>
        <w:spacing w:after="0" w:lineRule="auto"/>
        <w:jc w:val="both"/>
        <w:rPr>
          <w:b w:val="1"/>
          <w:sz w:val="24"/>
          <w:szCs w:val="24"/>
        </w:rPr>
      </w:pPr>
      <w:r w:rsidDel="00000000" w:rsidR="00000000" w:rsidRPr="00000000">
        <w:rPr>
          <w:rtl w:val="0"/>
        </w:rPr>
      </w:r>
    </w:p>
    <w:p w:rsidR="00000000" w:rsidDel="00000000" w:rsidP="00000000" w:rsidRDefault="00000000" w:rsidRPr="00000000" w14:paraId="0000034A">
      <w:pPr>
        <w:pageBreakBefore w:val="0"/>
        <w:spacing w:after="0" w:lineRule="auto"/>
        <w:jc w:val="both"/>
        <w:rPr>
          <w:b w:val="1"/>
          <w:sz w:val="24"/>
          <w:szCs w:val="24"/>
        </w:rPr>
      </w:pPr>
      <w:r w:rsidDel="00000000" w:rsidR="00000000" w:rsidRPr="00000000">
        <w:rPr>
          <w:b w:val="1"/>
          <w:sz w:val="24"/>
          <w:szCs w:val="24"/>
          <w:rtl w:val="0"/>
        </w:rPr>
        <w:t xml:space="preserve">Order 40: Applications for preservation of property</w:t>
      </w:r>
    </w:p>
    <w:p w:rsidR="00000000" w:rsidDel="00000000" w:rsidP="00000000" w:rsidRDefault="00000000" w:rsidRPr="00000000" w14:paraId="0000034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Mareva injunction/ freezing injunction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this is an injunction to restrain the respondent from removing property from jurisdiction. The key basis is to enable the court to exercise jurisdiction over the property should the applicant be successful in the suit. The injunction can also be sought to prevent the dissipation of the property, i.e. parting with the property.</w:t>
      </w:r>
    </w:p>
    <w:p w:rsidR="00000000" w:rsidDel="00000000" w:rsidP="00000000" w:rsidRDefault="00000000" w:rsidRPr="00000000" w14:paraId="0000034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Anton Pillar injunction/ search order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it is an order requiring the respondent to allow the applicant enter and conduct a search on the premises of the respondent. The main purpose is to enable the obtaining and retaining of evidence.</w:t>
      </w:r>
    </w:p>
    <w:p w:rsidR="00000000" w:rsidDel="00000000" w:rsidP="00000000" w:rsidRDefault="00000000" w:rsidRPr="00000000" w14:paraId="0000034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Order 40 Rule 10</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one can seek and order for the detention, preservation and inspection of property. However, this is only for suit property unlike the previous two orders. </w:t>
      </w:r>
    </w:p>
    <w:p w:rsidR="00000000" w:rsidDel="00000000" w:rsidP="00000000" w:rsidRDefault="00000000" w:rsidRPr="00000000" w14:paraId="0000034E">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34F">
      <w:pPr>
        <w:pageBreakBefore w:val="0"/>
        <w:tabs>
          <w:tab w:val="left" w:pos="5710"/>
        </w:tabs>
        <w:rPr>
          <w:b w:val="1"/>
          <w:sz w:val="24"/>
          <w:szCs w:val="24"/>
        </w:rPr>
      </w:pPr>
      <w:r w:rsidDel="00000000" w:rsidR="00000000" w:rsidRPr="00000000">
        <w:rPr>
          <w:b w:val="1"/>
          <w:sz w:val="24"/>
          <w:szCs w:val="24"/>
          <w:rtl w:val="0"/>
        </w:rPr>
        <w:t xml:space="preserve">APPOINTMENT OF RECEIVERS</w:t>
      </w:r>
      <w:r w:rsidDel="00000000" w:rsidR="00000000" w:rsidRPr="00000000">
        <w:rPr>
          <w:b w:val="1"/>
          <w:sz w:val="24"/>
          <w:szCs w:val="24"/>
          <w:vertAlign w:val="superscript"/>
        </w:rPr>
        <w:footnoteReference w:customMarkFollows="0" w:id="46"/>
      </w:r>
      <w:r w:rsidDel="00000000" w:rsidR="00000000" w:rsidRPr="00000000">
        <w:rPr>
          <w:rtl w:val="0"/>
        </w:rPr>
      </w:r>
    </w:p>
    <w:p w:rsidR="00000000" w:rsidDel="00000000" w:rsidP="00000000" w:rsidRDefault="00000000" w:rsidRPr="00000000" w14:paraId="00000350">
      <w:pPr>
        <w:pageBreakBefore w:val="0"/>
        <w:tabs>
          <w:tab w:val="left" w:pos="5710"/>
        </w:tabs>
        <w:jc w:val="both"/>
        <w:rPr>
          <w:sz w:val="24"/>
          <w:szCs w:val="24"/>
        </w:rPr>
      </w:pPr>
      <w:r w:rsidDel="00000000" w:rsidR="00000000" w:rsidRPr="00000000">
        <w:rPr>
          <w:sz w:val="24"/>
          <w:szCs w:val="24"/>
          <w:rtl w:val="0"/>
        </w:rPr>
        <w:t xml:space="preserve">The idea is to take suit property from one of the parties and put it in neutral hands.</w:t>
      </w:r>
    </w:p>
    <w:p w:rsidR="00000000" w:rsidDel="00000000" w:rsidP="00000000" w:rsidRDefault="00000000" w:rsidRPr="00000000" w14:paraId="00000351">
      <w:pPr>
        <w:pageBreakBefore w:val="0"/>
        <w:tabs>
          <w:tab w:val="left" w:pos="5710"/>
        </w:tabs>
        <w:jc w:val="both"/>
        <w:rPr>
          <w:sz w:val="24"/>
          <w:szCs w:val="24"/>
        </w:rPr>
      </w:pPr>
      <w:r w:rsidDel="00000000" w:rsidR="00000000" w:rsidRPr="00000000">
        <w:rPr>
          <w:sz w:val="24"/>
          <w:szCs w:val="24"/>
          <w:rtl w:val="0"/>
        </w:rPr>
        <w:t xml:space="preserve">A receiver is a person who receives the property with the view to protect the property. His is to collect any debts regarding that property and hold it for the duration of the litigation process. </w:t>
      </w:r>
    </w:p>
    <w:p w:rsidR="00000000" w:rsidDel="00000000" w:rsidP="00000000" w:rsidRDefault="00000000" w:rsidRPr="00000000" w14:paraId="00000352">
      <w:pPr>
        <w:pageBreakBefore w:val="0"/>
        <w:tabs>
          <w:tab w:val="left" w:pos="5710"/>
        </w:tabs>
        <w:jc w:val="both"/>
        <w:rPr>
          <w:sz w:val="24"/>
          <w:szCs w:val="24"/>
        </w:rPr>
      </w:pPr>
      <w:r w:rsidDel="00000000" w:rsidR="00000000" w:rsidRPr="00000000">
        <w:rPr>
          <w:sz w:val="24"/>
          <w:szCs w:val="24"/>
          <w:rtl w:val="0"/>
        </w:rPr>
        <w:t xml:space="preserve">Where the property is an on-going business, the court would appoint a </w:t>
      </w:r>
      <w:r w:rsidDel="00000000" w:rsidR="00000000" w:rsidRPr="00000000">
        <w:rPr>
          <w:b w:val="1"/>
          <w:sz w:val="24"/>
          <w:szCs w:val="24"/>
          <w:rtl w:val="0"/>
        </w:rPr>
        <w:t xml:space="preserve">receiver-manager</w:t>
      </w:r>
      <w:r w:rsidDel="00000000" w:rsidR="00000000" w:rsidRPr="00000000">
        <w:rPr>
          <w:sz w:val="24"/>
          <w:szCs w:val="24"/>
          <w:rtl w:val="0"/>
        </w:rPr>
        <w:t xml:space="preserve">. Such a person not only receives the property/business but also manages it to ensure it does not go under.</w:t>
      </w:r>
    </w:p>
    <w:p w:rsidR="00000000" w:rsidDel="00000000" w:rsidP="00000000" w:rsidRDefault="00000000" w:rsidRPr="00000000" w14:paraId="00000353">
      <w:pPr>
        <w:pageBreakBefore w:val="0"/>
        <w:tabs>
          <w:tab w:val="left" w:pos="5710"/>
        </w:tabs>
        <w:jc w:val="both"/>
        <w:rPr>
          <w:sz w:val="24"/>
          <w:szCs w:val="24"/>
        </w:rPr>
      </w:pPr>
      <w:r w:rsidDel="00000000" w:rsidR="00000000" w:rsidRPr="00000000">
        <w:rPr>
          <w:sz w:val="24"/>
          <w:szCs w:val="24"/>
          <w:rtl w:val="0"/>
        </w:rPr>
        <w:t xml:space="preserve">This appointment is at the discretion of the court. The court must be satisfied that the receiver is necessary.</w:t>
      </w:r>
    </w:p>
    <w:p w:rsidR="00000000" w:rsidDel="00000000" w:rsidP="00000000" w:rsidRDefault="00000000" w:rsidRPr="00000000" w14:paraId="00000354">
      <w:pPr>
        <w:pageBreakBefore w:val="0"/>
        <w:tabs>
          <w:tab w:val="left" w:pos="5710"/>
        </w:tabs>
        <w:jc w:val="both"/>
        <w:rPr>
          <w:sz w:val="24"/>
          <w:szCs w:val="24"/>
        </w:rPr>
      </w:pPr>
      <w:r w:rsidDel="00000000" w:rsidR="00000000" w:rsidRPr="00000000">
        <w:rPr>
          <w:sz w:val="24"/>
          <w:szCs w:val="24"/>
          <w:rtl w:val="0"/>
        </w:rPr>
        <w:t xml:space="preserve">When applying for the appointment of the receiver, the applicant prescribes the powers that they wish the receiver to have. The duties, remuneration and powers are set out in the Rules, Order 41. </w:t>
      </w:r>
    </w:p>
    <w:p w:rsidR="00000000" w:rsidDel="00000000" w:rsidP="00000000" w:rsidRDefault="00000000" w:rsidRPr="00000000" w14:paraId="00000355">
      <w:pPr>
        <w:pageBreakBefore w:val="0"/>
        <w:tabs>
          <w:tab w:val="left" w:pos="5710"/>
        </w:tabs>
        <w:jc w:val="both"/>
        <w:rPr>
          <w:sz w:val="24"/>
          <w:szCs w:val="24"/>
        </w:rPr>
      </w:pPr>
      <w:r w:rsidDel="00000000" w:rsidR="00000000" w:rsidRPr="00000000">
        <w:rPr>
          <w:sz w:val="24"/>
          <w:szCs w:val="24"/>
          <w:rtl w:val="0"/>
        </w:rPr>
        <w:t xml:space="preserve">Receivership is available only in ordinary litigation but not against the government. </w:t>
      </w:r>
    </w:p>
    <w:p w:rsidR="00000000" w:rsidDel="00000000" w:rsidP="00000000" w:rsidRDefault="00000000" w:rsidRPr="00000000" w14:paraId="00000356">
      <w:pPr>
        <w:pageBreakBefore w:val="0"/>
        <w:tabs>
          <w:tab w:val="left" w:pos="5710"/>
        </w:tabs>
        <w:jc w:val="both"/>
        <w:rPr>
          <w:b w:val="1"/>
          <w:sz w:val="24"/>
          <w:szCs w:val="24"/>
        </w:rPr>
      </w:pPr>
      <w:r w:rsidDel="00000000" w:rsidR="00000000" w:rsidRPr="00000000">
        <w:rPr>
          <w:b w:val="1"/>
          <w:sz w:val="24"/>
          <w:szCs w:val="24"/>
          <w:rtl w:val="0"/>
        </w:rPr>
        <w:t xml:space="preserve">ARREST AND ATTACHMENT BEFORE JUDGMENT</w:t>
      </w:r>
      <w:r w:rsidDel="00000000" w:rsidR="00000000" w:rsidRPr="00000000">
        <w:rPr>
          <w:b w:val="1"/>
          <w:sz w:val="24"/>
          <w:szCs w:val="24"/>
          <w:vertAlign w:val="superscript"/>
        </w:rPr>
        <w:footnoteReference w:customMarkFollows="0" w:id="47"/>
      </w:r>
      <w:r w:rsidDel="00000000" w:rsidR="00000000" w:rsidRPr="00000000">
        <w:rPr>
          <w:rtl w:val="0"/>
        </w:rPr>
      </w:r>
    </w:p>
    <w:p w:rsidR="00000000" w:rsidDel="00000000" w:rsidP="00000000" w:rsidRDefault="00000000" w:rsidRPr="00000000" w14:paraId="00000357">
      <w:pPr>
        <w:pageBreakBefore w:val="0"/>
        <w:tabs>
          <w:tab w:val="left" w:pos="5710"/>
        </w:tabs>
        <w:jc w:val="both"/>
        <w:rPr>
          <w:sz w:val="24"/>
          <w:szCs w:val="24"/>
        </w:rPr>
      </w:pPr>
      <w:r w:rsidDel="00000000" w:rsidR="00000000" w:rsidRPr="00000000">
        <w:rPr>
          <w:sz w:val="24"/>
          <w:szCs w:val="24"/>
          <w:rtl w:val="0"/>
        </w:rPr>
        <w:t xml:space="preserve">This is where the plaintiff is apprehensive that the defendant may not appear for the hearing or the property may be disposed of. This however does not apply to suits where land is the object of the suit. </w:t>
      </w:r>
    </w:p>
    <w:p w:rsidR="00000000" w:rsidDel="00000000" w:rsidP="00000000" w:rsidRDefault="00000000" w:rsidRPr="00000000" w14:paraId="00000358">
      <w:pPr>
        <w:pageBreakBefore w:val="0"/>
        <w:tabs>
          <w:tab w:val="left" w:pos="5710"/>
        </w:tabs>
        <w:jc w:val="both"/>
        <w:rPr>
          <w:sz w:val="24"/>
          <w:szCs w:val="24"/>
        </w:rPr>
      </w:pPr>
      <w:r w:rsidDel="00000000" w:rsidR="00000000" w:rsidRPr="00000000">
        <w:rPr>
          <w:sz w:val="24"/>
          <w:szCs w:val="24"/>
          <w:rtl w:val="0"/>
        </w:rPr>
        <w:t xml:space="preserve">This prevents a delay in the execution of the judgment where the plaintiff’s suit is successful. It also avoids undue delay to the suit by the defendant. The intention of the defendant to delay the suit by leaving the jurisdiction of the court must however be proven for the application to be successful.</w:t>
      </w:r>
    </w:p>
    <w:p w:rsidR="00000000" w:rsidDel="00000000" w:rsidP="00000000" w:rsidRDefault="00000000" w:rsidRPr="00000000" w14:paraId="00000359">
      <w:pPr>
        <w:pageBreakBefore w:val="0"/>
        <w:tabs>
          <w:tab w:val="left" w:pos="5710"/>
        </w:tabs>
        <w:jc w:val="both"/>
        <w:rPr>
          <w:sz w:val="24"/>
          <w:szCs w:val="24"/>
        </w:rPr>
      </w:pPr>
      <w:r w:rsidDel="00000000" w:rsidR="00000000" w:rsidRPr="00000000">
        <w:rPr>
          <w:sz w:val="24"/>
          <w:szCs w:val="24"/>
          <w:rtl w:val="0"/>
        </w:rPr>
        <w:t xml:space="preserve">The purpose of the arrest is for the defendant to show cause why he should not give security for his attendance. </w:t>
      </w:r>
    </w:p>
    <w:p w:rsidR="00000000" w:rsidDel="00000000" w:rsidP="00000000" w:rsidRDefault="00000000" w:rsidRPr="00000000" w14:paraId="0000035A">
      <w:pPr>
        <w:pageBreakBefore w:val="0"/>
        <w:tabs>
          <w:tab w:val="left" w:pos="5710"/>
        </w:tabs>
        <w:jc w:val="both"/>
        <w:rPr>
          <w:sz w:val="24"/>
          <w:szCs w:val="24"/>
        </w:rPr>
      </w:pPr>
      <w:r w:rsidDel="00000000" w:rsidR="00000000" w:rsidRPr="00000000">
        <w:rPr>
          <w:sz w:val="24"/>
          <w:szCs w:val="24"/>
          <w:rtl w:val="0"/>
        </w:rPr>
        <w:t xml:space="preserve">Where the defendant gives the arresting officer a deposit in cash, to be held in court until further orders of the court, or the final determination of the suit, he may not be arrested. If he satisfies the court that he does not intend to abscond, the monies may be released back to him.</w:t>
      </w:r>
    </w:p>
    <w:p w:rsidR="00000000" w:rsidDel="00000000" w:rsidP="00000000" w:rsidRDefault="00000000" w:rsidRPr="00000000" w14:paraId="0000035B">
      <w:pPr>
        <w:pageBreakBefore w:val="0"/>
        <w:tabs>
          <w:tab w:val="left" w:pos="5710"/>
        </w:tabs>
        <w:jc w:val="both"/>
        <w:rPr>
          <w:b w:val="1"/>
          <w:sz w:val="24"/>
          <w:szCs w:val="24"/>
        </w:rPr>
      </w:pPr>
      <w:r w:rsidDel="00000000" w:rsidR="00000000" w:rsidRPr="00000000">
        <w:rPr>
          <w:b w:val="1"/>
          <w:sz w:val="24"/>
          <w:szCs w:val="24"/>
          <w:rtl w:val="0"/>
        </w:rPr>
        <w:t xml:space="preserve">SECURITY FOR COSTS</w:t>
      </w:r>
      <w:r w:rsidDel="00000000" w:rsidR="00000000" w:rsidRPr="00000000">
        <w:rPr>
          <w:b w:val="1"/>
          <w:sz w:val="24"/>
          <w:szCs w:val="24"/>
          <w:vertAlign w:val="superscript"/>
        </w:rPr>
        <w:footnoteReference w:customMarkFollows="0" w:id="48"/>
      </w:r>
      <w:r w:rsidDel="00000000" w:rsidR="00000000" w:rsidRPr="00000000">
        <w:rPr>
          <w:rtl w:val="0"/>
        </w:rPr>
      </w:r>
    </w:p>
    <w:p w:rsidR="00000000" w:rsidDel="00000000" w:rsidP="00000000" w:rsidRDefault="00000000" w:rsidRPr="00000000" w14:paraId="0000035C">
      <w:pPr>
        <w:pageBreakBefore w:val="0"/>
        <w:tabs>
          <w:tab w:val="left" w:pos="5710"/>
        </w:tabs>
        <w:jc w:val="both"/>
        <w:rPr>
          <w:sz w:val="24"/>
          <w:szCs w:val="24"/>
        </w:rPr>
      </w:pPr>
      <w:r w:rsidDel="00000000" w:rsidR="00000000" w:rsidRPr="00000000">
        <w:rPr>
          <w:sz w:val="24"/>
          <w:szCs w:val="24"/>
          <w:rtl w:val="0"/>
        </w:rPr>
        <w:t xml:space="preserve">This gives the defendant protection against the plaintiff. </w:t>
      </w:r>
    </w:p>
    <w:p w:rsidR="00000000" w:rsidDel="00000000" w:rsidP="00000000" w:rsidRDefault="00000000" w:rsidRPr="00000000" w14:paraId="0000035D">
      <w:pPr>
        <w:pageBreakBefore w:val="0"/>
        <w:tabs>
          <w:tab w:val="left" w:pos="5710"/>
        </w:tabs>
        <w:jc w:val="both"/>
        <w:rPr>
          <w:sz w:val="24"/>
          <w:szCs w:val="24"/>
        </w:rPr>
      </w:pPr>
      <w:r w:rsidDel="00000000" w:rsidR="00000000" w:rsidRPr="00000000">
        <w:rPr>
          <w:sz w:val="24"/>
          <w:szCs w:val="24"/>
          <w:rtl w:val="0"/>
        </w:rPr>
        <w:t xml:space="preserve">The defendant may apply for an order of the court against the plaintiff for the plaintiff to provide security for the costs of the defendant in case the defendant’s case prevails. </w:t>
      </w:r>
    </w:p>
    <w:p w:rsidR="00000000" w:rsidDel="00000000" w:rsidP="00000000" w:rsidRDefault="00000000" w:rsidRPr="00000000" w14:paraId="0000035E">
      <w:pPr>
        <w:pageBreakBefore w:val="0"/>
        <w:tabs>
          <w:tab w:val="left" w:pos="5710"/>
        </w:tabs>
        <w:spacing w:after="0" w:lineRule="auto"/>
        <w:jc w:val="both"/>
        <w:rPr>
          <w:sz w:val="24"/>
          <w:szCs w:val="24"/>
        </w:rPr>
      </w:pPr>
      <w:r w:rsidDel="00000000" w:rsidR="00000000" w:rsidRPr="00000000">
        <w:rPr>
          <w:sz w:val="24"/>
          <w:szCs w:val="24"/>
          <w:rtl w:val="0"/>
        </w:rPr>
        <w:t xml:space="preserve">This power is discretionary and thus the court must consider;</w:t>
      </w:r>
    </w:p>
    <w:p w:rsidR="00000000" w:rsidDel="00000000" w:rsidP="00000000" w:rsidRDefault="00000000" w:rsidRPr="00000000" w14:paraId="0000035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Whether the plaintiff is a non-resident;</w:t>
      </w:r>
    </w:p>
    <w:p w:rsidR="00000000" w:rsidDel="00000000" w:rsidP="00000000" w:rsidRDefault="00000000" w:rsidRPr="00000000" w14:paraId="0000036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plaintiff does not have property within the jurisdiction; if the individual is non-resident, but has property, that does not justify the order.</w:t>
      </w:r>
    </w:p>
    <w:p w:rsidR="00000000" w:rsidDel="00000000" w:rsidP="00000000" w:rsidRDefault="00000000" w:rsidRPr="00000000" w14:paraId="0000036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Insolvency of a company;</w:t>
      </w:r>
    </w:p>
    <w:p w:rsidR="00000000" w:rsidDel="00000000" w:rsidP="00000000" w:rsidRDefault="00000000" w:rsidRPr="00000000" w14:paraId="00000362">
      <w:pPr>
        <w:pageBreakBefore w:val="0"/>
        <w:tabs>
          <w:tab w:val="left" w:pos="5710"/>
        </w:tabs>
        <w:jc w:val="both"/>
        <w:rPr>
          <w:sz w:val="24"/>
          <w:szCs w:val="24"/>
        </w:rPr>
      </w:pPr>
      <w:r w:rsidDel="00000000" w:rsidR="00000000" w:rsidRPr="00000000">
        <w:rPr>
          <w:sz w:val="24"/>
          <w:szCs w:val="24"/>
          <w:rtl w:val="0"/>
        </w:rPr>
        <w:t xml:space="preserve">In the case of an individual, poverty </w:t>
      </w:r>
      <w:r w:rsidDel="00000000" w:rsidR="00000000" w:rsidRPr="00000000">
        <w:rPr>
          <w:i w:val="1"/>
          <w:sz w:val="24"/>
          <w:szCs w:val="24"/>
          <w:rtl w:val="0"/>
        </w:rPr>
        <w:t xml:space="preserve">per se</w:t>
      </w:r>
      <w:r w:rsidDel="00000000" w:rsidR="00000000" w:rsidRPr="00000000">
        <w:rPr>
          <w:sz w:val="24"/>
          <w:szCs w:val="24"/>
          <w:rtl w:val="0"/>
        </w:rPr>
        <w:t xml:space="preserve"> does not justify the order for security for costs. This is because the poor should not be excluded from the justice system simply because they may not be able to pay court fees. In the case of companies however, the insolvency of a company is a reason for requiring security for costs. </w:t>
      </w:r>
    </w:p>
    <w:p w:rsidR="00000000" w:rsidDel="00000000" w:rsidP="00000000" w:rsidRDefault="00000000" w:rsidRPr="00000000" w14:paraId="00000363">
      <w:pPr>
        <w:pageBreakBefore w:val="0"/>
        <w:tabs>
          <w:tab w:val="left" w:pos="5710"/>
        </w:tabs>
        <w:jc w:val="both"/>
        <w:rPr>
          <w:sz w:val="24"/>
          <w:szCs w:val="24"/>
        </w:rPr>
      </w:pPr>
      <w:r w:rsidDel="00000000" w:rsidR="00000000" w:rsidRPr="00000000">
        <w:rPr>
          <w:sz w:val="24"/>
          <w:szCs w:val="24"/>
          <w:rtl w:val="0"/>
        </w:rPr>
        <w:t xml:space="preserve">Security for costs may be ordered against any party who is in the position of a plaintiff.  This means, if the defendant is counter-claiming, he becomes a plaintiff against the original plaintiff and vice versa. In this case, the plaintiff may ask for security for costs against the counter-claimant. Also, where there is a third party, the defendant claiming against a third party becomes a plaintiff and therefore can ask for security for costs against the third party.</w:t>
      </w:r>
    </w:p>
    <w:p w:rsidR="00000000" w:rsidDel="00000000" w:rsidP="00000000" w:rsidRDefault="00000000" w:rsidRPr="00000000" w14:paraId="00000364">
      <w:pPr>
        <w:pageBreakBefore w:val="0"/>
        <w:tabs>
          <w:tab w:val="left" w:pos="5710"/>
        </w:tabs>
        <w:jc w:val="both"/>
        <w:rPr>
          <w:sz w:val="24"/>
          <w:szCs w:val="24"/>
        </w:rPr>
      </w:pPr>
      <w:r w:rsidDel="00000000" w:rsidR="00000000" w:rsidRPr="00000000">
        <w:rPr>
          <w:sz w:val="24"/>
          <w:szCs w:val="24"/>
          <w:rtl w:val="0"/>
        </w:rPr>
        <w:t xml:space="preserve">If the security for costs is not given within sufficient time and the plaintiff is not allowed to withdraw the suit, the case may be dismissed. If however, the plaintiff shows good cause why he cannot pay security for costs, the dismissal may be set aside.</w:t>
      </w:r>
    </w:p>
    <w:p w:rsidR="00000000" w:rsidDel="00000000" w:rsidP="00000000" w:rsidRDefault="00000000" w:rsidRPr="00000000" w14:paraId="00000365">
      <w:pPr>
        <w:pageBreakBefore w:val="0"/>
        <w:tabs>
          <w:tab w:val="left" w:pos="5710"/>
        </w:tabs>
        <w:jc w:val="both"/>
        <w:rPr>
          <w:b w:val="1"/>
          <w:sz w:val="24"/>
          <w:szCs w:val="24"/>
        </w:rPr>
      </w:pPr>
      <w:r w:rsidDel="00000000" w:rsidR="00000000" w:rsidRPr="00000000">
        <w:rPr>
          <w:b w:val="1"/>
          <w:sz w:val="24"/>
          <w:szCs w:val="24"/>
          <w:rtl w:val="0"/>
        </w:rPr>
        <w:t xml:space="preserve">NB: Not every suit that is filed reaches trial;</w:t>
      </w:r>
    </w:p>
    <w:p w:rsidR="00000000" w:rsidDel="00000000" w:rsidP="00000000" w:rsidRDefault="00000000" w:rsidRPr="00000000" w14:paraId="00000366">
      <w:pPr>
        <w:pageBreakBefore w:val="0"/>
        <w:pBdr>
          <w:bottom w:color="000000" w:space="1" w:sz="4" w:val="single"/>
        </w:pBdr>
        <w:tabs>
          <w:tab w:val="left" w:pos="5710"/>
        </w:tabs>
        <w:jc w:val="both"/>
        <w:rPr>
          <w:b w:val="1"/>
          <w:sz w:val="24"/>
          <w:szCs w:val="24"/>
        </w:rPr>
      </w:pPr>
      <w:r w:rsidDel="00000000" w:rsidR="00000000" w:rsidRPr="00000000">
        <w:rPr>
          <w:b w:val="1"/>
          <w:sz w:val="24"/>
          <w:szCs w:val="24"/>
          <w:rtl w:val="0"/>
        </w:rPr>
        <w:t xml:space="preserve">AFFIDAVITS</w:t>
      </w:r>
    </w:p>
    <w:p w:rsidR="00000000" w:rsidDel="00000000" w:rsidP="00000000" w:rsidRDefault="00000000" w:rsidRPr="00000000" w14:paraId="00000367">
      <w:pPr>
        <w:pageBreakBefore w:val="0"/>
        <w:tabs>
          <w:tab w:val="left" w:pos="5710"/>
        </w:tabs>
        <w:jc w:val="both"/>
        <w:rPr>
          <w:b w:val="1"/>
          <w:sz w:val="24"/>
          <w:szCs w:val="24"/>
        </w:rPr>
      </w:pPr>
      <w:r w:rsidDel="00000000" w:rsidR="00000000" w:rsidRPr="00000000">
        <w:rPr>
          <w:b w:val="1"/>
          <w:sz w:val="24"/>
          <w:szCs w:val="24"/>
          <w:rtl w:val="0"/>
        </w:rPr>
        <w:t xml:space="preserve">Read the Oaths and Statutory Declarations Act Cap 15 </w:t>
      </w:r>
    </w:p>
    <w:p w:rsidR="00000000" w:rsidDel="00000000" w:rsidP="00000000" w:rsidRDefault="00000000" w:rsidRPr="00000000" w14:paraId="00000368">
      <w:pPr>
        <w:pageBreakBefore w:val="0"/>
        <w:tabs>
          <w:tab w:val="left" w:pos="5710"/>
        </w:tabs>
        <w:jc w:val="both"/>
        <w:rPr>
          <w:sz w:val="24"/>
          <w:szCs w:val="24"/>
        </w:rPr>
      </w:pPr>
      <w:r w:rsidDel="00000000" w:rsidR="00000000" w:rsidRPr="00000000">
        <w:rPr>
          <w:sz w:val="24"/>
          <w:szCs w:val="24"/>
          <w:rtl w:val="0"/>
        </w:rPr>
        <w:t xml:space="preserve">No pleading should begin with the word ‘THAT’. This is only reserved for affidavits. </w:t>
      </w:r>
      <w:sdt>
        <w:sdtPr>
          <w:tag w:val="goog_rdk_36"/>
        </w:sdtPr>
        <w:sdtContent>
          <w:ins w:author="fozia gakii" w:id="4" w:date="2021-08-04T05:14:31Z">
            <w:r w:rsidDel="00000000" w:rsidR="00000000" w:rsidRPr="00000000">
              <w:rPr>
                <w:sz w:val="24"/>
                <w:szCs w:val="24"/>
                <w:rtl w:val="0"/>
              </w:rPr>
              <w:t xml:space="preserve">And </w:t>
            </w:r>
          </w:ins>
        </w:sdtContent>
      </w:sdt>
      <w:r w:rsidDel="00000000" w:rsidR="00000000" w:rsidRPr="00000000">
        <w:rPr>
          <w:rtl w:val="0"/>
        </w:rPr>
      </w:r>
    </w:p>
    <w:p w:rsidR="00000000" w:rsidDel="00000000" w:rsidP="00000000" w:rsidRDefault="00000000" w:rsidRPr="00000000" w14:paraId="00000369">
      <w:pPr>
        <w:pageBreakBefore w:val="0"/>
        <w:tabs>
          <w:tab w:val="left" w:pos="5710"/>
        </w:tabs>
        <w:jc w:val="both"/>
        <w:rPr>
          <w:sz w:val="24"/>
          <w:szCs w:val="24"/>
        </w:rPr>
      </w:pPr>
      <w:r w:rsidDel="00000000" w:rsidR="00000000" w:rsidRPr="00000000">
        <w:rPr>
          <w:sz w:val="24"/>
          <w:szCs w:val="24"/>
          <w:rtl w:val="0"/>
        </w:rPr>
        <w:t xml:space="preserve">An affidavit can be used for many purposes;</w:t>
      </w:r>
    </w:p>
    <w:p w:rsidR="00000000" w:rsidDel="00000000" w:rsidP="00000000" w:rsidRDefault="00000000" w:rsidRPr="00000000" w14:paraId="000003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Supporting affidavits/ affidavit in support – in support of applications. It sets out grounds justifying applications.</w:t>
      </w:r>
    </w:p>
    <w:p w:rsidR="00000000" w:rsidDel="00000000" w:rsidP="00000000" w:rsidRDefault="00000000" w:rsidRPr="00000000" w14:paraId="000003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Replying affidavit – this accompanies the document replying to the application. </w:t>
      </w:r>
    </w:p>
    <w:p w:rsidR="00000000" w:rsidDel="00000000" w:rsidP="00000000" w:rsidRDefault="00000000" w:rsidRPr="00000000" w14:paraId="000003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Verifying affidavit – this verifies a certain plaint/ cause of action. It is a very brief statement saying “I verify that the facts set out in the plaint are true”.  It should never reproduce the contents of the plaint. </w:t>
      </w:r>
    </w:p>
    <w:p w:rsidR="00000000" w:rsidDel="00000000" w:rsidP="00000000" w:rsidRDefault="00000000" w:rsidRPr="00000000" w14:paraId="0000036D">
      <w:pPr>
        <w:pageBreakBefore w:val="0"/>
        <w:tabs>
          <w:tab w:val="left" w:pos="5710"/>
        </w:tabs>
        <w:jc w:val="both"/>
        <w:rPr>
          <w:sz w:val="24"/>
          <w:szCs w:val="24"/>
        </w:rPr>
      </w:pPr>
      <w:r w:rsidDel="00000000" w:rsidR="00000000" w:rsidRPr="00000000">
        <w:rPr>
          <w:sz w:val="24"/>
          <w:szCs w:val="24"/>
          <w:rtl w:val="0"/>
        </w:rPr>
        <w:t xml:space="preserve">Set out facts which you know, as observed personally or which are from your own knowledge. </w:t>
      </w:r>
    </w:p>
    <w:p w:rsidR="00000000" w:rsidDel="00000000" w:rsidP="00000000" w:rsidRDefault="00000000" w:rsidRPr="00000000" w14:paraId="0000036E">
      <w:pPr>
        <w:pageBreakBefore w:val="0"/>
        <w:tabs>
          <w:tab w:val="left" w:pos="5710"/>
        </w:tabs>
        <w:jc w:val="both"/>
        <w:rPr>
          <w:sz w:val="24"/>
          <w:szCs w:val="24"/>
        </w:rPr>
      </w:pPr>
      <w:r w:rsidDel="00000000" w:rsidR="00000000" w:rsidRPr="00000000">
        <w:rPr>
          <w:sz w:val="24"/>
          <w:szCs w:val="24"/>
          <w:rtl w:val="0"/>
        </w:rPr>
        <w:t xml:space="preserve">The affidavit may be based on information given to you. If this is the case, you must disclose the source of your information.</w:t>
      </w:r>
    </w:p>
    <w:p w:rsidR="00000000" w:rsidDel="00000000" w:rsidP="00000000" w:rsidRDefault="00000000" w:rsidRPr="00000000" w14:paraId="0000036F">
      <w:pPr>
        <w:pageBreakBefore w:val="0"/>
        <w:tabs>
          <w:tab w:val="left" w:pos="5710"/>
        </w:tabs>
        <w:jc w:val="both"/>
        <w:rPr>
          <w:sz w:val="24"/>
          <w:szCs w:val="24"/>
        </w:rPr>
      </w:pPr>
      <w:r w:rsidDel="00000000" w:rsidR="00000000" w:rsidRPr="00000000">
        <w:rPr>
          <w:sz w:val="24"/>
          <w:szCs w:val="24"/>
          <w:rtl w:val="0"/>
        </w:rPr>
        <w:t xml:space="preserve">You must set out the grounds for your belief.</w:t>
      </w:r>
    </w:p>
    <w:p w:rsidR="00000000" w:rsidDel="00000000" w:rsidP="00000000" w:rsidRDefault="00000000" w:rsidRPr="00000000" w14:paraId="00000370">
      <w:pPr>
        <w:pageBreakBefore w:val="0"/>
        <w:tabs>
          <w:tab w:val="left" w:pos="5710"/>
        </w:tabs>
        <w:jc w:val="both"/>
        <w:rPr>
          <w:sz w:val="24"/>
          <w:szCs w:val="24"/>
        </w:rPr>
      </w:pPr>
      <w:r w:rsidDel="00000000" w:rsidR="00000000" w:rsidRPr="00000000">
        <w:rPr>
          <w:sz w:val="24"/>
          <w:szCs w:val="24"/>
          <w:rtl w:val="0"/>
        </w:rPr>
        <w:t xml:space="preserve">Affidavits sometimes may rely on hearsay evidence especially in interlocutory applications.</w:t>
      </w:r>
    </w:p>
    <w:p w:rsidR="00000000" w:rsidDel="00000000" w:rsidP="00000000" w:rsidRDefault="00000000" w:rsidRPr="00000000" w14:paraId="00000371">
      <w:pPr>
        <w:pageBreakBefore w:val="0"/>
        <w:tabs>
          <w:tab w:val="left" w:pos="5710"/>
        </w:tabs>
        <w:spacing w:after="0" w:lineRule="auto"/>
        <w:jc w:val="both"/>
        <w:rPr>
          <w:b w:val="1"/>
          <w:sz w:val="24"/>
          <w:szCs w:val="24"/>
        </w:rPr>
      </w:pPr>
      <w:r w:rsidDel="00000000" w:rsidR="00000000" w:rsidRPr="00000000">
        <w:rPr>
          <w:b w:val="1"/>
          <w:sz w:val="24"/>
          <w:szCs w:val="24"/>
          <w:rtl w:val="0"/>
        </w:rPr>
        <w:t xml:space="preserve">Who may swear an affidavit?</w:t>
      </w:r>
    </w:p>
    <w:p w:rsidR="00000000" w:rsidDel="00000000" w:rsidP="00000000" w:rsidRDefault="00000000" w:rsidRPr="00000000" w14:paraId="00000372">
      <w:pPr>
        <w:pageBreakBefore w:val="0"/>
        <w:tabs>
          <w:tab w:val="left" w:pos="5710"/>
        </w:tabs>
        <w:spacing w:after="0" w:lineRule="auto"/>
        <w:jc w:val="both"/>
        <w:rPr>
          <w:sz w:val="24"/>
          <w:szCs w:val="24"/>
        </w:rPr>
      </w:pPr>
      <w:r w:rsidDel="00000000" w:rsidR="00000000" w:rsidRPr="00000000">
        <w:rPr>
          <w:sz w:val="24"/>
          <w:szCs w:val="24"/>
          <w:rtl w:val="0"/>
        </w:rPr>
        <w:t xml:space="preserve">Any person who is competent to be a witness and knowledge of the facts may swear an affidavit. This sometimes can be allowed by the court to substitute oral evidence.</w:t>
      </w:r>
    </w:p>
    <w:p w:rsidR="00000000" w:rsidDel="00000000" w:rsidP="00000000" w:rsidRDefault="00000000" w:rsidRPr="00000000" w14:paraId="00000373">
      <w:pPr>
        <w:pageBreakBefore w:val="0"/>
        <w:tabs>
          <w:tab w:val="left" w:pos="5710"/>
        </w:tabs>
        <w:spacing w:after="0" w:lineRule="auto"/>
        <w:jc w:val="both"/>
        <w:rPr>
          <w:sz w:val="24"/>
          <w:szCs w:val="24"/>
        </w:rPr>
      </w:pPr>
      <w:r w:rsidDel="00000000" w:rsidR="00000000" w:rsidRPr="00000000">
        <w:rPr>
          <w:sz w:val="24"/>
          <w:szCs w:val="24"/>
          <w:rtl w:val="0"/>
        </w:rPr>
        <w:t xml:space="preserve">An advocate, where it can be helped, should NEVER swear an affidavit. This is because the advocate is not a potential witness in a matter in which he/she is acting.</w:t>
      </w:r>
    </w:p>
    <w:p w:rsidR="00000000" w:rsidDel="00000000" w:rsidP="00000000" w:rsidRDefault="00000000" w:rsidRPr="00000000" w14:paraId="00000374">
      <w:pPr>
        <w:pageBreakBefore w:val="0"/>
        <w:tabs>
          <w:tab w:val="left" w:pos="5710"/>
        </w:tabs>
        <w:spacing w:after="0" w:lineRule="auto"/>
        <w:jc w:val="both"/>
        <w:rPr>
          <w:b w:val="1"/>
          <w:sz w:val="24"/>
          <w:szCs w:val="24"/>
        </w:rPr>
      </w:pPr>
      <w:r w:rsidDel="00000000" w:rsidR="00000000" w:rsidRPr="00000000">
        <w:rPr>
          <w:rtl w:val="0"/>
        </w:rPr>
      </w:r>
    </w:p>
    <w:p w:rsidR="00000000" w:rsidDel="00000000" w:rsidP="00000000" w:rsidRDefault="00000000" w:rsidRPr="00000000" w14:paraId="00000375">
      <w:pPr>
        <w:pageBreakBefore w:val="0"/>
        <w:tabs>
          <w:tab w:val="left" w:pos="5710"/>
        </w:tabs>
        <w:spacing w:after="0" w:lineRule="auto"/>
        <w:jc w:val="both"/>
        <w:rPr>
          <w:b w:val="1"/>
          <w:sz w:val="24"/>
          <w:szCs w:val="24"/>
        </w:rPr>
      </w:pPr>
      <w:r w:rsidDel="00000000" w:rsidR="00000000" w:rsidRPr="00000000">
        <w:rPr>
          <w:b w:val="1"/>
          <w:sz w:val="24"/>
          <w:szCs w:val="24"/>
          <w:rtl w:val="0"/>
        </w:rPr>
        <w:t xml:space="preserve">NB: Certificate of urgency. </w:t>
      </w:r>
    </w:p>
    <w:p w:rsidR="00000000" w:rsidDel="00000000" w:rsidP="00000000" w:rsidRDefault="00000000" w:rsidRPr="00000000" w14:paraId="00000376">
      <w:pPr>
        <w:pageBreakBefore w:val="0"/>
        <w:tabs>
          <w:tab w:val="left" w:pos="5710"/>
        </w:tabs>
        <w:spacing w:after="0" w:lineRule="auto"/>
        <w:jc w:val="both"/>
        <w:rPr>
          <w:sz w:val="24"/>
          <w:szCs w:val="24"/>
        </w:rPr>
      </w:pPr>
      <w:r w:rsidDel="00000000" w:rsidR="00000000" w:rsidRPr="00000000">
        <w:rPr>
          <w:sz w:val="24"/>
          <w:szCs w:val="24"/>
          <w:rtl w:val="0"/>
        </w:rPr>
        <w:t xml:space="preserve">This was initially created to allow persons having matters that needed urgent solutions to be given early dates. The certificate of urgency is not mandatory. It is not a matter of course and is only used where there is a real emergency to which the applicant is not a contributor. </w:t>
      </w:r>
    </w:p>
    <w:p w:rsidR="00000000" w:rsidDel="00000000" w:rsidP="00000000" w:rsidRDefault="00000000" w:rsidRPr="00000000" w14:paraId="00000377">
      <w:pPr>
        <w:pageBreakBefore w:val="0"/>
        <w:tabs>
          <w:tab w:val="left" w:pos="5710"/>
        </w:tabs>
        <w:jc w:val="both"/>
        <w:rPr>
          <w:sz w:val="24"/>
          <w:szCs w:val="24"/>
        </w:rPr>
      </w:pPr>
      <w:r w:rsidDel="00000000" w:rsidR="00000000" w:rsidRPr="00000000">
        <w:rPr>
          <w:rtl w:val="0"/>
        </w:rPr>
      </w:r>
    </w:p>
    <w:p w:rsidR="00000000" w:rsidDel="00000000" w:rsidP="00000000" w:rsidRDefault="00000000" w:rsidRPr="00000000" w14:paraId="00000378">
      <w:pPr>
        <w:pageBreakBefore w:val="0"/>
        <w:pBdr>
          <w:bottom w:color="000000" w:space="1" w:sz="4" w:val="single"/>
        </w:pBdr>
        <w:tabs>
          <w:tab w:val="left" w:pos="5710"/>
        </w:tabs>
        <w:jc w:val="both"/>
        <w:rPr>
          <w:b w:val="1"/>
          <w:sz w:val="24"/>
          <w:szCs w:val="24"/>
        </w:rPr>
      </w:pPr>
      <w:r w:rsidDel="00000000" w:rsidR="00000000" w:rsidRPr="00000000">
        <w:rPr>
          <w:b w:val="1"/>
          <w:sz w:val="24"/>
          <w:szCs w:val="24"/>
          <w:rtl w:val="0"/>
        </w:rPr>
        <w:t xml:space="preserve">DISPOSAL OF SUITS WITHOUT TRIAL</w:t>
      </w:r>
      <w:r w:rsidDel="00000000" w:rsidR="00000000" w:rsidRPr="00000000">
        <w:rPr>
          <w:b w:val="1"/>
          <w:sz w:val="24"/>
          <w:szCs w:val="24"/>
          <w:vertAlign w:val="superscript"/>
        </w:rPr>
        <w:footnoteReference w:customMarkFollows="0" w:id="49"/>
      </w:r>
      <w:r w:rsidDel="00000000" w:rsidR="00000000" w:rsidRPr="00000000">
        <w:rPr>
          <w:rtl w:val="0"/>
        </w:rPr>
      </w:r>
    </w:p>
    <w:p w:rsidR="00000000" w:rsidDel="00000000" w:rsidP="00000000" w:rsidRDefault="00000000" w:rsidRPr="00000000" w14:paraId="00000379">
      <w:pPr>
        <w:pageBreakBefore w:val="0"/>
        <w:tabs>
          <w:tab w:val="left" w:pos="5710"/>
        </w:tabs>
        <w:jc w:val="both"/>
        <w:rPr>
          <w:sz w:val="24"/>
          <w:szCs w:val="24"/>
        </w:rPr>
      </w:pPr>
      <w:r w:rsidDel="00000000" w:rsidR="00000000" w:rsidRPr="00000000">
        <w:rPr>
          <w:sz w:val="24"/>
          <w:szCs w:val="24"/>
          <w:rtl w:val="0"/>
        </w:rPr>
        <w:t xml:space="preserve">Not every suit filed in court goes to trial. Most cases actually end without trial. </w:t>
      </w:r>
    </w:p>
    <w:p w:rsidR="00000000" w:rsidDel="00000000" w:rsidP="00000000" w:rsidRDefault="00000000" w:rsidRPr="00000000" w14:paraId="0000037A">
      <w:pPr>
        <w:pageBreakBefore w:val="0"/>
        <w:tabs>
          <w:tab w:val="left" w:pos="5710"/>
        </w:tabs>
        <w:spacing w:after="0" w:lineRule="auto"/>
        <w:jc w:val="both"/>
        <w:rPr>
          <w:sz w:val="24"/>
          <w:szCs w:val="24"/>
        </w:rPr>
      </w:pPr>
      <w:r w:rsidDel="00000000" w:rsidR="00000000" w:rsidRPr="00000000">
        <w:rPr>
          <w:sz w:val="24"/>
          <w:szCs w:val="24"/>
          <w:rtl w:val="0"/>
        </w:rPr>
        <w:t xml:space="preserve">Suits can be disposed in various ways;</w:t>
      </w:r>
    </w:p>
    <w:p w:rsidR="00000000" w:rsidDel="00000000" w:rsidP="00000000" w:rsidRDefault="00000000" w:rsidRPr="00000000" w14:paraId="0000037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Default judgment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 arises upon default of pleading e.g. to enter </w:t>
      </w:r>
      <w:sdt>
        <w:sdtPr>
          <w:tag w:val="goog_rdk_37"/>
        </w:sdtPr>
        <w:sdtContent>
          <w:commentRangeStart w:id="2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appearance</w:t>
      </w:r>
      <w:commentRangeEnd w:id="28"/>
      <w:r w:rsidDel="00000000" w:rsidR="00000000" w:rsidRPr="00000000">
        <w:commentReference w:id="28"/>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or to file a defence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within the stipulated time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Order 10</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rules 4 to 8. The kind of judgment available will depend on what kind of claim the plaintiff is making. If the claim is liquidated and the defendant fails to enter appearance, the judgment is 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final judgment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the amount claimed.</w:t>
      </w: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 claim is pecuniary, the judgment will be an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interlocutory default judgment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Here there will be an opportunity for the plaintiff to give evidence to allow the assessment of damages/ formal proof. The defendant does not have to be present. </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plaintiff’s burden is reduced as at the trial, he will be required to adduce evidence as to liability and as to damages he/she is entitled to.</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there has been a counter-claim and the plaintiff fails to respond to it, a judgment can be entered in default against them.</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Judgment in default may be entered without notice to the defendant. </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Suit failing due to default of the plaintiff</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Order 5 Rule 1(6)</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where the summons to enter appearance is not collected within 30 days by the plaintiff, the suit may be struck out. </w:t>
      </w:r>
    </w:p>
    <w:p w:rsidR="00000000" w:rsidDel="00000000" w:rsidP="00000000" w:rsidRDefault="00000000" w:rsidRPr="00000000" w14:paraId="00000382">
      <w:pPr>
        <w:pageBreakBefore w:val="0"/>
        <w:spacing w:after="0" w:lineRule="auto"/>
        <w:ind w:left="1440" w:firstLine="0"/>
        <w:rPr>
          <w:i w:val="1"/>
          <w:sz w:val="24"/>
          <w:szCs w:val="24"/>
        </w:rPr>
      </w:pPr>
      <w:r w:rsidDel="00000000" w:rsidR="00000000" w:rsidRPr="00000000">
        <w:rPr>
          <w:i w:val="1"/>
          <w:sz w:val="24"/>
          <w:szCs w:val="24"/>
          <w:rtl w:val="0"/>
        </w:rPr>
        <w:t xml:space="preserve">Every summons, except where the court is to effect service, shall be collected for service within thirty days of issue or notification, whichever is later, failing which the suit shall abate.</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Summons also lapse after a period of 12 months if not served. Therefore the suit shall also lapse before trial</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Such dismissal is done upon the initiative of the court, without notice to the plaintiff. </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Summary judgment</w:t>
      </w:r>
      <w:r w:rsidDel="00000000" w:rsidR="00000000" w:rsidRPr="00000000">
        <w:rPr>
          <w:rFonts w:ascii="Calibri" w:cs="Calibri" w:eastAsia="Calibri" w:hAnsi="Calibri"/>
          <w:b w:val="1"/>
          <w:i w:val="0"/>
          <w:smallCaps w:val="0"/>
          <w:strike w:val="0"/>
          <w:color w:val="000000"/>
          <w:sz w:val="24"/>
          <w:szCs w:val="24"/>
          <w:u w:val="none"/>
          <w:shd w:fill="auto" w:val="clear"/>
          <w:vertAlign w:val="superscript"/>
        </w:rPr>
        <w:footnoteReference w:customMarkFollows="0" w:id="50"/>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 Order 36</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caters for this. It may be applied for where the defendant has entered appearance but not filed a defence. This is regardless as to whether the defendant is still within time. It can be used merely because the plaintiff believes the defendant has no case.</w:t>
      </w: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applies in a limited class of cases, i.e. where the plaintiff makes a liquidated claim or where there is a claim to recover land made by a landlord from his tenant whose tenancy has expired, terminated for failure to pay rent or breach of terms of tenancy by the tenant. This recovery can be with or without rent or mesne profits.</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Principles require that the plaintiff establishes that the defendant does not have a defence that raises any triable issue. </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Striking out of pleadings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Pr>
        <w:footnoteReference w:customMarkFollows="0" w:id="51"/>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Rule 15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At any stage of the proceedings the court may order to be struck out or amended any pleading on the ground that—</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it discloses no reasonable cause of action or defence in </w:t>
      </w:r>
      <w:sdt>
        <w:sdtPr>
          <w:tag w:val="goog_rdk_38"/>
        </w:sdtPr>
        <w:sdtContent>
          <w:commentRangeStart w:id="2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law</w:t>
      </w:r>
      <w:commentRangeEnd w:id="29"/>
      <w:r w:rsidDel="00000000" w:rsidR="00000000" w:rsidRPr="00000000">
        <w:commentReference w:id="29"/>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or</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 it is </w:t>
      </w:r>
      <w:sdt>
        <w:sdtPr>
          <w:tag w:val="goog_rdk_39"/>
        </w:sdtPr>
        <w:sdtContent>
          <w:commentRangeStart w:id="3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scandalous</w:t>
      </w:r>
      <w:commentRangeEnd w:id="30"/>
      <w:r w:rsidDel="00000000" w:rsidR="00000000" w:rsidRPr="00000000">
        <w:commentReference w:id="30"/>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sdt>
        <w:sdtPr>
          <w:tag w:val="goog_rdk_40"/>
        </w:sdtPr>
        <w:sdtContent>
          <w:commentRangeStart w:id="3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frivolous</w:t>
      </w:r>
      <w:commentRangeEnd w:id="31"/>
      <w:r w:rsidDel="00000000" w:rsidR="00000000" w:rsidRPr="00000000">
        <w:commentReference w:id="31"/>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or </w:t>
      </w:r>
      <w:sdt>
        <w:sdtPr>
          <w:tag w:val="goog_rdk_41"/>
        </w:sdtPr>
        <w:sdtContent>
          <w:commentRangeStart w:id="3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vexatious</w:t>
      </w:r>
      <w:commentRangeEnd w:id="32"/>
      <w:r w:rsidDel="00000000" w:rsidR="00000000" w:rsidRPr="00000000">
        <w:commentReference w:id="32"/>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or</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 it may prejudice, embarrass or delay the fair trial of the action; or</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 it is otherwise an abuse of the process of the court, and may order the suit to be stayed or dismissed or judgment to be entered accordingly, as the case may be.</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No evidence shall be admissible on an application under sub-rule (1) (a) but the application shall state concisely the grounds on which it is made.</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So far as applicable this rule shall apply to an originating summons and a petition.</w:t>
      </w:r>
    </w:p>
    <w:p w:rsidR="00000000" w:rsidDel="00000000" w:rsidP="00000000" w:rsidRDefault="00000000" w:rsidRPr="00000000" w14:paraId="00000392">
      <w:pPr>
        <w:pageBreakBefore w:val="0"/>
        <w:spacing w:after="0" w:lineRule="auto"/>
        <w:jc w:val="both"/>
        <w:rPr>
          <w:sz w:val="24"/>
          <w:szCs w:val="24"/>
        </w:rPr>
      </w:pP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Settlement or compromise</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Pr>
        <w:footnoteReference w:customMarkFollows="0" w:id="52"/>
      </w: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Withdrawal of suits</w:t>
      </w:r>
      <w:r w:rsidDel="00000000" w:rsidR="00000000" w:rsidRPr="00000000">
        <w:rPr>
          <w:rFonts w:ascii="Calibri" w:cs="Calibri" w:eastAsia="Calibri" w:hAnsi="Calibri"/>
          <w:b w:val="1"/>
          <w:i w:val="0"/>
          <w:smallCaps w:val="0"/>
          <w:strike w:val="0"/>
          <w:color w:val="000000"/>
          <w:sz w:val="24"/>
          <w:szCs w:val="24"/>
          <w:u w:val="none"/>
          <w:shd w:fill="auto" w:val="clear"/>
          <w:vertAlign w:val="superscript"/>
        </w:rPr>
        <w:footnoteReference w:customMarkFollows="0" w:id="53"/>
      </w: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the occasion for engaging opponent, settling the matter and then coming to court and recording the settlement. </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Stay of proceedings on acceptance of payment into court</w:t>
      </w: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Alternative Dispute Resolution</w:t>
      </w:r>
      <w:r w:rsidDel="00000000" w:rsidR="00000000" w:rsidRPr="00000000">
        <w:rPr>
          <w:rFonts w:ascii="Calibri" w:cs="Calibri" w:eastAsia="Calibri" w:hAnsi="Calibri"/>
          <w:b w:val="1"/>
          <w:i w:val="0"/>
          <w:smallCaps w:val="0"/>
          <w:strike w:val="0"/>
          <w:color w:val="000000"/>
          <w:sz w:val="24"/>
          <w:szCs w:val="24"/>
          <w:u w:val="none"/>
          <w:shd w:fill="auto" w:val="clear"/>
          <w:vertAlign w:val="superscript"/>
        </w:rPr>
        <w:footnoteReference w:customMarkFollows="0" w:id="54"/>
      </w: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Suits may be stayed for purposes of having the matter go through ADR. The most common method of ADR is Arbitration which is provided for by the Arbitration Act (1995) as amended in 2009.</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References to arbitration may be on application by the parties, or where there is a contract and the contract contains an arbitration clause. When there is a breach and one party goes to court, the other party may request to refer the matter back to arbitration.</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Big corporations do not like their matters made public and because the courts are public entities, they may resort to arbitration.</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asking for arbitration, the party must specify what questions to be referred to the arbitration so that the court may frame it to the arbitrator. The arbitrator knows what the court’s mandate is and does not go beyond the purview of the court.</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time within which the arbitration is to be must be reasonable and must be told to the arbitrator.</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Once there is referral, the court does not interfere nor deal with the matter until the arbitral award.</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there are several arbitrators, decisions made shall be by way of majority.</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there is a tie, the court can appoint an umpire who will be a third person neutral to break the tie.</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parties may appoint an umpire in the event there is a tie. If they disagree on an umpire, the court may appoint one.</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Arbitration can however be pricey, time consuming and marred by technicalities. </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 Rule 16, the court has the power to set aside an arbitral award under the following grounds;</w:t>
      </w:r>
    </w:p>
    <w:p w:rsidR="00000000" w:rsidDel="00000000" w:rsidP="00000000" w:rsidRDefault="00000000" w:rsidRPr="00000000" w14:paraId="000003A6">
      <w:pPr>
        <w:pageBreakBefore w:val="0"/>
        <w:spacing w:after="0" w:line="240" w:lineRule="auto"/>
        <w:ind w:left="1440" w:firstLine="0"/>
        <w:jc w:val="both"/>
        <w:rPr>
          <w:sz w:val="24"/>
          <w:szCs w:val="24"/>
        </w:rPr>
      </w:pPr>
      <w:r w:rsidDel="00000000" w:rsidR="00000000" w:rsidRPr="00000000">
        <w:rPr>
          <w:sz w:val="24"/>
          <w:szCs w:val="24"/>
          <w:rtl w:val="0"/>
        </w:rPr>
        <w:t xml:space="preserve">(a) Corruption or misconduct of the arbitrator or umpire;</w:t>
      </w:r>
    </w:p>
    <w:p w:rsidR="00000000" w:rsidDel="00000000" w:rsidP="00000000" w:rsidRDefault="00000000" w:rsidRPr="00000000" w14:paraId="000003A7">
      <w:pPr>
        <w:pageBreakBefore w:val="0"/>
        <w:spacing w:after="0" w:line="240" w:lineRule="auto"/>
        <w:ind w:left="1440" w:firstLine="0"/>
        <w:jc w:val="center"/>
        <w:rPr>
          <w:sz w:val="24"/>
          <w:szCs w:val="24"/>
        </w:rPr>
      </w:pPr>
      <w:r w:rsidDel="00000000" w:rsidR="00000000" w:rsidRPr="00000000">
        <w:rPr>
          <w:sz w:val="24"/>
          <w:szCs w:val="24"/>
          <w:rtl w:val="0"/>
        </w:rPr>
        <w:t xml:space="preserve">or</w:t>
      </w:r>
    </w:p>
    <w:p w:rsidR="00000000" w:rsidDel="00000000" w:rsidP="00000000" w:rsidRDefault="00000000" w:rsidRPr="00000000" w14:paraId="000003A8">
      <w:pPr>
        <w:pageBreakBefore w:val="0"/>
        <w:spacing w:after="0" w:line="240" w:lineRule="auto"/>
        <w:ind w:left="1440" w:firstLine="0"/>
        <w:jc w:val="both"/>
        <w:rPr>
          <w:sz w:val="24"/>
          <w:szCs w:val="24"/>
        </w:rPr>
      </w:pPr>
      <w:r w:rsidDel="00000000" w:rsidR="00000000" w:rsidRPr="00000000">
        <w:rPr>
          <w:sz w:val="24"/>
          <w:szCs w:val="24"/>
          <w:rtl w:val="0"/>
        </w:rPr>
        <w:t xml:space="preserve">(b)That either party has fraudulently concealed any matter which he ought to have disclosed, or has wilfully misled or deceived the arbitrator or umpire</w:t>
      </w:r>
    </w:p>
    <w:p w:rsidR="00000000" w:rsidDel="00000000" w:rsidP="00000000" w:rsidRDefault="00000000" w:rsidRPr="00000000" w14:paraId="000003A9">
      <w:pPr>
        <w:pageBreakBefore w:val="0"/>
        <w:spacing w:after="0"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3AA">
      <w:pPr>
        <w:pageBreakBefore w:val="0"/>
        <w:spacing w:after="0" w:line="240" w:lineRule="auto"/>
        <w:ind w:left="720" w:firstLine="0"/>
        <w:jc w:val="both"/>
        <w:rPr>
          <w:sz w:val="24"/>
          <w:szCs w:val="24"/>
        </w:rPr>
      </w:pPr>
      <w:r w:rsidDel="00000000" w:rsidR="00000000" w:rsidRPr="00000000">
        <w:rPr>
          <w:sz w:val="24"/>
          <w:szCs w:val="24"/>
          <w:rtl w:val="0"/>
        </w:rPr>
        <w:t xml:space="preserve">Under Rule 20, where the court sees fit or upon application of the parties, the court may adopt another appropriate method of dispute resolution such as mediation.</w:t>
      </w:r>
    </w:p>
    <w:p w:rsidR="00000000" w:rsidDel="00000000" w:rsidP="00000000" w:rsidRDefault="00000000" w:rsidRPr="00000000" w14:paraId="000003AB">
      <w:pPr>
        <w:pageBreakBefore w:val="0"/>
        <w:spacing w:after="0" w:line="240" w:lineRule="auto"/>
        <w:ind w:left="720" w:firstLine="0"/>
        <w:jc w:val="both"/>
        <w:rPr>
          <w:sz w:val="24"/>
          <w:szCs w:val="24"/>
        </w:rPr>
      </w:pPr>
      <w:r w:rsidDel="00000000" w:rsidR="00000000" w:rsidRPr="00000000">
        <w:rPr>
          <w:sz w:val="24"/>
          <w:szCs w:val="24"/>
          <w:rtl w:val="0"/>
        </w:rPr>
        <w:t xml:space="preserve">Where ADR fails, the court may set the matter for hearing.</w:t>
      </w:r>
    </w:p>
    <w:p w:rsidR="00000000" w:rsidDel="00000000" w:rsidP="00000000" w:rsidRDefault="00000000" w:rsidRPr="00000000" w14:paraId="000003AC">
      <w:pPr>
        <w:pageBreakBefore w:val="0"/>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Discontinuance and withdrawal</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Consent </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Admission </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Compromise and adjustment</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If one of the parties dies and there is no one to survive the action</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Where the subject matter of the suit ceases to exist</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Dismissal for want of prosecution</w:t>
      </w:r>
      <w:r w:rsidDel="00000000" w:rsidR="00000000" w:rsidRPr="00000000">
        <w:rPr>
          <w:rtl w:val="0"/>
        </w:rPr>
      </w:r>
    </w:p>
    <w:p w:rsidR="00000000" w:rsidDel="00000000" w:rsidP="00000000" w:rsidRDefault="00000000" w:rsidRPr="00000000" w14:paraId="000003B4">
      <w:pPr>
        <w:pageBreakBefore w:val="0"/>
        <w:tabs>
          <w:tab w:val="left" w:pos="5710"/>
        </w:tabs>
        <w:jc w:val="both"/>
        <w:rPr>
          <w:b w:val="1"/>
          <w:sz w:val="24"/>
          <w:szCs w:val="24"/>
        </w:rPr>
      </w:pPr>
      <w:r w:rsidDel="00000000" w:rsidR="00000000" w:rsidRPr="00000000">
        <w:rPr>
          <w:rtl w:val="0"/>
        </w:rPr>
      </w:r>
    </w:p>
    <w:p w:rsidR="00000000" w:rsidDel="00000000" w:rsidP="00000000" w:rsidRDefault="00000000" w:rsidRPr="00000000" w14:paraId="000003B5">
      <w:pPr>
        <w:pageBreakBefore w:val="0"/>
        <w:pBdr>
          <w:bottom w:color="000000" w:space="1" w:sz="4" w:val="single"/>
        </w:pBdr>
        <w:tabs>
          <w:tab w:val="left" w:pos="5710"/>
        </w:tabs>
        <w:jc w:val="both"/>
        <w:rPr>
          <w:b w:val="1"/>
          <w:sz w:val="24"/>
          <w:szCs w:val="24"/>
        </w:rPr>
      </w:pPr>
      <w:r w:rsidDel="00000000" w:rsidR="00000000" w:rsidRPr="00000000">
        <w:rPr>
          <w:b w:val="1"/>
          <w:sz w:val="24"/>
          <w:szCs w:val="24"/>
          <w:rtl w:val="0"/>
        </w:rPr>
        <w:t xml:space="preserve">PREPARATORY STEPS FOR TRIAL</w:t>
      </w:r>
      <w:r w:rsidDel="00000000" w:rsidR="00000000" w:rsidRPr="00000000">
        <w:rPr>
          <w:b w:val="1"/>
          <w:sz w:val="24"/>
          <w:szCs w:val="24"/>
          <w:vertAlign w:val="superscript"/>
        </w:rPr>
        <w:footnoteReference w:customMarkFollows="0" w:id="55"/>
      </w:r>
      <w:r w:rsidDel="00000000" w:rsidR="00000000" w:rsidRPr="00000000">
        <w:rPr>
          <w:rtl w:val="0"/>
        </w:rPr>
      </w:r>
    </w:p>
    <w:p w:rsidR="00000000" w:rsidDel="00000000" w:rsidP="00000000" w:rsidRDefault="00000000" w:rsidRPr="00000000" w14:paraId="000003B6">
      <w:pPr>
        <w:pageBreakBefore w:val="0"/>
        <w:tabs>
          <w:tab w:val="left" w:pos="5710"/>
        </w:tabs>
        <w:jc w:val="both"/>
        <w:rPr>
          <w:sz w:val="24"/>
          <w:szCs w:val="24"/>
        </w:rPr>
      </w:pPr>
      <w:r w:rsidDel="00000000" w:rsidR="00000000" w:rsidRPr="00000000">
        <w:rPr>
          <w:sz w:val="24"/>
          <w:szCs w:val="24"/>
          <w:rtl w:val="0"/>
        </w:rPr>
        <w:t xml:space="preserve">Pre-trial preparation is key in any trial. It serves a number of purposes;</w:t>
      </w:r>
    </w:p>
    <w:p w:rsidR="00000000" w:rsidDel="00000000" w:rsidP="00000000" w:rsidRDefault="00000000" w:rsidRPr="00000000" w14:paraId="000003B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Contributes towards expeditious disposal of cases;</w:t>
      </w:r>
    </w:p>
    <w:p w:rsidR="00000000" w:rsidDel="00000000" w:rsidP="00000000" w:rsidRDefault="00000000" w:rsidRPr="00000000" w14:paraId="000003B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Avoids the blunders of doubt; the trial would otherwise be chaotic.</w:t>
      </w:r>
    </w:p>
    <w:p w:rsidR="00000000" w:rsidDel="00000000" w:rsidP="00000000" w:rsidRDefault="00000000" w:rsidRPr="00000000" w14:paraId="000003B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brings out, in a clear form, the issues that are to be left to the court for determination.</w:t>
      </w:r>
    </w:p>
    <w:p w:rsidR="00000000" w:rsidDel="00000000" w:rsidP="00000000" w:rsidRDefault="00000000" w:rsidRPr="00000000" w14:paraId="000003B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Creates a high likelihood of cases being disposed of without trial. </w:t>
      </w:r>
    </w:p>
    <w:p w:rsidR="00000000" w:rsidDel="00000000" w:rsidP="00000000" w:rsidRDefault="00000000" w:rsidRPr="00000000" w14:paraId="000003BB">
      <w:pPr>
        <w:pageBreakBefore w:val="0"/>
        <w:tabs>
          <w:tab w:val="left" w:pos="5710"/>
        </w:tabs>
        <w:ind w:left="720" w:firstLine="0"/>
        <w:jc w:val="both"/>
        <w:rPr>
          <w:i w:val="1"/>
          <w:sz w:val="24"/>
          <w:szCs w:val="24"/>
        </w:rPr>
      </w:pPr>
      <w:r w:rsidDel="00000000" w:rsidR="00000000" w:rsidRPr="00000000">
        <w:rPr>
          <w:i w:val="1"/>
          <w:sz w:val="24"/>
          <w:szCs w:val="24"/>
          <w:rtl w:val="0"/>
        </w:rPr>
        <w:t xml:space="preserve">Without a serious and careful preparation for trial, attendance of a trial is a crisis akin to the loss of a maiden head.</w:t>
      </w:r>
    </w:p>
    <w:p w:rsidR="00000000" w:rsidDel="00000000" w:rsidP="00000000" w:rsidRDefault="00000000" w:rsidRPr="00000000" w14:paraId="000003BC">
      <w:pPr>
        <w:pageBreakBefore w:val="0"/>
        <w:tabs>
          <w:tab w:val="left" w:pos="5710"/>
        </w:tabs>
        <w:ind w:left="360" w:firstLine="0"/>
        <w:jc w:val="right"/>
        <w:rPr>
          <w:sz w:val="24"/>
          <w:szCs w:val="24"/>
        </w:rPr>
      </w:pPr>
      <w:r w:rsidDel="00000000" w:rsidR="00000000" w:rsidRPr="00000000">
        <w:rPr>
          <w:sz w:val="24"/>
          <w:szCs w:val="24"/>
          <w:rtl w:val="0"/>
        </w:rPr>
        <w:t xml:space="preserve">[To be confirmed]</w:t>
      </w:r>
    </w:p>
    <w:p w:rsidR="00000000" w:rsidDel="00000000" w:rsidP="00000000" w:rsidRDefault="00000000" w:rsidRPr="00000000" w14:paraId="000003BD">
      <w:pPr>
        <w:pageBreakBefore w:val="0"/>
        <w:tabs>
          <w:tab w:val="left" w:pos="5710"/>
        </w:tabs>
        <w:ind w:left="720" w:firstLine="0"/>
        <w:jc w:val="both"/>
        <w:rPr>
          <w:i w:val="1"/>
          <w:sz w:val="24"/>
          <w:szCs w:val="24"/>
        </w:rPr>
      </w:pPr>
      <w:r w:rsidDel="00000000" w:rsidR="00000000" w:rsidRPr="00000000">
        <w:rPr>
          <w:i w:val="1"/>
          <w:sz w:val="24"/>
          <w:szCs w:val="24"/>
          <w:rtl w:val="0"/>
        </w:rPr>
        <w:t xml:space="preserve">A carefully prepared case may be brought to a successful conclusion by one who is otherwise a poor advocate on his feet…</w:t>
      </w:r>
    </w:p>
    <w:p w:rsidR="00000000" w:rsidDel="00000000" w:rsidP="00000000" w:rsidRDefault="00000000" w:rsidRPr="00000000" w14:paraId="000003BE">
      <w:pPr>
        <w:pageBreakBefore w:val="0"/>
        <w:tabs>
          <w:tab w:val="left" w:pos="5710"/>
        </w:tabs>
        <w:spacing w:after="0" w:lineRule="auto"/>
        <w:jc w:val="right"/>
        <w:rPr>
          <w:sz w:val="24"/>
          <w:szCs w:val="24"/>
        </w:rPr>
      </w:pPr>
      <w:r w:rsidDel="00000000" w:rsidR="00000000" w:rsidRPr="00000000">
        <w:rPr>
          <w:sz w:val="24"/>
          <w:szCs w:val="24"/>
          <w:rtl w:val="0"/>
        </w:rPr>
        <w:tab/>
        <w:tab/>
        <w:t xml:space="preserve">Technique of persuasion</w:t>
      </w:r>
    </w:p>
    <w:p w:rsidR="00000000" w:rsidDel="00000000" w:rsidP="00000000" w:rsidRDefault="00000000" w:rsidRPr="00000000" w14:paraId="000003BF">
      <w:pPr>
        <w:pageBreakBefore w:val="0"/>
        <w:tabs>
          <w:tab w:val="left" w:pos="5710"/>
        </w:tabs>
        <w:spacing w:after="0" w:lineRule="auto"/>
        <w:jc w:val="right"/>
        <w:rPr>
          <w:sz w:val="24"/>
          <w:szCs w:val="24"/>
        </w:rPr>
      </w:pPr>
      <w:r w:rsidDel="00000000" w:rsidR="00000000" w:rsidRPr="00000000">
        <w:rPr>
          <w:sz w:val="24"/>
          <w:szCs w:val="24"/>
          <w:rtl w:val="0"/>
        </w:rPr>
        <w:tab/>
        <w:tab/>
        <w:tab/>
        <w:t xml:space="preserve">David </w:t>
      </w:r>
      <w:r w:rsidDel="00000000" w:rsidR="00000000" w:rsidRPr="00000000">
        <w:rPr>
          <w:sz w:val="24"/>
          <w:szCs w:val="24"/>
          <w:rtl w:val="0"/>
        </w:rPr>
        <w:t xml:space="preserve">Laple</w:t>
      </w:r>
      <w:r w:rsidDel="00000000" w:rsidR="00000000" w:rsidRPr="00000000">
        <w:rPr>
          <w:rtl w:val="0"/>
        </w:rPr>
      </w:r>
    </w:p>
    <w:p w:rsidR="00000000" w:rsidDel="00000000" w:rsidP="00000000" w:rsidRDefault="00000000" w:rsidRPr="00000000" w14:paraId="000003C0">
      <w:pPr>
        <w:pageBreakBefore w:val="0"/>
        <w:tabs>
          <w:tab w:val="left" w:pos="5710"/>
        </w:tabs>
        <w:spacing w:after="0" w:lineRule="auto"/>
        <w:jc w:val="both"/>
        <w:rPr>
          <w:sz w:val="24"/>
          <w:szCs w:val="24"/>
        </w:rPr>
      </w:pPr>
      <w:r w:rsidDel="00000000" w:rsidR="00000000" w:rsidRPr="00000000">
        <w:rPr>
          <w:rtl w:val="0"/>
        </w:rPr>
      </w:r>
    </w:p>
    <w:p w:rsidR="00000000" w:rsidDel="00000000" w:rsidP="00000000" w:rsidRDefault="00000000" w:rsidRPr="00000000" w14:paraId="000003C1">
      <w:pPr>
        <w:pageBreakBefore w:val="0"/>
        <w:tabs>
          <w:tab w:val="left" w:pos="5710"/>
        </w:tabs>
        <w:spacing w:after="0" w:lineRule="auto"/>
        <w:jc w:val="both"/>
        <w:rPr>
          <w:sz w:val="24"/>
          <w:szCs w:val="24"/>
        </w:rPr>
      </w:pPr>
      <w:r w:rsidDel="00000000" w:rsidR="00000000" w:rsidRPr="00000000">
        <w:rPr>
          <w:sz w:val="24"/>
          <w:szCs w:val="24"/>
          <w:rtl w:val="0"/>
        </w:rPr>
        <w:t xml:space="preserve">Oratory skills are not sufficient on their own for a successful trial. Good preparation is key to winning a case.</w:t>
      </w:r>
    </w:p>
    <w:p w:rsidR="00000000" w:rsidDel="00000000" w:rsidP="00000000" w:rsidRDefault="00000000" w:rsidRPr="00000000" w14:paraId="000003C2">
      <w:pPr>
        <w:pageBreakBefore w:val="0"/>
        <w:tabs>
          <w:tab w:val="left" w:pos="5710"/>
        </w:tabs>
        <w:spacing w:after="0" w:lineRule="auto"/>
        <w:jc w:val="both"/>
        <w:rPr>
          <w:sz w:val="24"/>
          <w:szCs w:val="24"/>
        </w:rPr>
      </w:pPr>
      <w:r w:rsidDel="00000000" w:rsidR="00000000" w:rsidRPr="00000000">
        <w:rPr>
          <w:rtl w:val="0"/>
        </w:rPr>
      </w:r>
    </w:p>
    <w:p w:rsidR="00000000" w:rsidDel="00000000" w:rsidP="00000000" w:rsidRDefault="00000000" w:rsidRPr="00000000" w14:paraId="000003C3">
      <w:pPr>
        <w:pageBreakBefore w:val="0"/>
        <w:tabs>
          <w:tab w:val="left" w:pos="5710"/>
        </w:tabs>
        <w:spacing w:after="0" w:lineRule="auto"/>
        <w:jc w:val="both"/>
        <w:rPr>
          <w:b w:val="1"/>
          <w:sz w:val="24"/>
          <w:szCs w:val="24"/>
        </w:rPr>
      </w:pPr>
      <w:r w:rsidDel="00000000" w:rsidR="00000000" w:rsidRPr="00000000">
        <w:rPr>
          <w:b w:val="1"/>
          <w:sz w:val="24"/>
          <w:szCs w:val="24"/>
          <w:rtl w:val="0"/>
        </w:rPr>
        <w:t xml:space="preserve">When does preparation begin?</w:t>
      </w:r>
    </w:p>
    <w:p w:rsidR="00000000" w:rsidDel="00000000" w:rsidP="00000000" w:rsidRDefault="00000000" w:rsidRPr="00000000" w14:paraId="000003C4">
      <w:pPr>
        <w:pageBreakBefore w:val="0"/>
        <w:tabs>
          <w:tab w:val="left" w:pos="5710"/>
        </w:tabs>
        <w:spacing w:after="0" w:lineRule="auto"/>
        <w:jc w:val="both"/>
        <w:rPr>
          <w:sz w:val="24"/>
          <w:szCs w:val="24"/>
        </w:rPr>
      </w:pPr>
      <w:r w:rsidDel="00000000" w:rsidR="00000000" w:rsidRPr="00000000">
        <w:rPr>
          <w:sz w:val="24"/>
          <w:szCs w:val="24"/>
          <w:rtl w:val="0"/>
        </w:rPr>
        <w:t xml:space="preserve">This begins from the moment you obtain your instructions.</w:t>
      </w:r>
    </w:p>
    <w:p w:rsidR="00000000" w:rsidDel="00000000" w:rsidP="00000000" w:rsidRDefault="00000000" w:rsidRPr="00000000" w14:paraId="000003C5">
      <w:pPr>
        <w:pageBreakBefore w:val="0"/>
        <w:tabs>
          <w:tab w:val="left" w:pos="5710"/>
        </w:tabs>
        <w:spacing w:after="0" w:lineRule="auto"/>
        <w:jc w:val="both"/>
        <w:rPr>
          <w:sz w:val="24"/>
          <w:szCs w:val="24"/>
        </w:rPr>
      </w:pPr>
      <w:r w:rsidDel="00000000" w:rsidR="00000000" w:rsidRPr="00000000">
        <w:rPr>
          <w:rtl w:val="0"/>
        </w:rPr>
      </w:r>
    </w:p>
    <w:p w:rsidR="00000000" w:rsidDel="00000000" w:rsidP="00000000" w:rsidRDefault="00000000" w:rsidRPr="00000000" w14:paraId="000003C6">
      <w:pPr>
        <w:pageBreakBefore w:val="0"/>
        <w:tabs>
          <w:tab w:val="left" w:pos="5710"/>
        </w:tabs>
        <w:spacing w:after="0" w:lineRule="auto"/>
        <w:jc w:val="both"/>
        <w:rPr>
          <w:b w:val="1"/>
          <w:sz w:val="24"/>
          <w:szCs w:val="24"/>
        </w:rPr>
      </w:pPr>
      <w:r w:rsidDel="00000000" w:rsidR="00000000" w:rsidRPr="00000000">
        <w:rPr>
          <w:b w:val="1"/>
          <w:sz w:val="24"/>
          <w:szCs w:val="24"/>
          <w:rtl w:val="0"/>
        </w:rPr>
        <w:t xml:space="preserve">What are the guiding principles?</w:t>
      </w:r>
    </w:p>
    <w:p w:rsidR="00000000" w:rsidDel="00000000" w:rsidP="00000000" w:rsidRDefault="00000000" w:rsidRPr="00000000" w14:paraId="000003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 what area of law the case falls into;</w:t>
      </w:r>
    </w:p>
    <w:p w:rsidR="00000000" w:rsidDel="00000000" w:rsidP="00000000" w:rsidRDefault="00000000" w:rsidRPr="00000000" w14:paraId="000003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 the issues;</w:t>
      </w:r>
    </w:p>
    <w:p w:rsidR="00000000" w:rsidDel="00000000" w:rsidP="00000000" w:rsidRDefault="00000000" w:rsidRPr="00000000" w14:paraId="000003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Gathering evidential material/ facts concerning these issues that will prove your case; these include documentary evidence, witness evidence/ oral evidence;</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Pr>
        <w:footnoteReference w:customMarkFollows="0" w:id="56"/>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Prepare on the applicable law;</w:t>
      </w:r>
    </w:p>
    <w:p w:rsidR="00000000" w:rsidDel="00000000" w:rsidP="00000000" w:rsidRDefault="00000000" w:rsidRPr="00000000" w14:paraId="000003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Your client must at all times be informed of the progress of the case. As a primary witness they must also be a constant source of information and clarification. Remember that the client is the core of the case. </w:t>
      </w:r>
    </w:p>
    <w:p w:rsidR="00000000" w:rsidDel="00000000" w:rsidP="00000000" w:rsidRDefault="00000000" w:rsidRPr="00000000" w14:paraId="000003C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Advise your client on the expenses of proceeding with the trial.</w:t>
      </w:r>
    </w:p>
    <w:p w:rsidR="00000000" w:rsidDel="00000000" w:rsidP="00000000" w:rsidRDefault="00000000" w:rsidRPr="00000000" w14:paraId="000003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Reassure the client and prepare him/her for the trial. The client should have a clear picture of what a trial really entails.</w:t>
      </w:r>
    </w:p>
    <w:p w:rsidR="00000000" w:rsidDel="00000000" w:rsidP="00000000" w:rsidRDefault="00000000" w:rsidRPr="00000000" w14:paraId="000003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Advise your client on court etiquette and procedure.</w:t>
      </w:r>
    </w:p>
    <w:p w:rsidR="00000000" w:rsidDel="00000000" w:rsidP="00000000" w:rsidRDefault="00000000" w:rsidRPr="00000000" w14:paraId="000003CF">
      <w:pPr>
        <w:pageBreakBefore w:val="0"/>
        <w:tabs>
          <w:tab w:val="left" w:pos="5710"/>
        </w:tabs>
        <w:spacing w:after="0" w:lineRule="auto"/>
        <w:jc w:val="both"/>
        <w:rPr>
          <w:sz w:val="24"/>
          <w:szCs w:val="24"/>
        </w:rPr>
      </w:pPr>
      <w:r w:rsidDel="00000000" w:rsidR="00000000" w:rsidRPr="00000000">
        <w:rPr>
          <w:sz w:val="24"/>
          <w:szCs w:val="24"/>
          <w:rtl w:val="0"/>
        </w:rPr>
        <w:t xml:space="preserve">Discovery is the making known of the list of documents that the party asked to discovery has got/had in their possession. It is the disclosure of the list of documents that are or have been in a party’s possession/ power. It is not the physical disclosure of the documents for inspection.</w:t>
      </w:r>
    </w:p>
    <w:p w:rsidR="00000000" w:rsidDel="00000000" w:rsidP="00000000" w:rsidRDefault="00000000" w:rsidRPr="00000000" w14:paraId="000003D0">
      <w:pPr>
        <w:pageBreakBefore w:val="0"/>
        <w:tabs>
          <w:tab w:val="left" w:pos="5710"/>
        </w:tabs>
        <w:spacing w:after="0" w:lineRule="auto"/>
        <w:jc w:val="both"/>
        <w:rPr>
          <w:sz w:val="24"/>
          <w:szCs w:val="24"/>
        </w:rPr>
      </w:pPr>
      <w:r w:rsidDel="00000000" w:rsidR="00000000" w:rsidRPr="00000000">
        <w:rPr>
          <w:sz w:val="24"/>
          <w:szCs w:val="24"/>
          <w:rtl w:val="0"/>
        </w:rPr>
        <w:t xml:space="preserve">This is not the stage of producing the documents. </w:t>
      </w:r>
    </w:p>
    <w:p w:rsidR="00000000" w:rsidDel="00000000" w:rsidP="00000000" w:rsidRDefault="00000000" w:rsidRPr="00000000" w14:paraId="000003D1">
      <w:pPr>
        <w:pageBreakBefore w:val="0"/>
        <w:tabs>
          <w:tab w:val="left" w:pos="5710"/>
        </w:tabs>
        <w:spacing w:after="0" w:lineRule="auto"/>
        <w:jc w:val="both"/>
        <w:rPr>
          <w:sz w:val="24"/>
          <w:szCs w:val="24"/>
        </w:rPr>
      </w:pPr>
      <w:r w:rsidDel="00000000" w:rsidR="00000000" w:rsidRPr="00000000">
        <w:rPr>
          <w:sz w:val="24"/>
          <w:szCs w:val="24"/>
          <w:rtl w:val="0"/>
        </w:rPr>
        <w:t xml:space="preserve">Distinction between discovery and inspection is that inspection is the physical perception of the documents.  </w:t>
      </w:r>
    </w:p>
    <w:p w:rsidR="00000000" w:rsidDel="00000000" w:rsidP="00000000" w:rsidRDefault="00000000" w:rsidRPr="00000000" w14:paraId="000003D2">
      <w:pPr>
        <w:pageBreakBefore w:val="0"/>
        <w:tabs>
          <w:tab w:val="left" w:pos="5710"/>
        </w:tabs>
        <w:spacing w:after="0" w:lineRule="auto"/>
        <w:jc w:val="both"/>
        <w:rPr>
          <w:sz w:val="24"/>
          <w:szCs w:val="24"/>
        </w:rPr>
      </w:pPr>
      <w:r w:rsidDel="00000000" w:rsidR="00000000" w:rsidRPr="00000000">
        <w:rPr>
          <w:sz w:val="24"/>
          <w:szCs w:val="24"/>
          <w:rtl w:val="0"/>
        </w:rPr>
        <w:t xml:space="preserve">It is unreasonable for either party to the suit to resist discovery, since there is usually no reason for objection. When making discovery, list the documents that are/have been in one’s possession and adduce a note stating that you are prepared to produce certain documents in one’s possession but may object to the production of others for inspection. This can be indicated in two parts. </w:t>
      </w:r>
    </w:p>
    <w:p w:rsidR="00000000" w:rsidDel="00000000" w:rsidP="00000000" w:rsidRDefault="00000000" w:rsidRPr="00000000" w14:paraId="000003D3">
      <w:pPr>
        <w:pageBreakBefore w:val="0"/>
        <w:tabs>
          <w:tab w:val="left" w:pos="5710"/>
        </w:tabs>
        <w:spacing w:after="0" w:lineRule="auto"/>
        <w:jc w:val="both"/>
        <w:rPr>
          <w:sz w:val="24"/>
          <w:szCs w:val="24"/>
        </w:rPr>
      </w:pPr>
      <w:r w:rsidDel="00000000" w:rsidR="00000000" w:rsidRPr="00000000">
        <w:rPr>
          <w:sz w:val="24"/>
          <w:szCs w:val="24"/>
          <w:rtl w:val="0"/>
        </w:rPr>
        <w:t xml:space="preserve">Discovery may only be sought for documents that are relevant to the matter in issue. This should not be a fishing expedition. Irrelevant documents will not be allowed to be listed. </w:t>
      </w:r>
    </w:p>
    <w:p w:rsidR="00000000" w:rsidDel="00000000" w:rsidP="00000000" w:rsidRDefault="00000000" w:rsidRPr="00000000" w14:paraId="000003D4">
      <w:pPr>
        <w:pageBreakBefore w:val="0"/>
        <w:tabs>
          <w:tab w:val="left" w:pos="5710"/>
        </w:tabs>
        <w:spacing w:after="0" w:lineRule="auto"/>
        <w:jc w:val="both"/>
        <w:rPr>
          <w:sz w:val="24"/>
          <w:szCs w:val="24"/>
        </w:rPr>
      </w:pPr>
      <w:r w:rsidDel="00000000" w:rsidR="00000000" w:rsidRPr="00000000">
        <w:rPr>
          <w:sz w:val="24"/>
          <w:szCs w:val="24"/>
          <w:rtl w:val="0"/>
        </w:rPr>
        <w:t xml:space="preserve">Reasons for objections include;</w:t>
      </w:r>
    </w:p>
    <w:p w:rsidR="00000000" w:rsidDel="00000000" w:rsidP="00000000" w:rsidRDefault="00000000" w:rsidRPr="00000000" w14:paraId="000003D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Privileged documents</w:t>
      </w:r>
    </w:p>
    <w:p w:rsidR="00000000" w:rsidDel="00000000" w:rsidP="00000000" w:rsidRDefault="00000000" w:rsidRPr="00000000" w14:paraId="000003D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Missing/ non-existent documents – must be sworn on affidavit</w:t>
      </w:r>
    </w:p>
    <w:p w:rsidR="00000000" w:rsidDel="00000000" w:rsidP="00000000" w:rsidRDefault="00000000" w:rsidRPr="00000000" w14:paraId="000003D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Documents in the possession of other persons</w:t>
      </w:r>
    </w:p>
    <w:p w:rsidR="00000000" w:rsidDel="00000000" w:rsidP="00000000" w:rsidRDefault="00000000" w:rsidRPr="00000000" w14:paraId="000003D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Incriminating documents</w:t>
      </w:r>
    </w:p>
    <w:p w:rsidR="00000000" w:rsidDel="00000000" w:rsidP="00000000" w:rsidRDefault="00000000" w:rsidRPr="00000000" w14:paraId="000003D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Documents whose release would be contrary to public interest</w:t>
      </w:r>
    </w:p>
    <w:p w:rsidR="00000000" w:rsidDel="00000000" w:rsidP="00000000" w:rsidRDefault="00000000" w:rsidRPr="00000000" w14:paraId="000003D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Marital communications between spouses</w:t>
      </w:r>
    </w:p>
    <w:p w:rsidR="00000000" w:rsidDel="00000000" w:rsidP="00000000" w:rsidRDefault="00000000" w:rsidRPr="00000000" w14:paraId="000003DB">
      <w:pPr>
        <w:pageBreakBefore w:val="0"/>
        <w:tabs>
          <w:tab w:val="left" w:pos="5710"/>
        </w:tabs>
        <w:spacing w:after="0" w:lineRule="auto"/>
        <w:jc w:val="both"/>
        <w:rPr>
          <w:b w:val="1"/>
          <w:sz w:val="24"/>
          <w:szCs w:val="24"/>
        </w:rPr>
      </w:pPr>
      <w:r w:rsidDel="00000000" w:rsidR="00000000" w:rsidRPr="00000000">
        <w:rPr>
          <w:rtl w:val="0"/>
        </w:rPr>
      </w:r>
    </w:p>
    <w:p w:rsidR="00000000" w:rsidDel="00000000" w:rsidP="00000000" w:rsidRDefault="00000000" w:rsidRPr="00000000" w14:paraId="000003DC">
      <w:pPr>
        <w:pageBreakBefore w:val="0"/>
        <w:tabs>
          <w:tab w:val="left" w:pos="5710"/>
        </w:tabs>
        <w:spacing w:after="0" w:lineRule="auto"/>
        <w:jc w:val="both"/>
        <w:rPr>
          <w:b w:val="1"/>
          <w:sz w:val="24"/>
          <w:szCs w:val="24"/>
        </w:rPr>
      </w:pPr>
      <w:r w:rsidDel="00000000" w:rsidR="00000000" w:rsidRPr="00000000">
        <w:rPr>
          <w:rtl w:val="0"/>
        </w:rPr>
      </w:r>
    </w:p>
    <w:p w:rsidR="00000000" w:rsidDel="00000000" w:rsidP="00000000" w:rsidRDefault="00000000" w:rsidRPr="00000000" w14:paraId="000003DD">
      <w:pPr>
        <w:pageBreakBefore w:val="0"/>
        <w:tabs>
          <w:tab w:val="left" w:pos="5710"/>
        </w:tabs>
        <w:spacing w:after="0" w:lineRule="auto"/>
        <w:jc w:val="both"/>
        <w:rPr>
          <w:b w:val="1"/>
          <w:sz w:val="24"/>
          <w:szCs w:val="24"/>
        </w:rPr>
      </w:pPr>
      <w:r w:rsidDel="00000000" w:rsidR="00000000" w:rsidRPr="00000000">
        <w:rPr>
          <w:b w:val="1"/>
          <w:sz w:val="24"/>
          <w:szCs w:val="24"/>
          <w:rtl w:val="0"/>
        </w:rPr>
        <w:t xml:space="preserve">EXERCISE ON DISCOVERY</w:t>
      </w:r>
    </w:p>
    <w:p w:rsidR="00000000" w:rsidDel="00000000" w:rsidP="00000000" w:rsidRDefault="00000000" w:rsidRPr="00000000" w14:paraId="000003DE">
      <w:pPr>
        <w:pageBreakBefore w:val="0"/>
        <w:tabs>
          <w:tab w:val="left" w:pos="5710"/>
        </w:tabs>
        <w:spacing w:after="0" w:lineRule="auto"/>
        <w:jc w:val="both"/>
        <w:rPr>
          <w:sz w:val="24"/>
          <w:szCs w:val="24"/>
        </w:rPr>
      </w:pPr>
      <w:r w:rsidDel="00000000" w:rsidR="00000000" w:rsidRPr="00000000">
        <w:rPr>
          <w:sz w:val="24"/>
          <w:szCs w:val="24"/>
          <w:rtl w:val="0"/>
        </w:rPr>
        <w:t xml:space="preserve">Omni’s wife has been concerned about her husband’s non-concern about having property for their sons and one for daughter. She wrote to him on 5</w:t>
      </w:r>
      <w:r w:rsidDel="00000000" w:rsidR="00000000" w:rsidRPr="00000000">
        <w:rPr>
          <w:sz w:val="24"/>
          <w:szCs w:val="24"/>
          <w:vertAlign w:val="superscript"/>
          <w:rtl w:val="0"/>
        </w:rPr>
        <w:t xml:space="preserve">th</w:t>
      </w:r>
      <w:r w:rsidDel="00000000" w:rsidR="00000000" w:rsidRPr="00000000">
        <w:rPr>
          <w:sz w:val="24"/>
          <w:szCs w:val="24"/>
          <w:rtl w:val="0"/>
        </w:rPr>
        <w:t xml:space="preserve"> March, 2012, expressing this concern. Being a loving husband he immediately complied with her request to make the investment. On the 4</w:t>
      </w:r>
      <w:r w:rsidDel="00000000" w:rsidR="00000000" w:rsidRPr="00000000">
        <w:rPr>
          <w:sz w:val="24"/>
          <w:szCs w:val="24"/>
          <w:vertAlign w:val="superscript"/>
          <w:rtl w:val="0"/>
        </w:rPr>
        <w:t xml:space="preserve">th</w:t>
      </w:r>
      <w:r w:rsidDel="00000000" w:rsidR="00000000" w:rsidRPr="00000000">
        <w:rPr>
          <w:sz w:val="24"/>
          <w:szCs w:val="24"/>
          <w:rtl w:val="0"/>
        </w:rPr>
        <w:t xml:space="preserve"> April, 2012, he signed a sale agreement with Daff, to buy the latter’s piece of land at Matuu, for Shs. 1,000,000. He made a down deposit of Shs. 500,000, by a cheque No. 70055, drawn on Stability Bank of Loresho, for which he was issued a receipt acknowledging payment. School fees payments for the children’s education have prevented Omni from making further payments of the purchase price. Daff wrote three letters on 5</w:t>
      </w:r>
      <w:r w:rsidDel="00000000" w:rsidR="00000000" w:rsidRPr="00000000">
        <w:rPr>
          <w:sz w:val="24"/>
          <w:szCs w:val="24"/>
          <w:vertAlign w:val="superscript"/>
          <w:rtl w:val="0"/>
        </w:rPr>
        <w:t xml:space="preserve">th</w:t>
      </w:r>
      <w:r w:rsidDel="00000000" w:rsidR="00000000" w:rsidRPr="00000000">
        <w:rPr>
          <w:sz w:val="24"/>
          <w:szCs w:val="24"/>
          <w:rtl w:val="0"/>
        </w:rPr>
        <w:t xml:space="preserve"> May, 6th June and on 30</w:t>
      </w:r>
      <w:r w:rsidDel="00000000" w:rsidR="00000000" w:rsidRPr="00000000">
        <w:rPr>
          <w:sz w:val="24"/>
          <w:szCs w:val="24"/>
          <w:vertAlign w:val="superscript"/>
          <w:rtl w:val="0"/>
        </w:rPr>
        <w:t xml:space="preserve">th</w:t>
      </w:r>
      <w:r w:rsidDel="00000000" w:rsidR="00000000" w:rsidRPr="00000000">
        <w:rPr>
          <w:sz w:val="24"/>
          <w:szCs w:val="24"/>
          <w:rtl w:val="0"/>
        </w:rPr>
        <w:t xml:space="preserve"> June, 2012 demanding the balance. Omni replied to all of them explaining his problems and asking for indulgence. He has copies of these letters. Daff sued for the balance. Omni filed a defence after entering an appearance. He denied liability at all. At the case conference, Daff asked for, and obtained an order for discovery, pursuant to Order 11, Rule 3(2)(d) of the Civil Procedure Rules 2010. Omni instructs you and pays for your professional services, to prepare and make discovery for him. Do it. </w:t>
      </w:r>
    </w:p>
    <w:p w:rsidR="00000000" w:rsidDel="00000000" w:rsidP="00000000" w:rsidRDefault="00000000" w:rsidRPr="00000000" w14:paraId="000003DF">
      <w:pPr>
        <w:pageBreakBefore w:val="0"/>
        <w:tabs>
          <w:tab w:val="left" w:pos="5710"/>
        </w:tabs>
        <w:spacing w:after="0" w:lineRule="auto"/>
        <w:jc w:val="both"/>
        <w:rPr>
          <w:sz w:val="24"/>
          <w:szCs w:val="24"/>
        </w:rPr>
      </w:pPr>
      <w:r w:rsidDel="00000000" w:rsidR="00000000" w:rsidRPr="00000000">
        <w:rPr>
          <w:rtl w:val="0"/>
        </w:rPr>
      </w:r>
    </w:p>
    <w:p w:rsidR="00000000" w:rsidDel="00000000" w:rsidP="00000000" w:rsidRDefault="00000000" w:rsidRPr="00000000" w14:paraId="000003E0">
      <w:pPr>
        <w:pageBreakBefore w:val="0"/>
        <w:spacing w:line="360" w:lineRule="auto"/>
        <w:jc w:val="center"/>
        <w:rPr>
          <w:b w:val="1"/>
          <w:sz w:val="24"/>
          <w:szCs w:val="24"/>
          <w:u w:val="single"/>
        </w:rPr>
      </w:pPr>
      <w:r w:rsidDel="00000000" w:rsidR="00000000" w:rsidRPr="00000000">
        <w:rPr>
          <w:b w:val="1"/>
          <w:sz w:val="24"/>
          <w:szCs w:val="24"/>
          <w:u w:val="single"/>
          <w:rtl w:val="0"/>
        </w:rPr>
        <w:t xml:space="preserve">REPUBLIC OF KENYA</w:t>
      </w:r>
    </w:p>
    <w:p w:rsidR="00000000" w:rsidDel="00000000" w:rsidP="00000000" w:rsidRDefault="00000000" w:rsidRPr="00000000" w14:paraId="000003E1">
      <w:pPr>
        <w:pageBreakBefore w:val="0"/>
        <w:spacing w:line="360" w:lineRule="auto"/>
        <w:jc w:val="center"/>
        <w:rPr>
          <w:b w:val="1"/>
          <w:sz w:val="24"/>
          <w:szCs w:val="24"/>
          <w:u w:val="single"/>
        </w:rPr>
      </w:pPr>
      <w:r w:rsidDel="00000000" w:rsidR="00000000" w:rsidRPr="00000000">
        <w:rPr>
          <w:b w:val="1"/>
          <w:sz w:val="24"/>
          <w:szCs w:val="24"/>
          <w:u w:val="single"/>
          <w:rtl w:val="0"/>
        </w:rPr>
        <w:t xml:space="preserve">IN THE CHIEF MAGISTRATES COURT AT MILIMANI</w:t>
      </w:r>
    </w:p>
    <w:p w:rsidR="00000000" w:rsidDel="00000000" w:rsidP="00000000" w:rsidRDefault="00000000" w:rsidRPr="00000000" w14:paraId="000003E2">
      <w:pPr>
        <w:pageBreakBefore w:val="0"/>
        <w:spacing w:line="360" w:lineRule="auto"/>
        <w:jc w:val="center"/>
        <w:rPr>
          <w:b w:val="1"/>
          <w:sz w:val="24"/>
          <w:szCs w:val="24"/>
          <w:u w:val="single"/>
        </w:rPr>
      </w:pPr>
      <w:r w:rsidDel="00000000" w:rsidR="00000000" w:rsidRPr="00000000">
        <w:rPr>
          <w:b w:val="1"/>
          <w:sz w:val="24"/>
          <w:szCs w:val="24"/>
          <w:u w:val="single"/>
          <w:rtl w:val="0"/>
        </w:rPr>
        <w:t xml:space="preserve">CIVIL CASE NUMBER   OF 2012</w:t>
      </w:r>
    </w:p>
    <w:p w:rsidR="00000000" w:rsidDel="00000000" w:rsidP="00000000" w:rsidRDefault="00000000" w:rsidRPr="00000000" w14:paraId="000003E3">
      <w:pPr>
        <w:pageBreakBefore w:val="0"/>
        <w:spacing w:line="360" w:lineRule="auto"/>
        <w:jc w:val="center"/>
        <w:rPr>
          <w:b w:val="1"/>
          <w:sz w:val="24"/>
          <w:szCs w:val="24"/>
        </w:rPr>
      </w:pPr>
      <w:r w:rsidDel="00000000" w:rsidR="00000000" w:rsidRPr="00000000">
        <w:rPr>
          <w:b w:val="1"/>
          <w:sz w:val="24"/>
          <w:szCs w:val="24"/>
          <w:rtl w:val="0"/>
        </w:rPr>
        <w:t xml:space="preserve">DAFF ……………………………………………… PLAINTIFF</w:t>
      </w:r>
    </w:p>
    <w:p w:rsidR="00000000" w:rsidDel="00000000" w:rsidP="00000000" w:rsidRDefault="00000000" w:rsidRPr="00000000" w14:paraId="000003E4">
      <w:pPr>
        <w:pageBreakBefore w:val="0"/>
        <w:tabs>
          <w:tab w:val="left" w:pos="1350"/>
        </w:tabs>
        <w:spacing w:line="360" w:lineRule="auto"/>
        <w:jc w:val="center"/>
        <w:rPr>
          <w:b w:val="1"/>
          <w:sz w:val="24"/>
          <w:szCs w:val="24"/>
        </w:rPr>
      </w:pPr>
      <w:r w:rsidDel="00000000" w:rsidR="00000000" w:rsidRPr="00000000">
        <w:rPr>
          <w:b w:val="1"/>
          <w:sz w:val="24"/>
          <w:szCs w:val="24"/>
          <w:rtl w:val="0"/>
        </w:rPr>
        <w:t xml:space="preserve">VERSUS</w:t>
      </w:r>
    </w:p>
    <w:p w:rsidR="00000000" w:rsidDel="00000000" w:rsidP="00000000" w:rsidRDefault="00000000" w:rsidRPr="00000000" w14:paraId="000003E5">
      <w:pPr>
        <w:pageBreakBefore w:val="0"/>
        <w:spacing w:line="360" w:lineRule="auto"/>
        <w:jc w:val="center"/>
        <w:rPr>
          <w:b w:val="1"/>
          <w:sz w:val="24"/>
          <w:szCs w:val="24"/>
        </w:rPr>
      </w:pPr>
      <w:r w:rsidDel="00000000" w:rsidR="00000000" w:rsidRPr="00000000">
        <w:rPr>
          <w:b w:val="1"/>
          <w:sz w:val="24"/>
          <w:szCs w:val="24"/>
          <w:rtl w:val="0"/>
        </w:rPr>
        <w:t xml:space="preserve">OMNI ………………………………….. DEFENDANT</w:t>
      </w:r>
    </w:p>
    <w:p w:rsidR="00000000" w:rsidDel="00000000" w:rsidP="00000000" w:rsidRDefault="00000000" w:rsidRPr="00000000" w14:paraId="000003E6">
      <w:pPr>
        <w:pageBreakBefore w:val="0"/>
        <w:spacing w:line="360" w:lineRule="auto"/>
        <w:jc w:val="center"/>
        <w:rPr>
          <w:sz w:val="24"/>
          <w:szCs w:val="24"/>
        </w:rPr>
      </w:pPr>
      <w:r w:rsidDel="00000000" w:rsidR="00000000" w:rsidRPr="00000000">
        <w:rPr>
          <w:b w:val="1"/>
          <w:sz w:val="24"/>
          <w:szCs w:val="24"/>
          <w:rtl w:val="0"/>
        </w:rPr>
        <w:t xml:space="preserve">NOTICE TO PRODUCE</w:t>
      </w:r>
      <w:r w:rsidDel="00000000" w:rsidR="00000000" w:rsidRPr="00000000">
        <w:rPr>
          <w:rtl w:val="0"/>
        </w:rPr>
      </w:r>
    </w:p>
    <w:p w:rsidR="00000000" w:rsidDel="00000000" w:rsidP="00000000" w:rsidRDefault="00000000" w:rsidRPr="00000000" w14:paraId="000003E7">
      <w:pPr>
        <w:pageBreakBefore w:val="0"/>
        <w:jc w:val="center"/>
        <w:rPr>
          <w:sz w:val="24"/>
          <w:szCs w:val="24"/>
        </w:rPr>
      </w:pPr>
      <w:r w:rsidDel="00000000" w:rsidR="00000000" w:rsidRPr="00000000">
        <w:rPr>
          <w:sz w:val="24"/>
          <w:szCs w:val="24"/>
          <w:rtl w:val="0"/>
        </w:rPr>
        <w:t xml:space="preserve">(Under Order 11 Rule 3(2)(d) and Section 69 of the Evidence Act, Cap 80)</w:t>
      </w:r>
    </w:p>
    <w:p w:rsidR="00000000" w:rsidDel="00000000" w:rsidP="00000000" w:rsidRDefault="00000000" w:rsidRPr="00000000" w14:paraId="000003E8">
      <w:pPr>
        <w:pageBreakBefore w:val="0"/>
        <w:spacing w:line="360" w:lineRule="auto"/>
        <w:jc w:val="both"/>
        <w:rPr>
          <w:sz w:val="24"/>
          <w:szCs w:val="24"/>
        </w:rPr>
      </w:pPr>
      <w:r w:rsidDel="00000000" w:rsidR="00000000" w:rsidRPr="00000000">
        <w:rPr>
          <w:b w:val="1"/>
          <w:sz w:val="24"/>
          <w:szCs w:val="24"/>
          <w:rtl w:val="0"/>
        </w:rPr>
        <w:t xml:space="preserve">TAKE NOTICE</w:t>
      </w:r>
      <w:r w:rsidDel="00000000" w:rsidR="00000000" w:rsidRPr="00000000">
        <w:rPr>
          <w:sz w:val="24"/>
          <w:szCs w:val="24"/>
          <w:rtl w:val="0"/>
        </w:rPr>
        <w:t xml:space="preserve"> that the Defendant in this suit requires the Plaintiff to produce for inspection the documents which are or have been in its possession or power relating to any matter in question in this matter and specifically of: -</w:t>
      </w:r>
    </w:p>
    <w:p w:rsidR="00000000" w:rsidDel="00000000" w:rsidP="00000000" w:rsidRDefault="00000000" w:rsidRPr="00000000" w14:paraId="000003E9">
      <w:pPr>
        <w:pageBreakBefore w:val="0"/>
        <w:numPr>
          <w:ilvl w:val="0"/>
          <w:numId w:val="36"/>
        </w:numPr>
        <w:spacing w:after="0" w:line="360" w:lineRule="auto"/>
        <w:ind w:left="1080" w:hanging="720"/>
        <w:jc w:val="both"/>
        <w:rPr>
          <w:sz w:val="24"/>
          <w:szCs w:val="24"/>
        </w:rPr>
      </w:pPr>
      <w:r w:rsidDel="00000000" w:rsidR="00000000" w:rsidRPr="00000000">
        <w:rPr>
          <w:sz w:val="24"/>
          <w:szCs w:val="24"/>
          <w:rtl w:val="0"/>
        </w:rPr>
        <w:t xml:space="preserve">The receipts acknowledging payment of the deposit of Shs.500,000.00 paid to Stability Bank of Loresho, through Cheque Number 70055. </w:t>
      </w:r>
    </w:p>
    <w:p w:rsidR="00000000" w:rsidDel="00000000" w:rsidP="00000000" w:rsidRDefault="00000000" w:rsidRPr="00000000" w14:paraId="000003EA">
      <w:pPr>
        <w:pageBreakBefore w:val="0"/>
        <w:numPr>
          <w:ilvl w:val="0"/>
          <w:numId w:val="36"/>
        </w:numPr>
        <w:spacing w:after="0" w:line="360" w:lineRule="auto"/>
        <w:ind w:left="1080" w:hanging="720"/>
        <w:jc w:val="both"/>
        <w:rPr>
          <w:sz w:val="24"/>
          <w:szCs w:val="24"/>
        </w:rPr>
      </w:pPr>
      <w:r w:rsidDel="00000000" w:rsidR="00000000" w:rsidRPr="00000000">
        <w:rPr>
          <w:sz w:val="24"/>
          <w:szCs w:val="24"/>
          <w:rtl w:val="0"/>
        </w:rPr>
        <w:t xml:space="preserve">The original letters sent by the Defendant to the Plaintiff dated, 6</w:t>
      </w:r>
      <w:r w:rsidDel="00000000" w:rsidR="00000000" w:rsidRPr="00000000">
        <w:rPr>
          <w:sz w:val="24"/>
          <w:szCs w:val="24"/>
          <w:vertAlign w:val="superscript"/>
          <w:rtl w:val="0"/>
        </w:rPr>
        <w:t xml:space="preserve">th</w:t>
      </w:r>
      <w:r w:rsidDel="00000000" w:rsidR="00000000" w:rsidRPr="00000000">
        <w:rPr>
          <w:sz w:val="24"/>
          <w:szCs w:val="24"/>
          <w:rtl w:val="0"/>
        </w:rPr>
        <w:t xml:space="preserve"> May, 2012, 7</w:t>
      </w:r>
      <w:r w:rsidDel="00000000" w:rsidR="00000000" w:rsidRPr="00000000">
        <w:rPr>
          <w:sz w:val="24"/>
          <w:szCs w:val="24"/>
          <w:vertAlign w:val="superscript"/>
          <w:rtl w:val="0"/>
        </w:rPr>
        <w:t xml:space="preserve">th</w:t>
      </w:r>
      <w:r w:rsidDel="00000000" w:rsidR="00000000" w:rsidRPr="00000000">
        <w:rPr>
          <w:sz w:val="24"/>
          <w:szCs w:val="24"/>
          <w:rtl w:val="0"/>
        </w:rPr>
        <w:t xml:space="preserve"> June 2012, and 1</w:t>
      </w:r>
      <w:r w:rsidDel="00000000" w:rsidR="00000000" w:rsidRPr="00000000">
        <w:rPr>
          <w:sz w:val="24"/>
          <w:szCs w:val="24"/>
          <w:vertAlign w:val="superscript"/>
          <w:rtl w:val="0"/>
        </w:rPr>
        <w:t xml:space="preserve">st</w:t>
      </w:r>
      <w:r w:rsidDel="00000000" w:rsidR="00000000" w:rsidRPr="00000000">
        <w:rPr>
          <w:sz w:val="24"/>
          <w:szCs w:val="24"/>
          <w:rtl w:val="0"/>
        </w:rPr>
        <w:t xml:space="preserve"> July, 2012.</w:t>
      </w:r>
    </w:p>
    <w:p w:rsidR="00000000" w:rsidDel="00000000" w:rsidP="00000000" w:rsidRDefault="00000000" w:rsidRPr="00000000" w14:paraId="000003EB">
      <w:pPr>
        <w:pageBreakBefore w:val="0"/>
        <w:jc w:val="center"/>
        <w:rPr>
          <w:b w:val="1"/>
          <w:sz w:val="24"/>
          <w:szCs w:val="24"/>
          <w:u w:val="single"/>
        </w:rPr>
      </w:pPr>
      <w:r w:rsidDel="00000000" w:rsidR="00000000" w:rsidRPr="00000000">
        <w:rPr>
          <w:rtl w:val="0"/>
        </w:rPr>
      </w:r>
    </w:p>
    <w:p w:rsidR="00000000" w:rsidDel="00000000" w:rsidP="00000000" w:rsidRDefault="00000000" w:rsidRPr="00000000" w14:paraId="000003EC">
      <w:pPr>
        <w:pageBreakBefore w:val="0"/>
        <w:jc w:val="center"/>
        <w:rPr>
          <w:sz w:val="24"/>
          <w:szCs w:val="24"/>
        </w:rPr>
      </w:pPr>
      <w:r w:rsidDel="00000000" w:rsidR="00000000" w:rsidRPr="00000000">
        <w:rPr>
          <w:b w:val="1"/>
          <w:sz w:val="24"/>
          <w:szCs w:val="24"/>
          <w:u w:val="single"/>
          <w:rtl w:val="0"/>
        </w:rPr>
        <w:t xml:space="preserve">Dated </w:t>
      </w:r>
      <w:r w:rsidDel="00000000" w:rsidR="00000000" w:rsidRPr="00000000">
        <w:rPr>
          <w:sz w:val="24"/>
          <w:szCs w:val="24"/>
          <w:rtl w:val="0"/>
        </w:rPr>
        <w:t xml:space="preserve">at</w:t>
      </w:r>
      <w:r w:rsidDel="00000000" w:rsidR="00000000" w:rsidRPr="00000000">
        <w:rPr>
          <w:b w:val="1"/>
          <w:sz w:val="24"/>
          <w:szCs w:val="24"/>
          <w:u w:val="single"/>
          <w:rtl w:val="0"/>
        </w:rPr>
        <w:t xml:space="preserve"> Nairobi</w:t>
      </w:r>
      <w:r w:rsidDel="00000000" w:rsidR="00000000" w:rsidRPr="00000000">
        <w:rPr>
          <w:sz w:val="24"/>
          <w:szCs w:val="24"/>
          <w:rtl w:val="0"/>
        </w:rPr>
        <w:t xml:space="preserve"> this</w:t>
        <w:tab/>
        <w:t xml:space="preserve">                day of</w:t>
        <w:tab/>
        <w:tab/>
        <w:tab/>
        <w:t xml:space="preserve">2012</w:t>
      </w:r>
    </w:p>
    <w:p w:rsidR="00000000" w:rsidDel="00000000" w:rsidP="00000000" w:rsidRDefault="00000000" w:rsidRPr="00000000" w14:paraId="000003ED">
      <w:pPr>
        <w:pageBreakBefore w:val="0"/>
        <w:spacing w:after="0" w:line="360" w:lineRule="auto"/>
        <w:ind w:left="360" w:firstLine="0"/>
        <w:jc w:val="center"/>
        <w:rPr>
          <w:b w:val="1"/>
          <w:sz w:val="24"/>
          <w:szCs w:val="24"/>
          <w:u w:val="single"/>
        </w:rPr>
      </w:pPr>
      <w:r w:rsidDel="00000000" w:rsidR="00000000" w:rsidRPr="00000000">
        <w:rPr>
          <w:b w:val="1"/>
          <w:sz w:val="24"/>
          <w:szCs w:val="24"/>
          <w:u w:val="single"/>
          <w:rtl w:val="0"/>
        </w:rPr>
        <w:t xml:space="preserve">MACHIO AND COMPANY</w:t>
      </w:r>
    </w:p>
    <w:p w:rsidR="00000000" w:rsidDel="00000000" w:rsidP="00000000" w:rsidRDefault="00000000" w:rsidRPr="00000000" w14:paraId="000003EE">
      <w:pPr>
        <w:pageBreakBefore w:val="0"/>
        <w:spacing w:after="0" w:line="360" w:lineRule="auto"/>
        <w:ind w:left="360" w:firstLine="0"/>
        <w:jc w:val="center"/>
        <w:rPr>
          <w:b w:val="1"/>
          <w:sz w:val="24"/>
          <w:szCs w:val="24"/>
          <w:u w:val="single"/>
        </w:rPr>
      </w:pPr>
      <w:r w:rsidDel="00000000" w:rsidR="00000000" w:rsidRPr="00000000">
        <w:rPr>
          <w:b w:val="1"/>
          <w:sz w:val="24"/>
          <w:szCs w:val="24"/>
          <w:u w:val="single"/>
          <w:rtl w:val="0"/>
        </w:rPr>
        <w:t xml:space="preserve">ADVOCATES FOR THE DEFENDANT</w:t>
      </w:r>
    </w:p>
    <w:p w:rsidR="00000000" w:rsidDel="00000000" w:rsidP="00000000" w:rsidRDefault="00000000" w:rsidRPr="00000000" w14:paraId="000003EF">
      <w:pPr>
        <w:pageBreakBefore w:val="0"/>
        <w:ind w:left="360" w:firstLine="0"/>
        <w:jc w:val="center"/>
        <w:rPr>
          <w:b w:val="1"/>
          <w:sz w:val="24"/>
          <w:szCs w:val="24"/>
          <w:u w:val="single"/>
        </w:rPr>
      </w:pPr>
      <w:r w:rsidDel="00000000" w:rsidR="00000000" w:rsidRPr="00000000">
        <w:rPr>
          <w:rtl w:val="0"/>
        </w:rPr>
      </w:r>
    </w:p>
    <w:p w:rsidR="00000000" w:rsidDel="00000000" w:rsidP="00000000" w:rsidRDefault="00000000" w:rsidRPr="00000000" w14:paraId="000003F0">
      <w:pPr>
        <w:pageBreakBefore w:val="0"/>
        <w:spacing w:after="0" w:lineRule="auto"/>
        <w:ind w:firstLine="360"/>
        <w:rPr>
          <w:b w:val="1"/>
          <w:sz w:val="24"/>
          <w:szCs w:val="24"/>
        </w:rPr>
      </w:pPr>
      <w:r w:rsidDel="00000000" w:rsidR="00000000" w:rsidRPr="00000000">
        <w:rPr>
          <w:b w:val="1"/>
          <w:sz w:val="24"/>
          <w:szCs w:val="24"/>
          <w:rtl w:val="0"/>
        </w:rPr>
        <w:t xml:space="preserve">DRAWN AND FILED BY: -</w:t>
      </w:r>
    </w:p>
    <w:p w:rsidR="00000000" w:rsidDel="00000000" w:rsidP="00000000" w:rsidRDefault="00000000" w:rsidRPr="00000000" w14:paraId="000003F1">
      <w:pPr>
        <w:pageBreakBefore w:val="0"/>
        <w:spacing w:after="0" w:lineRule="auto"/>
        <w:ind w:firstLine="360"/>
        <w:rPr>
          <w:sz w:val="24"/>
          <w:szCs w:val="24"/>
        </w:rPr>
      </w:pPr>
      <w:r w:rsidDel="00000000" w:rsidR="00000000" w:rsidRPr="00000000">
        <w:rPr>
          <w:sz w:val="24"/>
          <w:szCs w:val="24"/>
          <w:rtl w:val="0"/>
        </w:rPr>
        <w:t xml:space="preserve">MACHIO &amp; COMPANY</w:t>
      </w:r>
    </w:p>
    <w:p w:rsidR="00000000" w:rsidDel="00000000" w:rsidP="00000000" w:rsidRDefault="00000000" w:rsidRPr="00000000" w14:paraId="000003F2">
      <w:pPr>
        <w:pageBreakBefore w:val="0"/>
        <w:spacing w:after="0" w:lineRule="auto"/>
        <w:ind w:firstLine="360"/>
        <w:rPr>
          <w:sz w:val="24"/>
          <w:szCs w:val="24"/>
        </w:rPr>
      </w:pPr>
      <w:r w:rsidDel="00000000" w:rsidR="00000000" w:rsidRPr="00000000">
        <w:rPr>
          <w:sz w:val="24"/>
          <w:szCs w:val="24"/>
          <w:rtl w:val="0"/>
        </w:rPr>
        <w:t xml:space="preserve">ADVOCATES,</w:t>
      </w:r>
    </w:p>
    <w:p w:rsidR="00000000" w:rsidDel="00000000" w:rsidP="00000000" w:rsidRDefault="00000000" w:rsidRPr="00000000" w14:paraId="000003F3">
      <w:pPr>
        <w:pageBreakBefore w:val="0"/>
        <w:spacing w:after="0" w:lineRule="auto"/>
        <w:ind w:firstLine="360"/>
        <w:rPr>
          <w:sz w:val="24"/>
          <w:szCs w:val="24"/>
        </w:rPr>
      </w:pPr>
      <w:r w:rsidDel="00000000" w:rsidR="00000000" w:rsidRPr="00000000">
        <w:rPr>
          <w:sz w:val="24"/>
          <w:szCs w:val="24"/>
          <w:rtl w:val="0"/>
        </w:rPr>
        <w:t xml:space="preserve">3</w:t>
      </w:r>
      <w:r w:rsidDel="00000000" w:rsidR="00000000" w:rsidRPr="00000000">
        <w:rPr>
          <w:sz w:val="24"/>
          <w:szCs w:val="24"/>
          <w:vertAlign w:val="superscript"/>
          <w:rtl w:val="0"/>
        </w:rPr>
        <w:t xml:space="preserve">RD</w:t>
      </w:r>
      <w:r w:rsidDel="00000000" w:rsidR="00000000" w:rsidRPr="00000000">
        <w:rPr>
          <w:sz w:val="24"/>
          <w:szCs w:val="24"/>
          <w:rtl w:val="0"/>
        </w:rPr>
        <w:t xml:space="preserve"> FLOOR, </w:t>
      </w:r>
    </w:p>
    <w:p w:rsidR="00000000" w:rsidDel="00000000" w:rsidP="00000000" w:rsidRDefault="00000000" w:rsidRPr="00000000" w14:paraId="000003F4">
      <w:pPr>
        <w:pageBreakBefore w:val="0"/>
        <w:spacing w:after="0" w:lineRule="auto"/>
        <w:ind w:firstLine="360"/>
        <w:rPr>
          <w:sz w:val="24"/>
          <w:szCs w:val="24"/>
        </w:rPr>
      </w:pPr>
      <w:r w:rsidDel="00000000" w:rsidR="00000000" w:rsidRPr="00000000">
        <w:rPr>
          <w:sz w:val="24"/>
          <w:szCs w:val="24"/>
          <w:rtl w:val="0"/>
        </w:rPr>
        <w:t xml:space="preserve">ACK GARDEN HOUSE,</w:t>
      </w:r>
    </w:p>
    <w:p w:rsidR="00000000" w:rsidDel="00000000" w:rsidP="00000000" w:rsidRDefault="00000000" w:rsidRPr="00000000" w14:paraId="000003F5">
      <w:pPr>
        <w:pageBreakBefore w:val="0"/>
        <w:spacing w:after="0" w:lineRule="auto"/>
        <w:ind w:firstLine="360"/>
        <w:rPr>
          <w:sz w:val="24"/>
          <w:szCs w:val="24"/>
        </w:rPr>
      </w:pPr>
      <w:r w:rsidDel="00000000" w:rsidR="00000000" w:rsidRPr="00000000">
        <w:rPr>
          <w:sz w:val="24"/>
          <w:szCs w:val="24"/>
          <w:rtl w:val="0"/>
        </w:rPr>
        <w:t xml:space="preserve">1</w:t>
      </w:r>
      <w:r w:rsidDel="00000000" w:rsidR="00000000" w:rsidRPr="00000000">
        <w:rPr>
          <w:sz w:val="24"/>
          <w:szCs w:val="24"/>
          <w:vertAlign w:val="superscript"/>
          <w:rtl w:val="0"/>
        </w:rPr>
        <w:t xml:space="preserve">ST</w:t>
      </w:r>
      <w:r w:rsidDel="00000000" w:rsidR="00000000" w:rsidRPr="00000000">
        <w:rPr>
          <w:sz w:val="24"/>
          <w:szCs w:val="24"/>
          <w:rtl w:val="0"/>
        </w:rPr>
        <w:t xml:space="preserve"> NGONG AVENUE,</w:t>
      </w:r>
    </w:p>
    <w:p w:rsidR="00000000" w:rsidDel="00000000" w:rsidP="00000000" w:rsidRDefault="00000000" w:rsidRPr="00000000" w14:paraId="000003F6">
      <w:pPr>
        <w:pageBreakBefore w:val="0"/>
        <w:spacing w:after="0" w:lineRule="auto"/>
        <w:ind w:firstLine="360"/>
        <w:rPr>
          <w:sz w:val="24"/>
          <w:szCs w:val="24"/>
        </w:rPr>
      </w:pPr>
      <w:r w:rsidDel="00000000" w:rsidR="00000000" w:rsidRPr="00000000">
        <w:rPr>
          <w:sz w:val="24"/>
          <w:szCs w:val="24"/>
          <w:rtl w:val="0"/>
        </w:rPr>
        <w:t xml:space="preserve">P.O BOX 51236-00200,</w:t>
      </w:r>
    </w:p>
    <w:p w:rsidR="00000000" w:rsidDel="00000000" w:rsidP="00000000" w:rsidRDefault="00000000" w:rsidRPr="00000000" w14:paraId="000003F7">
      <w:pPr>
        <w:pageBreakBefore w:val="0"/>
        <w:spacing w:after="0" w:lineRule="auto"/>
        <w:ind w:firstLine="360"/>
        <w:rPr>
          <w:b w:val="1"/>
          <w:sz w:val="24"/>
          <w:szCs w:val="24"/>
          <w:u w:val="single"/>
        </w:rPr>
      </w:pPr>
      <w:r w:rsidDel="00000000" w:rsidR="00000000" w:rsidRPr="00000000">
        <w:rPr>
          <w:b w:val="1"/>
          <w:sz w:val="24"/>
          <w:szCs w:val="24"/>
          <w:u w:val="single"/>
          <w:rtl w:val="0"/>
        </w:rPr>
        <w:t xml:space="preserve">NAIROBI</w:t>
      </w:r>
    </w:p>
    <w:p w:rsidR="00000000" w:rsidDel="00000000" w:rsidP="00000000" w:rsidRDefault="00000000" w:rsidRPr="00000000" w14:paraId="000003F8">
      <w:pPr>
        <w:pageBreakBefore w:val="0"/>
        <w:spacing w:after="0" w:lineRule="auto"/>
        <w:ind w:left="360" w:firstLine="0"/>
        <w:jc w:val="both"/>
        <w:rPr>
          <w:b w:val="1"/>
          <w:sz w:val="24"/>
          <w:szCs w:val="24"/>
          <w:u w:val="single"/>
        </w:rPr>
      </w:pPr>
      <w:r w:rsidDel="00000000" w:rsidR="00000000" w:rsidRPr="00000000">
        <w:rPr>
          <w:rtl w:val="0"/>
        </w:rPr>
      </w:r>
    </w:p>
    <w:p w:rsidR="00000000" w:rsidDel="00000000" w:rsidP="00000000" w:rsidRDefault="00000000" w:rsidRPr="00000000" w14:paraId="000003F9">
      <w:pPr>
        <w:pageBreakBefore w:val="0"/>
        <w:spacing w:after="0" w:lineRule="auto"/>
        <w:ind w:left="360" w:firstLine="0"/>
        <w:jc w:val="both"/>
        <w:rPr>
          <w:b w:val="1"/>
          <w:sz w:val="24"/>
          <w:szCs w:val="24"/>
          <w:u w:val="single"/>
        </w:rPr>
      </w:pPr>
      <w:r w:rsidDel="00000000" w:rsidR="00000000" w:rsidRPr="00000000">
        <w:rPr>
          <w:b w:val="1"/>
          <w:sz w:val="24"/>
          <w:szCs w:val="24"/>
          <w:u w:val="single"/>
          <w:rtl w:val="0"/>
        </w:rPr>
        <w:t xml:space="preserve">TO BE SERVED UPON:</w:t>
      </w:r>
    </w:p>
    <w:p w:rsidR="00000000" w:rsidDel="00000000" w:rsidP="00000000" w:rsidRDefault="00000000" w:rsidRPr="00000000" w14:paraId="000003FA">
      <w:pPr>
        <w:pageBreakBefore w:val="0"/>
        <w:spacing w:after="0" w:lineRule="auto"/>
        <w:ind w:left="360" w:firstLine="0"/>
        <w:jc w:val="both"/>
        <w:rPr>
          <w:sz w:val="24"/>
          <w:szCs w:val="24"/>
        </w:rPr>
      </w:pPr>
      <w:r w:rsidDel="00000000" w:rsidR="00000000" w:rsidRPr="00000000">
        <w:rPr>
          <w:sz w:val="24"/>
          <w:szCs w:val="24"/>
          <w:rtl w:val="0"/>
        </w:rPr>
        <w:t xml:space="preserve">KULOBA &amp; CO</w:t>
      </w:r>
    </w:p>
    <w:p w:rsidR="00000000" w:rsidDel="00000000" w:rsidP="00000000" w:rsidRDefault="00000000" w:rsidRPr="00000000" w14:paraId="000003FB">
      <w:pPr>
        <w:pageBreakBefore w:val="0"/>
        <w:spacing w:after="0" w:lineRule="auto"/>
        <w:ind w:left="360" w:firstLine="0"/>
        <w:jc w:val="both"/>
        <w:rPr>
          <w:sz w:val="24"/>
          <w:szCs w:val="24"/>
        </w:rPr>
      </w:pPr>
      <w:r w:rsidDel="00000000" w:rsidR="00000000" w:rsidRPr="00000000">
        <w:rPr>
          <w:sz w:val="24"/>
          <w:szCs w:val="24"/>
          <w:rtl w:val="0"/>
        </w:rPr>
        <w:t xml:space="preserve">ADVOCATES</w:t>
      </w:r>
    </w:p>
    <w:p w:rsidR="00000000" w:rsidDel="00000000" w:rsidP="00000000" w:rsidRDefault="00000000" w:rsidRPr="00000000" w14:paraId="000003FC">
      <w:pPr>
        <w:pageBreakBefore w:val="0"/>
        <w:spacing w:after="0" w:lineRule="auto"/>
        <w:ind w:left="360" w:firstLine="0"/>
        <w:jc w:val="both"/>
        <w:rPr>
          <w:sz w:val="24"/>
          <w:szCs w:val="24"/>
        </w:rPr>
      </w:pPr>
      <w:r w:rsidDel="00000000" w:rsidR="00000000" w:rsidRPr="00000000">
        <w:rPr>
          <w:sz w:val="24"/>
          <w:szCs w:val="24"/>
          <w:rtl w:val="0"/>
        </w:rPr>
        <w:t xml:space="preserve">LONRHO HOUSE</w:t>
      </w:r>
    </w:p>
    <w:p w:rsidR="00000000" w:rsidDel="00000000" w:rsidP="00000000" w:rsidRDefault="00000000" w:rsidRPr="00000000" w14:paraId="000003FD">
      <w:pPr>
        <w:pageBreakBefore w:val="0"/>
        <w:spacing w:after="0" w:lineRule="auto"/>
        <w:ind w:left="360" w:firstLine="0"/>
        <w:jc w:val="both"/>
        <w:rPr>
          <w:sz w:val="24"/>
          <w:szCs w:val="24"/>
        </w:rPr>
      </w:pPr>
      <w:r w:rsidDel="00000000" w:rsidR="00000000" w:rsidRPr="00000000">
        <w:rPr>
          <w:sz w:val="24"/>
          <w:szCs w:val="24"/>
          <w:rtl w:val="0"/>
        </w:rPr>
        <w:t xml:space="preserve">KIMATHI STREET</w:t>
      </w:r>
    </w:p>
    <w:p w:rsidR="00000000" w:rsidDel="00000000" w:rsidP="00000000" w:rsidRDefault="00000000" w:rsidRPr="00000000" w14:paraId="000003FE">
      <w:pPr>
        <w:pageBreakBefore w:val="0"/>
        <w:spacing w:after="0" w:lineRule="auto"/>
        <w:ind w:left="360" w:firstLine="0"/>
        <w:jc w:val="both"/>
        <w:rPr>
          <w:sz w:val="24"/>
          <w:szCs w:val="24"/>
        </w:rPr>
      </w:pPr>
      <w:r w:rsidDel="00000000" w:rsidR="00000000" w:rsidRPr="00000000">
        <w:rPr>
          <w:sz w:val="24"/>
          <w:szCs w:val="24"/>
          <w:rtl w:val="0"/>
        </w:rPr>
        <w:t xml:space="preserve">P.O BOX 28491-00200</w:t>
      </w:r>
    </w:p>
    <w:p w:rsidR="00000000" w:rsidDel="00000000" w:rsidP="00000000" w:rsidRDefault="00000000" w:rsidRPr="00000000" w14:paraId="000003FF">
      <w:pPr>
        <w:pageBreakBefore w:val="0"/>
        <w:spacing w:after="0" w:lineRule="auto"/>
        <w:ind w:left="360" w:firstLine="0"/>
        <w:jc w:val="both"/>
        <w:rPr>
          <w:b w:val="1"/>
          <w:sz w:val="24"/>
          <w:szCs w:val="24"/>
          <w:u w:val="single"/>
        </w:rPr>
      </w:pPr>
      <w:r w:rsidDel="00000000" w:rsidR="00000000" w:rsidRPr="00000000">
        <w:rPr>
          <w:b w:val="1"/>
          <w:sz w:val="24"/>
          <w:szCs w:val="24"/>
          <w:u w:val="single"/>
          <w:rtl w:val="0"/>
        </w:rPr>
        <w:t xml:space="preserve">NAIROBI</w:t>
      </w:r>
    </w:p>
    <w:p w:rsidR="00000000" w:rsidDel="00000000" w:rsidP="00000000" w:rsidRDefault="00000000" w:rsidRPr="00000000" w14:paraId="00000400">
      <w:pPr>
        <w:pStyle w:val="Heading5"/>
        <w:pageBreakBefore w:val="0"/>
        <w:tabs>
          <w:tab w:val="left" w:pos="180"/>
        </w:tabs>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401">
      <w:pPr>
        <w:pageBreakBefore w:val="0"/>
        <w:rPr>
          <w:b w:val="1"/>
        </w:rPr>
      </w:pPr>
      <w:r w:rsidDel="00000000" w:rsidR="00000000" w:rsidRPr="00000000">
        <w:rPr>
          <w:b w:val="1"/>
          <w:rtl w:val="0"/>
        </w:rPr>
        <w:t xml:space="preserve">NOTE:</w:t>
      </w:r>
    </w:p>
    <w:p w:rsidR="00000000" w:rsidDel="00000000" w:rsidP="00000000" w:rsidRDefault="00000000" w:rsidRPr="00000000" w14:paraId="00000402">
      <w:pPr>
        <w:pageBreakBefore w:val="0"/>
        <w:rPr/>
      </w:pPr>
      <w:r w:rsidDel="00000000" w:rsidR="00000000" w:rsidRPr="00000000">
        <w:rPr>
          <w:rtl w:val="0"/>
        </w:rPr>
        <w:t xml:space="preserve">An affidavit of discovery should be in two schedules.</w:t>
      </w:r>
    </w:p>
    <w:p w:rsidR="00000000" w:rsidDel="00000000" w:rsidP="00000000" w:rsidRDefault="00000000" w:rsidRPr="00000000" w14:paraId="00000403">
      <w:pPr>
        <w:pageBreakBefore w:val="0"/>
        <w:rPr/>
      </w:pPr>
      <w:r w:rsidDel="00000000" w:rsidR="00000000" w:rsidRPr="00000000">
        <w:rPr>
          <w:rtl w:val="0"/>
        </w:rPr>
        <w:t xml:space="preserve">In the first schedule, there are two parts;</w:t>
      </w:r>
    </w:p>
    <w:p w:rsidR="00000000" w:rsidDel="00000000" w:rsidP="00000000" w:rsidRDefault="00000000" w:rsidRPr="00000000" w14:paraId="00000404">
      <w:pPr>
        <w:pageBreakBefore w:val="0"/>
        <w:rPr/>
      </w:pPr>
      <w:r w:rsidDel="00000000" w:rsidR="00000000" w:rsidRPr="00000000">
        <w:rPr>
          <w:b w:val="1"/>
          <w:rtl w:val="0"/>
        </w:rPr>
        <w:t xml:space="preserve">Schedule 1</w:t>
      </w:r>
      <w:r w:rsidDel="00000000" w:rsidR="00000000" w:rsidRPr="00000000">
        <w:rPr>
          <w:rtl w:val="0"/>
        </w:rPr>
        <w:t xml:space="preserve">: Part 1 consists of documents which you have and do not have an objection to if inspection is required.</w:t>
      </w:r>
    </w:p>
    <w:p w:rsidR="00000000" w:rsidDel="00000000" w:rsidP="00000000" w:rsidRDefault="00000000" w:rsidRPr="00000000" w14:paraId="00000405">
      <w:pPr>
        <w:pageBreakBefore w:val="0"/>
        <w:rPr/>
      </w:pPr>
      <w:r w:rsidDel="00000000" w:rsidR="00000000" w:rsidRPr="00000000">
        <w:rPr>
          <w:rtl w:val="0"/>
        </w:rPr>
        <w:t xml:space="preserve">Part 2 consists of the list of documents to which if demand is made for production, you would object.</w:t>
      </w:r>
    </w:p>
    <w:p w:rsidR="00000000" w:rsidDel="00000000" w:rsidP="00000000" w:rsidRDefault="00000000" w:rsidRPr="00000000" w14:paraId="00000406">
      <w:pPr>
        <w:pageBreakBefore w:val="0"/>
        <w:rPr/>
      </w:pPr>
      <w:r w:rsidDel="00000000" w:rsidR="00000000" w:rsidRPr="00000000">
        <w:rPr>
          <w:b w:val="1"/>
          <w:rtl w:val="0"/>
        </w:rPr>
        <w:t xml:space="preserve">Schedule 2</w:t>
      </w:r>
      <w:r w:rsidDel="00000000" w:rsidR="00000000" w:rsidRPr="00000000">
        <w:rPr>
          <w:rtl w:val="0"/>
        </w:rPr>
        <w:t xml:space="preserve"> consists of documents which you had, but no longer have.  Includes the copies, in our case, the copies of the letters, the cheque, etc.</w:t>
      </w:r>
    </w:p>
    <w:p w:rsidR="00000000" w:rsidDel="00000000" w:rsidP="00000000" w:rsidRDefault="00000000" w:rsidRPr="00000000" w14:paraId="00000407">
      <w:pPr>
        <w:pageBreakBefore w:val="0"/>
        <w:rPr/>
      </w:pPr>
      <w:r w:rsidDel="00000000" w:rsidR="00000000" w:rsidRPr="00000000">
        <w:rPr>
          <w:rtl w:val="0"/>
        </w:rPr>
      </w:r>
    </w:p>
    <w:p w:rsidR="00000000" w:rsidDel="00000000" w:rsidP="00000000" w:rsidRDefault="00000000" w:rsidRPr="00000000" w14:paraId="00000408">
      <w:pPr>
        <w:pageBreakBefore w:val="0"/>
        <w:rPr/>
      </w:pPr>
      <w:r w:rsidDel="00000000" w:rsidR="00000000" w:rsidRPr="00000000">
        <w:rPr>
          <w:rtl w:val="0"/>
        </w:rPr>
      </w:r>
    </w:p>
    <w:p w:rsidR="00000000" w:rsidDel="00000000" w:rsidP="00000000" w:rsidRDefault="00000000" w:rsidRPr="00000000" w14:paraId="00000409">
      <w:pPr>
        <w:pageBreakBefore w:val="0"/>
        <w:rPr/>
      </w:pPr>
      <w:r w:rsidDel="00000000" w:rsidR="00000000" w:rsidRPr="00000000">
        <w:rPr>
          <w:rtl w:val="0"/>
        </w:rPr>
      </w:r>
    </w:p>
    <w:p w:rsidR="00000000" w:rsidDel="00000000" w:rsidP="00000000" w:rsidRDefault="00000000" w:rsidRPr="00000000" w14:paraId="0000040A">
      <w:pPr>
        <w:pageBreakBefore w:val="0"/>
        <w:rPr/>
      </w:pPr>
      <w:r w:rsidDel="00000000" w:rsidR="00000000" w:rsidRPr="00000000">
        <w:rPr>
          <w:rtl w:val="0"/>
        </w:rPr>
      </w:r>
    </w:p>
    <w:p w:rsidR="00000000" w:rsidDel="00000000" w:rsidP="00000000" w:rsidRDefault="00000000" w:rsidRPr="00000000" w14:paraId="0000040B">
      <w:pPr>
        <w:pageBreakBefore w:val="0"/>
        <w:rPr/>
      </w:pPr>
      <w:r w:rsidDel="00000000" w:rsidR="00000000" w:rsidRPr="00000000">
        <w:rPr>
          <w:rtl w:val="0"/>
        </w:rPr>
      </w:r>
    </w:p>
    <w:p w:rsidR="00000000" w:rsidDel="00000000" w:rsidP="00000000" w:rsidRDefault="00000000" w:rsidRPr="00000000" w14:paraId="0000040C">
      <w:pPr>
        <w:pageBreakBefore w:val="0"/>
        <w:rPr/>
      </w:pPr>
      <w:r w:rsidDel="00000000" w:rsidR="00000000" w:rsidRPr="00000000">
        <w:rPr>
          <w:rtl w:val="0"/>
        </w:rPr>
      </w:r>
    </w:p>
    <w:p w:rsidR="00000000" w:rsidDel="00000000" w:rsidP="00000000" w:rsidRDefault="00000000" w:rsidRPr="00000000" w14:paraId="0000040D">
      <w:pPr>
        <w:pageBreakBefore w:val="0"/>
        <w:rPr/>
      </w:pPr>
      <w:r w:rsidDel="00000000" w:rsidR="00000000" w:rsidRPr="00000000">
        <w:rPr>
          <w:rtl w:val="0"/>
        </w:rPr>
      </w:r>
    </w:p>
    <w:p w:rsidR="00000000" w:rsidDel="00000000" w:rsidP="00000000" w:rsidRDefault="00000000" w:rsidRPr="00000000" w14:paraId="0000040E">
      <w:pPr>
        <w:pageBreakBefore w:val="0"/>
        <w:rPr/>
      </w:pPr>
      <w:r w:rsidDel="00000000" w:rsidR="00000000" w:rsidRPr="00000000">
        <w:rPr>
          <w:rtl w:val="0"/>
        </w:rPr>
      </w:r>
    </w:p>
    <w:p w:rsidR="00000000" w:rsidDel="00000000" w:rsidP="00000000" w:rsidRDefault="00000000" w:rsidRPr="00000000" w14:paraId="0000040F">
      <w:pPr>
        <w:pageBreakBefore w:val="0"/>
        <w:rPr/>
      </w:pPr>
      <w:r w:rsidDel="00000000" w:rsidR="00000000" w:rsidRPr="00000000">
        <w:rPr>
          <w:rtl w:val="0"/>
        </w:rPr>
      </w:r>
    </w:p>
    <w:p w:rsidR="00000000" w:rsidDel="00000000" w:rsidP="00000000" w:rsidRDefault="00000000" w:rsidRPr="00000000" w14:paraId="00000410">
      <w:pPr>
        <w:pageBreakBefore w:val="0"/>
        <w:rPr/>
      </w:pPr>
      <w:r w:rsidDel="00000000" w:rsidR="00000000" w:rsidRPr="00000000">
        <w:rPr>
          <w:rtl w:val="0"/>
        </w:rPr>
      </w:r>
    </w:p>
    <w:p w:rsidR="00000000" w:rsidDel="00000000" w:rsidP="00000000" w:rsidRDefault="00000000" w:rsidRPr="00000000" w14:paraId="00000411">
      <w:pPr>
        <w:pageBreakBefore w:val="0"/>
        <w:rPr/>
      </w:pPr>
      <w:r w:rsidDel="00000000" w:rsidR="00000000" w:rsidRPr="00000000">
        <w:rPr>
          <w:rtl w:val="0"/>
        </w:rPr>
      </w:r>
    </w:p>
    <w:p w:rsidR="00000000" w:rsidDel="00000000" w:rsidP="00000000" w:rsidRDefault="00000000" w:rsidRPr="00000000" w14:paraId="00000412">
      <w:pPr>
        <w:pageBreakBefore w:val="0"/>
        <w:spacing w:after="0" w:line="240" w:lineRule="auto"/>
        <w:jc w:val="right"/>
        <w:rPr/>
      </w:pPr>
      <w:r w:rsidDel="00000000" w:rsidR="00000000" w:rsidRPr="00000000">
        <w:rPr>
          <w:rtl w:val="0"/>
        </w:rPr>
        <w:t xml:space="preserve">Form No. 5</w:t>
      </w:r>
    </w:p>
    <w:p w:rsidR="00000000" w:rsidDel="00000000" w:rsidP="00000000" w:rsidRDefault="00000000" w:rsidRPr="00000000" w14:paraId="00000413">
      <w:pPr>
        <w:pageBreakBefore w:val="0"/>
        <w:spacing w:line="360" w:lineRule="auto"/>
        <w:jc w:val="center"/>
        <w:rPr>
          <w:b w:val="1"/>
          <w:sz w:val="24"/>
          <w:szCs w:val="24"/>
          <w:u w:val="single"/>
        </w:rPr>
      </w:pPr>
      <w:r w:rsidDel="00000000" w:rsidR="00000000" w:rsidRPr="00000000">
        <w:rPr>
          <w:b w:val="1"/>
          <w:sz w:val="24"/>
          <w:szCs w:val="24"/>
          <w:u w:val="single"/>
          <w:rtl w:val="0"/>
        </w:rPr>
        <w:t xml:space="preserve">REPUBLIC OF KENYA</w:t>
      </w:r>
    </w:p>
    <w:p w:rsidR="00000000" w:rsidDel="00000000" w:rsidP="00000000" w:rsidRDefault="00000000" w:rsidRPr="00000000" w14:paraId="00000414">
      <w:pPr>
        <w:pageBreakBefore w:val="0"/>
        <w:spacing w:line="360" w:lineRule="auto"/>
        <w:jc w:val="center"/>
        <w:rPr>
          <w:b w:val="1"/>
          <w:sz w:val="24"/>
          <w:szCs w:val="24"/>
          <w:u w:val="single"/>
        </w:rPr>
      </w:pPr>
      <w:r w:rsidDel="00000000" w:rsidR="00000000" w:rsidRPr="00000000">
        <w:rPr>
          <w:b w:val="1"/>
          <w:sz w:val="24"/>
          <w:szCs w:val="24"/>
          <w:u w:val="single"/>
          <w:rtl w:val="0"/>
        </w:rPr>
        <w:t xml:space="preserve">IN THE CHIEF MAGISTRATES COURT AT MILIMANI</w:t>
      </w:r>
    </w:p>
    <w:p w:rsidR="00000000" w:rsidDel="00000000" w:rsidP="00000000" w:rsidRDefault="00000000" w:rsidRPr="00000000" w14:paraId="00000415">
      <w:pPr>
        <w:pageBreakBefore w:val="0"/>
        <w:spacing w:line="360" w:lineRule="auto"/>
        <w:jc w:val="center"/>
        <w:rPr>
          <w:b w:val="1"/>
          <w:sz w:val="24"/>
          <w:szCs w:val="24"/>
          <w:u w:val="single"/>
        </w:rPr>
      </w:pPr>
      <w:r w:rsidDel="00000000" w:rsidR="00000000" w:rsidRPr="00000000">
        <w:rPr>
          <w:b w:val="1"/>
          <w:sz w:val="24"/>
          <w:szCs w:val="24"/>
          <w:u w:val="single"/>
          <w:rtl w:val="0"/>
        </w:rPr>
        <w:t xml:space="preserve">CIVIL CASE NUMBER   OF 2012</w:t>
      </w:r>
    </w:p>
    <w:p w:rsidR="00000000" w:rsidDel="00000000" w:rsidP="00000000" w:rsidRDefault="00000000" w:rsidRPr="00000000" w14:paraId="00000416">
      <w:pPr>
        <w:pageBreakBefore w:val="0"/>
        <w:spacing w:line="360" w:lineRule="auto"/>
        <w:jc w:val="center"/>
        <w:rPr>
          <w:b w:val="1"/>
          <w:sz w:val="24"/>
          <w:szCs w:val="24"/>
        </w:rPr>
      </w:pPr>
      <w:r w:rsidDel="00000000" w:rsidR="00000000" w:rsidRPr="00000000">
        <w:rPr>
          <w:b w:val="1"/>
          <w:sz w:val="24"/>
          <w:szCs w:val="24"/>
          <w:rtl w:val="0"/>
        </w:rPr>
        <w:t xml:space="preserve">DAFF ……………………………………………… PLAINTIFF</w:t>
      </w:r>
    </w:p>
    <w:p w:rsidR="00000000" w:rsidDel="00000000" w:rsidP="00000000" w:rsidRDefault="00000000" w:rsidRPr="00000000" w14:paraId="00000417">
      <w:pPr>
        <w:pageBreakBefore w:val="0"/>
        <w:tabs>
          <w:tab w:val="left" w:pos="1350"/>
        </w:tabs>
        <w:spacing w:line="360" w:lineRule="auto"/>
        <w:jc w:val="center"/>
        <w:rPr>
          <w:b w:val="1"/>
          <w:sz w:val="24"/>
          <w:szCs w:val="24"/>
        </w:rPr>
      </w:pPr>
      <w:r w:rsidDel="00000000" w:rsidR="00000000" w:rsidRPr="00000000">
        <w:rPr>
          <w:b w:val="1"/>
          <w:sz w:val="24"/>
          <w:szCs w:val="24"/>
          <w:rtl w:val="0"/>
        </w:rPr>
        <w:t xml:space="preserve">VERSUS</w:t>
      </w:r>
    </w:p>
    <w:p w:rsidR="00000000" w:rsidDel="00000000" w:rsidP="00000000" w:rsidRDefault="00000000" w:rsidRPr="00000000" w14:paraId="00000418">
      <w:pPr>
        <w:pageBreakBefore w:val="0"/>
        <w:spacing w:line="360" w:lineRule="auto"/>
        <w:jc w:val="center"/>
        <w:rPr>
          <w:b w:val="1"/>
          <w:sz w:val="24"/>
          <w:szCs w:val="24"/>
        </w:rPr>
      </w:pPr>
      <w:r w:rsidDel="00000000" w:rsidR="00000000" w:rsidRPr="00000000">
        <w:rPr>
          <w:b w:val="1"/>
          <w:sz w:val="24"/>
          <w:szCs w:val="24"/>
          <w:rtl w:val="0"/>
        </w:rPr>
        <w:t xml:space="preserve">OMNI ………………………………….. DEFENDANT</w:t>
      </w:r>
    </w:p>
    <w:p w:rsidR="00000000" w:rsidDel="00000000" w:rsidP="00000000" w:rsidRDefault="00000000" w:rsidRPr="00000000" w14:paraId="00000419">
      <w:pPr>
        <w:pageBreakBefore w:val="0"/>
        <w:spacing w:after="0" w:line="240" w:lineRule="auto"/>
        <w:jc w:val="center"/>
        <w:rPr/>
      </w:pPr>
      <w:r w:rsidDel="00000000" w:rsidR="00000000" w:rsidRPr="00000000">
        <w:rPr>
          <w:rtl w:val="0"/>
        </w:rPr>
      </w:r>
    </w:p>
    <w:p w:rsidR="00000000" w:rsidDel="00000000" w:rsidP="00000000" w:rsidRDefault="00000000" w:rsidRPr="00000000" w14:paraId="0000041A">
      <w:pPr>
        <w:pageBreakBefore w:val="0"/>
        <w:spacing w:after="0" w:line="240" w:lineRule="auto"/>
        <w:jc w:val="center"/>
        <w:rPr>
          <w:b w:val="1"/>
          <w:sz w:val="24"/>
          <w:szCs w:val="24"/>
        </w:rPr>
      </w:pPr>
      <w:r w:rsidDel="00000000" w:rsidR="00000000" w:rsidRPr="00000000">
        <w:rPr>
          <w:b w:val="1"/>
          <w:sz w:val="24"/>
          <w:szCs w:val="24"/>
          <w:rtl w:val="0"/>
        </w:rPr>
        <w:t xml:space="preserve">Affidavit as to Discovery of Documents</w:t>
      </w:r>
    </w:p>
    <w:p w:rsidR="00000000" w:rsidDel="00000000" w:rsidP="00000000" w:rsidRDefault="00000000" w:rsidRPr="00000000" w14:paraId="0000041B">
      <w:pPr>
        <w:pageBreakBefore w:val="0"/>
        <w:spacing w:after="0" w:line="240" w:lineRule="auto"/>
        <w:jc w:val="center"/>
        <w:rPr>
          <w:b w:val="1"/>
          <w:sz w:val="24"/>
          <w:szCs w:val="24"/>
        </w:rPr>
      </w:pPr>
      <w:r w:rsidDel="00000000" w:rsidR="00000000" w:rsidRPr="00000000">
        <w:rPr>
          <w:rtl w:val="0"/>
        </w:rPr>
      </w:r>
    </w:p>
    <w:p w:rsidR="00000000" w:rsidDel="00000000" w:rsidP="00000000" w:rsidRDefault="00000000" w:rsidRPr="00000000" w14:paraId="0000041C">
      <w:pPr>
        <w:pageBreakBefore w:val="0"/>
        <w:spacing w:after="0" w:line="240" w:lineRule="auto"/>
        <w:jc w:val="center"/>
        <w:rPr>
          <w:b w:val="1"/>
          <w:sz w:val="24"/>
          <w:szCs w:val="24"/>
        </w:rPr>
      </w:pPr>
      <w:r w:rsidDel="00000000" w:rsidR="00000000" w:rsidRPr="00000000">
        <w:rPr>
          <w:b w:val="1"/>
          <w:sz w:val="24"/>
          <w:szCs w:val="24"/>
          <w:rtl w:val="0"/>
        </w:rPr>
        <w:t xml:space="preserve">(Pursuant to an order of the Court dated …. Under Order 11 Rule 3(2)(d))</w:t>
      </w:r>
    </w:p>
    <w:p w:rsidR="00000000" w:rsidDel="00000000" w:rsidP="00000000" w:rsidRDefault="00000000" w:rsidRPr="00000000" w14:paraId="0000041D">
      <w:pPr>
        <w:pageBreakBefore w:val="0"/>
        <w:spacing w:after="0" w:line="240" w:lineRule="auto"/>
        <w:jc w:val="both"/>
        <w:rPr>
          <w:sz w:val="24"/>
          <w:szCs w:val="24"/>
        </w:rPr>
      </w:pPr>
      <w:r w:rsidDel="00000000" w:rsidR="00000000" w:rsidRPr="00000000">
        <w:rPr>
          <w:rtl w:val="0"/>
        </w:rPr>
      </w:r>
    </w:p>
    <w:p w:rsidR="00000000" w:rsidDel="00000000" w:rsidP="00000000" w:rsidRDefault="00000000" w:rsidRPr="00000000" w14:paraId="0000041E">
      <w:pPr>
        <w:pageBreakBefore w:val="0"/>
        <w:spacing w:line="240" w:lineRule="auto"/>
        <w:jc w:val="both"/>
        <w:rPr>
          <w:sz w:val="24"/>
          <w:szCs w:val="24"/>
        </w:rPr>
      </w:pPr>
      <w:r w:rsidDel="00000000" w:rsidR="00000000" w:rsidRPr="00000000">
        <w:rPr>
          <w:sz w:val="24"/>
          <w:szCs w:val="24"/>
          <w:rtl w:val="0"/>
        </w:rPr>
        <w:t xml:space="preserve">I, the above-named Defendant </w:t>
      </w:r>
      <w:r w:rsidDel="00000000" w:rsidR="00000000" w:rsidRPr="00000000">
        <w:rPr>
          <w:b w:val="1"/>
          <w:sz w:val="24"/>
          <w:szCs w:val="24"/>
          <w:rtl w:val="0"/>
        </w:rPr>
        <w:t xml:space="preserve">Omni</w:t>
      </w:r>
      <w:r w:rsidDel="00000000" w:rsidR="00000000" w:rsidRPr="00000000">
        <w:rPr>
          <w:sz w:val="24"/>
          <w:szCs w:val="24"/>
          <w:rtl w:val="0"/>
        </w:rPr>
        <w:t xml:space="preserve">, make oath and say as follows -</w:t>
      </w:r>
    </w:p>
    <w:p w:rsidR="00000000" w:rsidDel="00000000" w:rsidP="00000000" w:rsidRDefault="00000000" w:rsidRPr="00000000" w14:paraId="0000041F">
      <w:pPr>
        <w:pageBreakBefore w:val="0"/>
        <w:spacing w:line="240" w:lineRule="auto"/>
        <w:jc w:val="both"/>
        <w:rPr>
          <w:sz w:val="24"/>
          <w:szCs w:val="24"/>
        </w:rPr>
      </w:pPr>
      <w:r w:rsidDel="00000000" w:rsidR="00000000" w:rsidRPr="00000000">
        <w:rPr>
          <w:sz w:val="24"/>
          <w:szCs w:val="24"/>
          <w:rtl w:val="0"/>
        </w:rPr>
        <w:t xml:space="preserve">1. I have in my possession or power the documents relating to the matters in question in this suit set forth in the first and second parts of the First Schedule hereto.</w:t>
      </w:r>
    </w:p>
    <w:p w:rsidR="00000000" w:rsidDel="00000000" w:rsidP="00000000" w:rsidRDefault="00000000" w:rsidRPr="00000000" w14:paraId="00000420">
      <w:pPr>
        <w:pageBreakBefore w:val="0"/>
        <w:spacing w:line="240" w:lineRule="auto"/>
        <w:jc w:val="both"/>
        <w:rPr>
          <w:sz w:val="24"/>
          <w:szCs w:val="24"/>
        </w:rPr>
      </w:pPr>
      <w:r w:rsidDel="00000000" w:rsidR="00000000" w:rsidRPr="00000000">
        <w:rPr>
          <w:sz w:val="24"/>
          <w:szCs w:val="24"/>
          <w:rtl w:val="0"/>
        </w:rPr>
        <w:t xml:space="preserve">2. I object to produce the said documents set forth in the second part of the First Schedule hereto (state grounds of objection).</w:t>
      </w:r>
    </w:p>
    <w:p w:rsidR="00000000" w:rsidDel="00000000" w:rsidP="00000000" w:rsidRDefault="00000000" w:rsidRPr="00000000" w14:paraId="00000421">
      <w:pPr>
        <w:pageBreakBefore w:val="0"/>
        <w:spacing w:line="240" w:lineRule="auto"/>
        <w:jc w:val="both"/>
        <w:rPr>
          <w:sz w:val="24"/>
          <w:szCs w:val="24"/>
        </w:rPr>
      </w:pPr>
      <w:r w:rsidDel="00000000" w:rsidR="00000000" w:rsidRPr="00000000">
        <w:rPr>
          <w:sz w:val="24"/>
          <w:szCs w:val="24"/>
          <w:rtl w:val="0"/>
        </w:rPr>
        <w:t xml:space="preserve">3. I have had, but have not now, in my possession or power the documents relating to the matters in question in this suit set forth in the Second Schedule hereto.</w:t>
      </w:r>
    </w:p>
    <w:p w:rsidR="00000000" w:rsidDel="00000000" w:rsidP="00000000" w:rsidRDefault="00000000" w:rsidRPr="00000000" w14:paraId="00000422">
      <w:pPr>
        <w:pageBreakBefore w:val="0"/>
        <w:spacing w:line="240" w:lineRule="auto"/>
        <w:jc w:val="both"/>
        <w:rPr>
          <w:sz w:val="24"/>
          <w:szCs w:val="24"/>
        </w:rPr>
      </w:pPr>
      <w:r w:rsidDel="00000000" w:rsidR="00000000" w:rsidRPr="00000000">
        <w:rPr>
          <w:sz w:val="24"/>
          <w:szCs w:val="24"/>
          <w:rtl w:val="0"/>
        </w:rPr>
        <w:t xml:space="preserve">4. The last-mentioned documents were last in my possession or power on (state when and what has become of them, and in whose possession they now are).</w:t>
      </w:r>
    </w:p>
    <w:p w:rsidR="00000000" w:rsidDel="00000000" w:rsidP="00000000" w:rsidRDefault="00000000" w:rsidRPr="00000000" w14:paraId="00000423">
      <w:pPr>
        <w:pageBreakBefore w:val="0"/>
        <w:spacing w:line="240" w:lineRule="auto"/>
        <w:jc w:val="both"/>
        <w:rPr>
          <w:sz w:val="24"/>
          <w:szCs w:val="24"/>
        </w:rPr>
      </w:pPr>
      <w:r w:rsidDel="00000000" w:rsidR="00000000" w:rsidRPr="00000000">
        <w:rPr>
          <w:sz w:val="24"/>
          <w:szCs w:val="24"/>
          <w:rtl w:val="0"/>
        </w:rPr>
        <w:t xml:space="preserve">5. According to the best of my knowledge, information and belief I have not now, and never had, in my possession, custody or power, or in the possession, custody or power of my pleader or agent, or in the possession, custody or power of any other person on my behalf, any account, book of account, voucher, receipt, letter, memorandum, paper or writing, or any copy of or extract from any document, or any other document whatsoever, relating to the matters in question in this suit or any of them, or wherein any entry has been made relative to such matters or any of them other than and except the documents set forth in the said First and Second Schedules hereto.</w:t>
      </w:r>
    </w:p>
    <w:p w:rsidR="00000000" w:rsidDel="00000000" w:rsidP="00000000" w:rsidRDefault="00000000" w:rsidRPr="00000000" w14:paraId="00000424">
      <w:pPr>
        <w:pageBreakBefore w:val="0"/>
        <w:rPr>
          <w:b w:val="1"/>
        </w:rPr>
      </w:pPr>
      <w:r w:rsidDel="00000000" w:rsidR="00000000" w:rsidRPr="00000000">
        <w:rPr>
          <w:b w:val="1"/>
          <w:rtl w:val="0"/>
        </w:rPr>
        <w:t xml:space="preserve">FIRST SCHEDULE</w:t>
      </w:r>
    </w:p>
    <w:p w:rsidR="00000000" w:rsidDel="00000000" w:rsidP="00000000" w:rsidRDefault="00000000" w:rsidRPr="00000000" w14:paraId="00000425">
      <w:pPr>
        <w:pageBreakBefore w:val="0"/>
        <w:rPr>
          <w:b w:val="1"/>
        </w:rPr>
      </w:pPr>
      <w:r w:rsidDel="00000000" w:rsidR="00000000" w:rsidRPr="00000000">
        <w:rPr>
          <w:b w:val="1"/>
          <w:rtl w:val="0"/>
        </w:rPr>
        <w:t xml:space="preserve">Part I</w:t>
      </w:r>
    </w:p>
    <w:p w:rsidR="00000000" w:rsidDel="00000000" w:rsidP="00000000" w:rsidRDefault="00000000" w:rsidRPr="00000000" w14:paraId="00000426">
      <w:pPr>
        <w:pageBreakBefore w:val="0"/>
        <w:rPr/>
      </w:pPr>
      <w:r w:rsidDel="00000000" w:rsidR="00000000" w:rsidRPr="00000000">
        <w:rPr>
          <w:rtl w:val="0"/>
        </w:rPr>
      </w:r>
    </w:p>
    <w:p w:rsidR="00000000" w:rsidDel="00000000" w:rsidP="00000000" w:rsidRDefault="00000000" w:rsidRPr="00000000" w14:paraId="00000427">
      <w:pPr>
        <w:pageBreakBefore w:val="0"/>
        <w:pBdr>
          <w:bottom w:color="000000" w:space="1" w:sz="4" w:val="single"/>
        </w:pBdr>
        <w:jc w:val="both"/>
        <w:rPr>
          <w:b w:val="1"/>
          <w:sz w:val="24"/>
          <w:szCs w:val="24"/>
        </w:rPr>
      </w:pPr>
      <w:r w:rsidDel="00000000" w:rsidR="00000000" w:rsidRPr="00000000">
        <w:rPr>
          <w:b w:val="1"/>
          <w:sz w:val="24"/>
          <w:szCs w:val="24"/>
          <w:rtl w:val="0"/>
        </w:rPr>
        <w:t xml:space="preserve">AMENDMENT</w:t>
      </w:r>
      <w:r w:rsidDel="00000000" w:rsidR="00000000" w:rsidRPr="00000000">
        <w:rPr>
          <w:b w:val="1"/>
          <w:sz w:val="24"/>
          <w:szCs w:val="24"/>
          <w:vertAlign w:val="superscript"/>
        </w:rPr>
        <w:footnoteReference w:customMarkFollows="0" w:id="57"/>
      </w:r>
      <w:r w:rsidDel="00000000" w:rsidR="00000000" w:rsidRPr="00000000">
        <w:rPr>
          <w:rtl w:val="0"/>
        </w:rPr>
      </w:r>
    </w:p>
    <w:p w:rsidR="00000000" w:rsidDel="00000000" w:rsidP="00000000" w:rsidRDefault="00000000" w:rsidRPr="00000000" w14:paraId="00000428">
      <w:pPr>
        <w:pageBreakBefore w:val="0"/>
        <w:spacing w:after="0" w:lineRule="auto"/>
        <w:rPr>
          <w:sz w:val="24"/>
          <w:szCs w:val="24"/>
        </w:rPr>
      </w:pPr>
      <w:r w:rsidDel="00000000" w:rsidR="00000000" w:rsidRPr="00000000">
        <w:rPr>
          <w:sz w:val="24"/>
          <w:szCs w:val="24"/>
          <w:rtl w:val="0"/>
        </w:rPr>
        <w:t xml:space="preserve">This can arise out of a number of situations, e.g.</w:t>
      </w:r>
    </w:p>
    <w:p w:rsidR="00000000" w:rsidDel="00000000" w:rsidP="00000000" w:rsidRDefault="00000000" w:rsidRPr="00000000" w14:paraId="0000042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Discovery has raised the need to alter the pleadings;</w:t>
      </w:r>
    </w:p>
    <w:p w:rsidR="00000000" w:rsidDel="00000000" w:rsidP="00000000" w:rsidRDefault="00000000" w:rsidRPr="00000000" w14:paraId="0000042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Discovery of new facts;</w:t>
      </w:r>
    </w:p>
    <w:p w:rsidR="00000000" w:rsidDel="00000000" w:rsidP="00000000" w:rsidRDefault="00000000" w:rsidRPr="00000000" w14:paraId="0000042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Discovery of a technical defect in the pleading that can raise an objection or order for striking out by the defendant.</w:t>
      </w:r>
    </w:p>
    <w:p w:rsidR="00000000" w:rsidDel="00000000" w:rsidP="00000000" w:rsidRDefault="00000000" w:rsidRPr="00000000" w14:paraId="0000042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way in which the case was pleaded would not stand</w:t>
      </w:r>
    </w:p>
    <w:p w:rsidR="00000000" w:rsidDel="00000000" w:rsidP="00000000" w:rsidRDefault="00000000" w:rsidRPr="00000000" w14:paraId="0000042D">
      <w:pPr>
        <w:pageBreakBefore w:val="0"/>
        <w:spacing w:after="0" w:lineRule="auto"/>
        <w:rPr>
          <w:sz w:val="24"/>
          <w:szCs w:val="24"/>
        </w:rPr>
      </w:pPr>
      <w:r w:rsidDel="00000000" w:rsidR="00000000" w:rsidRPr="00000000">
        <w:rPr>
          <w:sz w:val="24"/>
          <w:szCs w:val="24"/>
          <w:rtl w:val="0"/>
        </w:rPr>
        <w:t xml:space="preserve">The whole purpose of amendment of pleadings is so that the real issues in the pleading are brought out.</w:t>
      </w:r>
    </w:p>
    <w:p w:rsidR="00000000" w:rsidDel="00000000" w:rsidP="00000000" w:rsidRDefault="00000000" w:rsidRPr="00000000" w14:paraId="0000042E">
      <w:pPr>
        <w:pageBreakBefore w:val="0"/>
        <w:rPr>
          <w:b w:val="1"/>
          <w:sz w:val="24"/>
          <w:szCs w:val="24"/>
        </w:rPr>
      </w:pPr>
      <w:r w:rsidDel="00000000" w:rsidR="00000000" w:rsidRPr="00000000">
        <w:rPr>
          <w:rtl w:val="0"/>
        </w:rPr>
      </w:r>
    </w:p>
    <w:p w:rsidR="00000000" w:rsidDel="00000000" w:rsidP="00000000" w:rsidRDefault="00000000" w:rsidRPr="00000000" w14:paraId="0000042F">
      <w:pPr>
        <w:pageBreakBefore w:val="0"/>
        <w:rPr>
          <w:b w:val="1"/>
          <w:sz w:val="24"/>
          <w:szCs w:val="24"/>
        </w:rPr>
      </w:pPr>
      <w:r w:rsidDel="00000000" w:rsidR="00000000" w:rsidRPr="00000000">
        <w:rPr>
          <w:b w:val="1"/>
          <w:sz w:val="24"/>
          <w:szCs w:val="24"/>
          <w:rtl w:val="0"/>
        </w:rPr>
        <w:t xml:space="preserve">Making amendments</w:t>
      </w:r>
    </w:p>
    <w:p w:rsidR="00000000" w:rsidDel="00000000" w:rsidP="00000000" w:rsidRDefault="00000000" w:rsidRPr="00000000" w14:paraId="000004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Any new matters that are put in the pleadings should be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underlined in red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Changing of terms, such as a substitution of the word wife for husband: E.g. the issue as raised by the </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wife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red]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husband.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struck out words should remain legible. </w:t>
      </w:r>
    </w:p>
    <w:p w:rsidR="00000000" w:rsidDel="00000000" w:rsidP="00000000" w:rsidRDefault="00000000" w:rsidRPr="00000000" w14:paraId="000004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colour should be changed for every amendment. </w:t>
      </w:r>
    </w:p>
    <w:p w:rsidR="00000000" w:rsidDel="00000000" w:rsidP="00000000" w:rsidRDefault="00000000" w:rsidRPr="00000000" w14:paraId="00000433">
      <w:pPr>
        <w:pageBreakBefore w:val="0"/>
        <w:tabs>
          <w:tab w:val="left" w:pos="5710"/>
        </w:tabs>
        <w:spacing w:after="0" w:lineRule="auto"/>
        <w:jc w:val="both"/>
        <w:rPr>
          <w:sz w:val="24"/>
          <w:szCs w:val="24"/>
        </w:rPr>
      </w:pPr>
      <w:r w:rsidDel="00000000" w:rsidR="00000000" w:rsidRPr="00000000">
        <w:rPr>
          <w:sz w:val="24"/>
          <w:szCs w:val="24"/>
          <w:rtl w:val="0"/>
        </w:rPr>
        <w:t xml:space="preserve">When deciding whether or not to amend, the question is, </w:t>
      </w:r>
      <w:r w:rsidDel="00000000" w:rsidR="00000000" w:rsidRPr="00000000">
        <w:rPr>
          <w:b w:val="1"/>
          <w:sz w:val="24"/>
          <w:szCs w:val="24"/>
          <w:rtl w:val="0"/>
        </w:rPr>
        <w:t xml:space="preserve">am I improving the plaint? </w:t>
      </w:r>
      <w:r w:rsidDel="00000000" w:rsidR="00000000" w:rsidRPr="00000000">
        <w:rPr>
          <w:rtl w:val="0"/>
        </w:rPr>
      </w:r>
    </w:p>
    <w:p w:rsidR="00000000" w:rsidDel="00000000" w:rsidP="00000000" w:rsidRDefault="00000000" w:rsidRPr="00000000" w14:paraId="00000434">
      <w:pPr>
        <w:pageBreakBefore w:val="0"/>
        <w:tabs>
          <w:tab w:val="left" w:pos="5710"/>
        </w:tabs>
        <w:spacing w:after="0" w:lineRule="auto"/>
        <w:jc w:val="both"/>
        <w:rPr>
          <w:sz w:val="24"/>
          <w:szCs w:val="24"/>
        </w:rPr>
      </w:pPr>
      <w:r w:rsidDel="00000000" w:rsidR="00000000" w:rsidRPr="00000000">
        <w:rPr>
          <w:sz w:val="24"/>
          <w:szCs w:val="24"/>
          <w:rtl w:val="0"/>
        </w:rPr>
        <w:t xml:space="preserve">Amendment is for purposes of creating clarity in the plaint and better bringing out the issues.</w:t>
      </w:r>
    </w:p>
    <w:p w:rsidR="00000000" w:rsidDel="00000000" w:rsidP="00000000" w:rsidRDefault="00000000" w:rsidRPr="00000000" w14:paraId="00000435">
      <w:pPr>
        <w:pageBreakBefore w:val="0"/>
        <w:rPr>
          <w:sz w:val="24"/>
          <w:szCs w:val="24"/>
        </w:rPr>
      </w:pPr>
      <w:r w:rsidDel="00000000" w:rsidR="00000000" w:rsidRPr="00000000">
        <w:rPr>
          <w:rtl w:val="0"/>
        </w:rPr>
      </w:r>
    </w:p>
    <w:p w:rsidR="00000000" w:rsidDel="00000000" w:rsidP="00000000" w:rsidRDefault="00000000" w:rsidRPr="00000000" w14:paraId="00000436">
      <w:pPr>
        <w:pageBreakBefore w:val="0"/>
        <w:tabs>
          <w:tab w:val="left" w:pos="5710"/>
        </w:tabs>
        <w:spacing w:after="0" w:lineRule="auto"/>
        <w:rPr>
          <w:b w:val="1"/>
          <w:i w:val="1"/>
          <w:sz w:val="24"/>
          <w:szCs w:val="24"/>
        </w:rPr>
      </w:pPr>
      <w:r w:rsidDel="00000000" w:rsidR="00000000" w:rsidRPr="00000000">
        <w:rPr>
          <w:b w:val="1"/>
          <w:i w:val="1"/>
          <w:sz w:val="24"/>
          <w:szCs w:val="24"/>
          <w:rtl w:val="0"/>
        </w:rPr>
        <w:t xml:space="preserve">Amendment Exercise</w:t>
      </w:r>
    </w:p>
    <w:p w:rsidR="00000000" w:rsidDel="00000000" w:rsidP="00000000" w:rsidRDefault="00000000" w:rsidRPr="00000000" w14:paraId="00000437">
      <w:pPr>
        <w:pageBreakBefore w:val="0"/>
        <w:tabs>
          <w:tab w:val="left" w:pos="5710"/>
        </w:tabs>
        <w:spacing w:after="0" w:lineRule="auto"/>
        <w:jc w:val="center"/>
        <w:rPr>
          <w:b w:val="1"/>
          <w:sz w:val="24"/>
          <w:szCs w:val="24"/>
        </w:rPr>
      </w:pPr>
      <w:r w:rsidDel="00000000" w:rsidR="00000000" w:rsidRPr="00000000">
        <w:rPr>
          <w:b w:val="1"/>
          <w:sz w:val="24"/>
          <w:szCs w:val="24"/>
          <w:rtl w:val="0"/>
        </w:rPr>
        <w:t xml:space="preserve">REPUBLIC OF KENYA</w:t>
      </w:r>
    </w:p>
    <w:p w:rsidR="00000000" w:rsidDel="00000000" w:rsidP="00000000" w:rsidRDefault="00000000" w:rsidRPr="00000000" w14:paraId="00000438">
      <w:pPr>
        <w:pageBreakBefore w:val="0"/>
        <w:tabs>
          <w:tab w:val="left" w:pos="5710"/>
        </w:tabs>
        <w:spacing w:after="0" w:lineRule="auto"/>
        <w:jc w:val="center"/>
        <w:rPr>
          <w:b w:val="1"/>
          <w:sz w:val="24"/>
          <w:szCs w:val="24"/>
        </w:rPr>
      </w:pPr>
      <w:r w:rsidDel="00000000" w:rsidR="00000000" w:rsidRPr="00000000">
        <w:rPr>
          <w:b w:val="1"/>
          <w:sz w:val="24"/>
          <w:szCs w:val="24"/>
          <w:rtl w:val="0"/>
        </w:rPr>
        <w:t xml:space="preserve">HIGH COURT OF KENYA AT MACHAKOS</w:t>
      </w:r>
    </w:p>
    <w:p w:rsidR="00000000" w:rsidDel="00000000" w:rsidP="00000000" w:rsidRDefault="00000000" w:rsidRPr="00000000" w14:paraId="00000439">
      <w:pPr>
        <w:pageBreakBefore w:val="0"/>
        <w:tabs>
          <w:tab w:val="left" w:pos="5710"/>
        </w:tabs>
        <w:spacing w:after="0" w:lineRule="auto"/>
        <w:jc w:val="center"/>
        <w:rPr>
          <w:b w:val="1"/>
          <w:sz w:val="24"/>
          <w:szCs w:val="24"/>
        </w:rPr>
      </w:pPr>
      <w:r w:rsidDel="00000000" w:rsidR="00000000" w:rsidRPr="00000000">
        <w:rPr>
          <w:b w:val="1"/>
          <w:sz w:val="24"/>
          <w:szCs w:val="24"/>
          <w:rtl w:val="0"/>
        </w:rPr>
        <w:t xml:space="preserve">CIVIL SUIT NO 750 OF 2012</w:t>
      </w:r>
    </w:p>
    <w:p w:rsidR="00000000" w:rsidDel="00000000" w:rsidP="00000000" w:rsidRDefault="00000000" w:rsidRPr="00000000" w14:paraId="0000043A">
      <w:pPr>
        <w:pageBreakBefore w:val="0"/>
        <w:tabs>
          <w:tab w:val="left" w:pos="5710"/>
        </w:tabs>
        <w:spacing w:after="0" w:lineRule="auto"/>
        <w:jc w:val="center"/>
        <w:rPr>
          <w:b w:val="1"/>
          <w:sz w:val="24"/>
          <w:szCs w:val="24"/>
        </w:rPr>
      </w:pPr>
      <w:r w:rsidDel="00000000" w:rsidR="00000000" w:rsidRPr="00000000">
        <w:rPr>
          <w:b w:val="1"/>
          <w:strike w:val="1"/>
          <w:sz w:val="24"/>
          <w:szCs w:val="24"/>
          <w:rtl w:val="0"/>
        </w:rPr>
        <w:t xml:space="preserve">OMNI</w:t>
      </w:r>
      <w:r w:rsidDel="00000000" w:rsidR="00000000" w:rsidRPr="00000000">
        <w:rPr>
          <w:b w:val="1"/>
          <w:sz w:val="24"/>
          <w:szCs w:val="24"/>
          <w:u w:val="single"/>
          <w:rtl w:val="0"/>
        </w:rPr>
        <w:t xml:space="preserve"> DAFF</w:t>
      </w:r>
      <w:r w:rsidDel="00000000" w:rsidR="00000000" w:rsidRPr="00000000">
        <w:rPr>
          <w:b w:val="1"/>
          <w:sz w:val="24"/>
          <w:szCs w:val="24"/>
          <w:rtl w:val="0"/>
        </w:rPr>
        <w:t xml:space="preserve"> -------------------------------------------------------------- PLAINTIFF</w:t>
      </w:r>
    </w:p>
    <w:p w:rsidR="00000000" w:rsidDel="00000000" w:rsidP="00000000" w:rsidRDefault="00000000" w:rsidRPr="00000000" w14:paraId="0000043B">
      <w:pPr>
        <w:pageBreakBefore w:val="0"/>
        <w:tabs>
          <w:tab w:val="left" w:pos="5710"/>
        </w:tabs>
        <w:spacing w:after="0" w:lineRule="auto"/>
        <w:jc w:val="center"/>
        <w:rPr>
          <w:b w:val="1"/>
          <w:sz w:val="24"/>
          <w:szCs w:val="24"/>
        </w:rPr>
      </w:pPr>
      <w:r w:rsidDel="00000000" w:rsidR="00000000" w:rsidRPr="00000000">
        <w:rPr>
          <w:b w:val="1"/>
          <w:sz w:val="24"/>
          <w:szCs w:val="24"/>
          <w:rtl w:val="0"/>
        </w:rPr>
        <w:t xml:space="preserve">VERSUS</w:t>
      </w:r>
    </w:p>
    <w:p w:rsidR="00000000" w:rsidDel="00000000" w:rsidP="00000000" w:rsidRDefault="00000000" w:rsidRPr="00000000" w14:paraId="0000043C">
      <w:pPr>
        <w:pageBreakBefore w:val="0"/>
        <w:tabs>
          <w:tab w:val="left" w:pos="5710"/>
        </w:tabs>
        <w:spacing w:after="0" w:lineRule="auto"/>
        <w:jc w:val="center"/>
        <w:rPr>
          <w:b w:val="1"/>
          <w:sz w:val="24"/>
          <w:szCs w:val="24"/>
        </w:rPr>
      </w:pPr>
      <w:r w:rsidDel="00000000" w:rsidR="00000000" w:rsidRPr="00000000">
        <w:rPr>
          <w:b w:val="1"/>
          <w:strike w:val="1"/>
          <w:sz w:val="24"/>
          <w:szCs w:val="24"/>
          <w:rtl w:val="0"/>
        </w:rPr>
        <w:t xml:space="preserve">DAFF</w:t>
      </w:r>
      <w:r w:rsidDel="00000000" w:rsidR="00000000" w:rsidRPr="00000000">
        <w:rPr>
          <w:b w:val="1"/>
          <w:sz w:val="24"/>
          <w:szCs w:val="24"/>
          <w:rtl w:val="0"/>
        </w:rPr>
        <w:t xml:space="preserve"> </w:t>
      </w:r>
      <w:r w:rsidDel="00000000" w:rsidR="00000000" w:rsidRPr="00000000">
        <w:rPr>
          <w:b w:val="1"/>
          <w:sz w:val="24"/>
          <w:szCs w:val="24"/>
          <w:u w:val="single"/>
          <w:rtl w:val="0"/>
        </w:rPr>
        <w:t xml:space="preserve">OMNI</w:t>
      </w:r>
      <w:r w:rsidDel="00000000" w:rsidR="00000000" w:rsidRPr="00000000">
        <w:rPr>
          <w:b w:val="1"/>
          <w:sz w:val="24"/>
          <w:szCs w:val="24"/>
          <w:rtl w:val="0"/>
        </w:rPr>
        <w:t xml:space="preserve">--------------------------------------------------------DEFENDANT</w:t>
      </w:r>
    </w:p>
    <w:p w:rsidR="00000000" w:rsidDel="00000000" w:rsidP="00000000" w:rsidRDefault="00000000" w:rsidRPr="00000000" w14:paraId="0000043D">
      <w:pPr>
        <w:pageBreakBefore w:val="0"/>
        <w:tabs>
          <w:tab w:val="left" w:pos="5710"/>
        </w:tabs>
        <w:spacing w:after="0" w:lineRule="auto"/>
        <w:jc w:val="center"/>
        <w:rPr>
          <w:sz w:val="24"/>
          <w:szCs w:val="24"/>
        </w:rPr>
      </w:pPr>
      <w:r w:rsidDel="00000000" w:rsidR="00000000" w:rsidRPr="00000000">
        <w:rPr>
          <w:rtl w:val="0"/>
        </w:rPr>
      </w:r>
    </w:p>
    <w:p w:rsidR="00000000" w:rsidDel="00000000" w:rsidP="00000000" w:rsidRDefault="00000000" w:rsidRPr="00000000" w14:paraId="0000043E">
      <w:pPr>
        <w:pageBreakBefore w:val="0"/>
        <w:tabs>
          <w:tab w:val="left" w:pos="5710"/>
        </w:tabs>
        <w:spacing w:after="0" w:lineRule="auto"/>
        <w:jc w:val="center"/>
        <w:rPr>
          <w:b w:val="1"/>
          <w:sz w:val="24"/>
          <w:szCs w:val="24"/>
          <w:u w:val="single"/>
        </w:rPr>
      </w:pPr>
      <w:r w:rsidDel="00000000" w:rsidR="00000000" w:rsidRPr="00000000">
        <w:rPr>
          <w:b w:val="1"/>
          <w:sz w:val="24"/>
          <w:szCs w:val="24"/>
          <w:u w:val="single"/>
          <w:rtl w:val="0"/>
        </w:rPr>
        <w:t xml:space="preserve">AMENDED PLAINT</w:t>
      </w:r>
    </w:p>
    <w:p w:rsidR="00000000" w:rsidDel="00000000" w:rsidP="00000000" w:rsidRDefault="00000000" w:rsidRPr="00000000" w14:paraId="0000043F">
      <w:pPr>
        <w:pageBreakBefore w:val="0"/>
        <w:tabs>
          <w:tab w:val="left" w:pos="5710"/>
        </w:tabs>
        <w:spacing w:after="0" w:lineRule="auto"/>
        <w:jc w:val="center"/>
        <w:rPr>
          <w:b w:val="1"/>
          <w:sz w:val="24"/>
          <w:szCs w:val="24"/>
          <w:u w:val="single"/>
        </w:rPr>
      </w:pP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or about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7</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 May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April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2012, the Plaintiff sold a piece of land </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from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Defendant at the agreed purchase price of KES</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 500,000</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1.000,000</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4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Plaintiff made a down deposit of KES 500,000 leaving a balance of KES 500,000 to be paid on or before 7</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May, 2012.</w:t>
      </w:r>
    </w:p>
    <w:p w:rsidR="00000000" w:rsidDel="00000000" w:rsidP="00000000" w:rsidRDefault="00000000" w:rsidRPr="00000000" w14:paraId="0000044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Defendant has failed to complete the payment, despite demand for payment made and notice of intention to sue for the balance of KES </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700,000</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500,000</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given.</w:t>
      </w:r>
    </w:p>
    <w:p w:rsidR="00000000" w:rsidDel="00000000" w:rsidP="00000000" w:rsidRDefault="00000000" w:rsidRPr="00000000" w14:paraId="00000443">
      <w:pPr>
        <w:pageBreakBefore w:val="0"/>
        <w:tabs>
          <w:tab w:val="left" w:pos="5710"/>
        </w:tabs>
        <w:spacing w:after="0" w:lineRule="auto"/>
        <w:jc w:val="center"/>
        <w:rPr>
          <w:sz w:val="24"/>
          <w:szCs w:val="24"/>
        </w:rPr>
      </w:pPr>
      <w:r w:rsidDel="00000000" w:rsidR="00000000" w:rsidRPr="00000000">
        <w:rPr>
          <w:rtl w:val="0"/>
        </w:rPr>
      </w:r>
    </w:p>
    <w:p w:rsidR="00000000" w:rsidDel="00000000" w:rsidP="00000000" w:rsidRDefault="00000000" w:rsidRPr="00000000" w14:paraId="00000444">
      <w:pPr>
        <w:pageBreakBefore w:val="0"/>
        <w:pBdr>
          <w:bottom w:color="000000" w:space="1" w:sz="4" w:val="single"/>
        </w:pBdr>
        <w:tabs>
          <w:tab w:val="left" w:pos="5710"/>
        </w:tabs>
        <w:spacing w:after="0" w:lineRule="auto"/>
        <w:rPr>
          <w:b w:val="1"/>
          <w:sz w:val="24"/>
          <w:szCs w:val="24"/>
        </w:rPr>
      </w:pPr>
      <w:r w:rsidDel="00000000" w:rsidR="00000000" w:rsidRPr="00000000">
        <w:rPr>
          <w:b w:val="1"/>
          <w:sz w:val="24"/>
          <w:szCs w:val="24"/>
          <w:rtl w:val="0"/>
        </w:rPr>
        <w:t xml:space="preserve">THE HEARING</w:t>
      </w:r>
    </w:p>
    <w:p w:rsidR="00000000" w:rsidDel="00000000" w:rsidP="00000000" w:rsidRDefault="00000000" w:rsidRPr="00000000" w14:paraId="00000445">
      <w:pPr>
        <w:pageBreakBefore w:val="0"/>
        <w:tabs>
          <w:tab w:val="left" w:pos="5710"/>
        </w:tabs>
        <w:spacing w:after="0" w:lineRule="auto"/>
        <w:jc w:val="both"/>
        <w:rPr>
          <w:sz w:val="24"/>
          <w:szCs w:val="24"/>
        </w:rPr>
      </w:pPr>
      <w:r w:rsidDel="00000000" w:rsidR="00000000" w:rsidRPr="00000000">
        <w:rPr>
          <w:rtl w:val="0"/>
        </w:rPr>
      </w:r>
    </w:p>
    <w:p w:rsidR="00000000" w:rsidDel="00000000" w:rsidP="00000000" w:rsidRDefault="00000000" w:rsidRPr="00000000" w14:paraId="00000446">
      <w:pPr>
        <w:pageBreakBefore w:val="0"/>
        <w:tabs>
          <w:tab w:val="left" w:pos="5710"/>
        </w:tabs>
        <w:spacing w:after="0" w:lineRule="auto"/>
        <w:jc w:val="both"/>
        <w:rPr>
          <w:b w:val="1"/>
          <w:sz w:val="24"/>
          <w:szCs w:val="24"/>
        </w:rPr>
      </w:pPr>
      <w:r w:rsidDel="00000000" w:rsidR="00000000" w:rsidRPr="00000000">
        <w:rPr>
          <w:b w:val="1"/>
          <w:sz w:val="24"/>
          <w:szCs w:val="24"/>
          <w:rtl w:val="0"/>
        </w:rPr>
        <w:t xml:space="preserve">TAKING A HEARING DATE</w:t>
      </w:r>
    </w:p>
    <w:p w:rsidR="00000000" w:rsidDel="00000000" w:rsidP="00000000" w:rsidRDefault="00000000" w:rsidRPr="00000000" w14:paraId="00000447">
      <w:pPr>
        <w:pageBreakBefore w:val="0"/>
        <w:tabs>
          <w:tab w:val="left" w:pos="5710"/>
        </w:tabs>
        <w:spacing w:after="0" w:lineRule="auto"/>
        <w:jc w:val="both"/>
        <w:rPr>
          <w:sz w:val="24"/>
          <w:szCs w:val="24"/>
        </w:rPr>
      </w:pPr>
      <w:r w:rsidDel="00000000" w:rsidR="00000000" w:rsidRPr="00000000">
        <w:rPr>
          <w:sz w:val="24"/>
          <w:szCs w:val="24"/>
          <w:rtl w:val="0"/>
        </w:rPr>
        <w:t xml:space="preserve">After the pre-trial preparations, the parties may now fix a hearing date.</w:t>
      </w:r>
    </w:p>
    <w:p w:rsidR="00000000" w:rsidDel="00000000" w:rsidP="00000000" w:rsidRDefault="00000000" w:rsidRPr="00000000" w14:paraId="00000448">
      <w:pPr>
        <w:pageBreakBefore w:val="0"/>
        <w:tabs>
          <w:tab w:val="left" w:pos="5710"/>
        </w:tabs>
        <w:spacing w:after="0" w:lineRule="auto"/>
        <w:jc w:val="both"/>
        <w:rPr>
          <w:sz w:val="24"/>
          <w:szCs w:val="24"/>
        </w:rPr>
      </w:pPr>
      <w:r w:rsidDel="00000000" w:rsidR="00000000" w:rsidRPr="00000000">
        <w:rPr>
          <w:sz w:val="24"/>
          <w:szCs w:val="24"/>
          <w:rtl w:val="0"/>
        </w:rPr>
        <w:t xml:space="preserve">Normally, the plaintiff is the one to fix the hearing date since it is in his interest. However, the defendant may also arrange for the hearing date.</w:t>
      </w:r>
    </w:p>
    <w:p w:rsidR="00000000" w:rsidDel="00000000" w:rsidP="00000000" w:rsidRDefault="00000000" w:rsidRPr="00000000" w14:paraId="00000449">
      <w:pPr>
        <w:pageBreakBefore w:val="0"/>
        <w:tabs>
          <w:tab w:val="left" w:pos="5710"/>
        </w:tabs>
        <w:spacing w:after="0" w:lineRule="auto"/>
        <w:jc w:val="both"/>
        <w:rPr>
          <w:sz w:val="24"/>
          <w:szCs w:val="24"/>
        </w:rPr>
      </w:pPr>
      <w:r w:rsidDel="00000000" w:rsidR="00000000" w:rsidRPr="00000000">
        <w:rPr>
          <w:sz w:val="24"/>
          <w:szCs w:val="24"/>
          <w:rtl w:val="0"/>
        </w:rPr>
        <w:t xml:space="preserve">The person intending to fix the hearing date must invite the opponent to attend on the registry on an agreed date at an agreed hour for both of them to fix a mutually agreeable date for both parties.</w:t>
      </w:r>
    </w:p>
    <w:p w:rsidR="00000000" w:rsidDel="00000000" w:rsidP="00000000" w:rsidRDefault="00000000" w:rsidRPr="00000000" w14:paraId="0000044A">
      <w:pPr>
        <w:pageBreakBefore w:val="0"/>
        <w:tabs>
          <w:tab w:val="left" w:pos="5710"/>
        </w:tabs>
        <w:spacing w:after="0" w:lineRule="auto"/>
        <w:jc w:val="both"/>
        <w:rPr>
          <w:sz w:val="24"/>
          <w:szCs w:val="24"/>
        </w:rPr>
      </w:pPr>
      <w:r w:rsidDel="00000000" w:rsidR="00000000" w:rsidRPr="00000000">
        <w:rPr>
          <w:sz w:val="24"/>
          <w:szCs w:val="24"/>
          <w:rtl w:val="0"/>
        </w:rPr>
        <w:t xml:space="preserve">If a date is taken </w:t>
      </w:r>
      <w:r w:rsidDel="00000000" w:rsidR="00000000" w:rsidRPr="00000000">
        <w:rPr>
          <w:i w:val="1"/>
          <w:sz w:val="24"/>
          <w:szCs w:val="24"/>
          <w:rtl w:val="0"/>
        </w:rPr>
        <w:t xml:space="preserve">ex parte, </w:t>
      </w:r>
      <w:r w:rsidDel="00000000" w:rsidR="00000000" w:rsidRPr="00000000">
        <w:rPr>
          <w:sz w:val="24"/>
          <w:szCs w:val="24"/>
          <w:rtl w:val="0"/>
        </w:rPr>
        <w:t xml:space="preserve">there is a burden on the party taking the date to serve a hearing notice on the absent party. This notice is necessary where;</w:t>
      </w:r>
    </w:p>
    <w:p w:rsidR="00000000" w:rsidDel="00000000" w:rsidP="00000000" w:rsidRDefault="00000000" w:rsidRPr="00000000" w14:paraId="0000044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date was taken without inviting the other party; or</w:t>
      </w:r>
    </w:p>
    <w:p w:rsidR="00000000" w:rsidDel="00000000" w:rsidP="00000000" w:rsidRDefault="00000000" w:rsidRPr="00000000" w14:paraId="0000044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pos="5710"/>
        </w:tabs>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other party failed to appear for the fixing of the date.</w:t>
      </w:r>
    </w:p>
    <w:p w:rsidR="00000000" w:rsidDel="00000000" w:rsidP="00000000" w:rsidRDefault="00000000" w:rsidRPr="00000000" w14:paraId="0000044D">
      <w:pPr>
        <w:pageBreakBefore w:val="0"/>
        <w:tabs>
          <w:tab w:val="left" w:pos="5710"/>
        </w:tabs>
        <w:spacing w:after="0" w:lineRule="auto"/>
        <w:jc w:val="both"/>
        <w:rPr>
          <w:sz w:val="24"/>
          <w:szCs w:val="24"/>
        </w:rPr>
      </w:pPr>
      <w:r w:rsidDel="00000000" w:rsidR="00000000" w:rsidRPr="00000000">
        <w:rPr>
          <w:sz w:val="24"/>
          <w:szCs w:val="24"/>
          <w:rtl w:val="0"/>
        </w:rPr>
        <w:t xml:space="preserve">The hearing notice must give reasonable notice to the other party. This is to enable the other party to prepare adequately, or object and seek another date. The date is adjustable with good reason. The hearing notice is given in order to avoid the other party seeking adjournment.</w:t>
      </w:r>
    </w:p>
    <w:p w:rsidR="00000000" w:rsidDel="00000000" w:rsidP="00000000" w:rsidRDefault="00000000" w:rsidRPr="00000000" w14:paraId="0000044E">
      <w:pPr>
        <w:pageBreakBefore w:val="0"/>
        <w:tabs>
          <w:tab w:val="left" w:pos="5710"/>
        </w:tabs>
        <w:spacing w:after="0" w:lineRule="auto"/>
        <w:jc w:val="both"/>
        <w:rPr>
          <w:sz w:val="24"/>
          <w:szCs w:val="24"/>
        </w:rPr>
      </w:pPr>
      <w:r w:rsidDel="00000000" w:rsidR="00000000" w:rsidRPr="00000000">
        <w:rPr>
          <w:sz w:val="24"/>
          <w:szCs w:val="24"/>
          <w:rtl w:val="0"/>
        </w:rPr>
        <w:t xml:space="preserve">The notice inviting the other party to take a hearing date usually contains a warning that failure to appear at the registry will result in a date being fixed </w:t>
      </w:r>
      <w:r w:rsidDel="00000000" w:rsidR="00000000" w:rsidRPr="00000000">
        <w:rPr>
          <w:i w:val="1"/>
          <w:sz w:val="24"/>
          <w:szCs w:val="24"/>
          <w:rtl w:val="0"/>
        </w:rPr>
        <w:t xml:space="preserve">ex parte. </w:t>
      </w:r>
      <w:r w:rsidDel="00000000" w:rsidR="00000000" w:rsidRPr="00000000">
        <w:rPr>
          <w:rtl w:val="0"/>
        </w:rPr>
      </w:r>
    </w:p>
    <w:p w:rsidR="00000000" w:rsidDel="00000000" w:rsidP="00000000" w:rsidRDefault="00000000" w:rsidRPr="00000000" w14:paraId="0000044F">
      <w:pPr>
        <w:pageBreakBefore w:val="0"/>
        <w:tabs>
          <w:tab w:val="left" w:pos="5710"/>
        </w:tabs>
        <w:spacing w:after="0" w:lineRule="auto"/>
        <w:rPr>
          <w:b w:val="1"/>
          <w:sz w:val="24"/>
          <w:szCs w:val="24"/>
        </w:rPr>
      </w:pPr>
      <w:r w:rsidDel="00000000" w:rsidR="00000000" w:rsidRPr="00000000">
        <w:rPr>
          <w:rtl w:val="0"/>
        </w:rPr>
      </w:r>
    </w:p>
    <w:p w:rsidR="00000000" w:rsidDel="00000000" w:rsidP="00000000" w:rsidRDefault="00000000" w:rsidRPr="00000000" w14:paraId="00000450">
      <w:pPr>
        <w:pageBreakBefore w:val="0"/>
        <w:tabs>
          <w:tab w:val="left" w:pos="5710"/>
        </w:tabs>
        <w:spacing w:after="0" w:lineRule="auto"/>
        <w:rPr>
          <w:b w:val="1"/>
          <w:sz w:val="24"/>
          <w:szCs w:val="24"/>
        </w:rPr>
      </w:pPr>
      <w:r w:rsidDel="00000000" w:rsidR="00000000" w:rsidRPr="00000000">
        <w:rPr>
          <w:b w:val="1"/>
          <w:sz w:val="24"/>
          <w:szCs w:val="24"/>
          <w:rtl w:val="0"/>
        </w:rPr>
        <w:t xml:space="preserve">THE HEARING</w:t>
      </w:r>
    </w:p>
    <w:p w:rsidR="00000000" w:rsidDel="00000000" w:rsidP="00000000" w:rsidRDefault="00000000" w:rsidRPr="00000000" w14:paraId="00000451">
      <w:pPr>
        <w:pageBreakBefore w:val="0"/>
        <w:tabs>
          <w:tab w:val="left" w:pos="5710"/>
        </w:tabs>
        <w:spacing w:after="0" w:lineRule="auto"/>
        <w:jc w:val="both"/>
        <w:rPr>
          <w:b w:val="1"/>
          <w:sz w:val="24"/>
          <w:szCs w:val="24"/>
        </w:rPr>
      </w:pPr>
      <w:r w:rsidDel="00000000" w:rsidR="00000000" w:rsidRPr="00000000">
        <w:rPr>
          <w:sz w:val="24"/>
          <w:szCs w:val="24"/>
          <w:rtl w:val="0"/>
        </w:rPr>
        <w:t xml:space="preserve">Once all the parties are prepared for the hearing, the question is therefore </w:t>
      </w:r>
      <w:r w:rsidDel="00000000" w:rsidR="00000000" w:rsidRPr="00000000">
        <w:rPr>
          <w:b w:val="1"/>
          <w:sz w:val="24"/>
          <w:szCs w:val="24"/>
          <w:rtl w:val="0"/>
        </w:rPr>
        <w:t xml:space="preserve">who has the right of audience?</w:t>
      </w:r>
    </w:p>
    <w:p w:rsidR="00000000" w:rsidDel="00000000" w:rsidP="00000000" w:rsidRDefault="00000000" w:rsidRPr="00000000" w14:paraId="00000452">
      <w:pPr>
        <w:pageBreakBefore w:val="0"/>
        <w:tabs>
          <w:tab w:val="left" w:pos="5710"/>
        </w:tabs>
        <w:spacing w:after="0" w:lineRule="auto"/>
        <w:jc w:val="both"/>
        <w:rPr>
          <w:sz w:val="24"/>
          <w:szCs w:val="24"/>
        </w:rPr>
      </w:pPr>
      <w:r w:rsidDel="00000000" w:rsidR="00000000" w:rsidRPr="00000000">
        <w:rPr>
          <w:sz w:val="24"/>
          <w:szCs w:val="24"/>
          <w:rtl w:val="0"/>
        </w:rPr>
        <w:t xml:space="preserve">Parties with interests in the matter have the right of audience.</w:t>
      </w:r>
    </w:p>
    <w:p w:rsidR="00000000" w:rsidDel="00000000" w:rsidP="00000000" w:rsidRDefault="00000000" w:rsidRPr="00000000" w14:paraId="00000453">
      <w:pPr>
        <w:pageBreakBefore w:val="0"/>
        <w:tabs>
          <w:tab w:val="left" w:pos="5710"/>
        </w:tabs>
        <w:spacing w:after="0" w:lineRule="auto"/>
        <w:jc w:val="both"/>
        <w:rPr>
          <w:sz w:val="24"/>
          <w:szCs w:val="24"/>
        </w:rPr>
      </w:pPr>
      <w:r w:rsidDel="00000000" w:rsidR="00000000" w:rsidRPr="00000000">
        <w:rPr>
          <w:sz w:val="24"/>
          <w:szCs w:val="24"/>
          <w:rtl w:val="0"/>
        </w:rPr>
        <w:t xml:space="preserve">The party with the right to begin is usually the plaintiff (the person who has the burden of proof)</w:t>
      </w:r>
    </w:p>
    <w:p w:rsidR="00000000" w:rsidDel="00000000" w:rsidP="00000000" w:rsidRDefault="00000000" w:rsidRPr="00000000" w14:paraId="00000454">
      <w:pPr>
        <w:pageBreakBefore w:val="0"/>
        <w:tabs>
          <w:tab w:val="left" w:pos="5710"/>
        </w:tabs>
        <w:spacing w:after="0" w:lineRule="auto"/>
        <w:jc w:val="both"/>
        <w:rPr>
          <w:sz w:val="24"/>
          <w:szCs w:val="24"/>
        </w:rPr>
      </w:pPr>
      <w:r w:rsidDel="00000000" w:rsidR="00000000" w:rsidRPr="00000000">
        <w:rPr>
          <w:rtl w:val="0"/>
        </w:rPr>
      </w:r>
    </w:p>
    <w:p w:rsidR="00000000" w:rsidDel="00000000" w:rsidP="00000000" w:rsidRDefault="00000000" w:rsidRPr="00000000" w14:paraId="00000455">
      <w:pPr>
        <w:pageBreakBefore w:val="0"/>
        <w:tabs>
          <w:tab w:val="left" w:pos="5710"/>
        </w:tabs>
        <w:spacing w:after="0" w:lineRule="auto"/>
        <w:jc w:val="both"/>
        <w:rPr>
          <w:b w:val="1"/>
          <w:i w:val="1"/>
          <w:sz w:val="24"/>
          <w:szCs w:val="24"/>
          <w:u w:val="single"/>
        </w:rPr>
      </w:pPr>
      <w:r w:rsidDel="00000000" w:rsidR="00000000" w:rsidRPr="00000000">
        <w:rPr>
          <w:b w:val="1"/>
          <w:i w:val="1"/>
          <w:sz w:val="24"/>
          <w:szCs w:val="24"/>
          <w:u w:val="single"/>
          <w:rtl w:val="0"/>
        </w:rPr>
        <w:t xml:space="preserve">JUDGMENT- last item covered</w:t>
      </w:r>
    </w:p>
    <w:p w:rsidR="00000000" w:rsidDel="00000000" w:rsidP="00000000" w:rsidRDefault="00000000" w:rsidRPr="00000000" w14:paraId="00000456">
      <w:pPr>
        <w:pageBreakBefore w:val="0"/>
        <w:rPr>
          <w:sz w:val="24"/>
          <w:szCs w:val="24"/>
        </w:rPr>
      </w:pPr>
      <w:r w:rsidDel="00000000" w:rsidR="00000000" w:rsidRPr="00000000">
        <w:rPr>
          <w:sz w:val="24"/>
          <w:szCs w:val="24"/>
          <w:rtl w:val="0"/>
        </w:rPr>
        <w:t xml:space="preserve">See CPR Rules</w:t>
      </w:r>
      <w:r w:rsidDel="00000000" w:rsidR="00000000" w:rsidRPr="00000000">
        <w:rPr>
          <w:rtl w:val="0"/>
        </w:rPr>
      </w:r>
    </w:p>
    <w:sectPr>
      <w:footerReference r:id="rId10" w:type="default"/>
      <w:pgSz w:h="15840" w:w="12240" w:orient="portrait"/>
      <w:pgMar w:bottom="72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chio" w:id="23" w:date="2012-06-15T12:10:00Z">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Liquidated claim is where one seeks a specific sum</w:t>
      </w:r>
    </w:p>
  </w:comment>
  <w:comment w:author="Machio" w:id="12" w:date="2012-05-04T12:51:00Z">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capture those you will be able to prove. Only set out that which is material.</w:t>
      </w:r>
    </w:p>
  </w:comment>
  <w:comment w:author="user" w:id="6" w:date="2012-02-24T12:02:00Z">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Advocates prematurely asking for instructions</w:t>
      </w:r>
    </w:p>
  </w:comment>
  <w:comment w:author="Machio" w:id="13" w:date="2012-05-04T12:51:00Z">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Death by wrongful act and the estate of the deceased.</w:t>
      </w:r>
    </w:p>
  </w:comment>
  <w:comment w:author="Machio" w:id="24" w:date="2012-06-15T12:18:00Z">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specific sum but up to the court to determine what it can give you.</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 damages is an example</w:t>
      </w:r>
    </w:p>
  </w:comment>
  <w:comment w:author="Machio" w:id="31" w:date="2012-09-07T12:18:00Z">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Lacking legal basis or legal merit.</w:t>
      </w:r>
    </w:p>
  </w:comment>
  <w:comment w:author="Machio" w:id="9" w:date="2012-05-04T12:51:00Z">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Running down and fatal accidents are best instituted in the High Court</w:t>
      </w:r>
    </w:p>
  </w:comment>
  <w:comment w:author="Sally Nyawira" w:id="26" w:date="2018-06-25T09:23:34Z">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58 , of the Civil Procedure Act.. Person may  bring suit by Motion if there is already a pending suit and asks the court to decide. if there is no pending suit.</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Order 34, Interpleader an application is made by Originating Summons if there is no pending suit. Contrast (chamber summons in the suit if there is a pending suit)</w:t>
      </w:r>
    </w:p>
  </w:comment>
  <w:comment w:author="Machio" w:id="18" w:date="2012-05-04T12:51:00Z">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necessary if the facts cover this fact</w:t>
      </w:r>
    </w:p>
  </w:comment>
  <w:comment w:author="user" w:id="4" w:date="2012-02-17T12:25:00Z">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Inherent jurisdiction refers to reserve, inborn, natural power of the court in the spirit of pursuing justice. It is power that accrues to the nature of the court, in the absence of express statutory enactment.</w:t>
      </w:r>
    </w:p>
  </w:comment>
  <w:comment w:author="Machio" w:id="20" w:date="2012-06-08T11:42:00Z">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Injunctions are private law remedies. That is why it is not included under judicial review which is public law.</w:t>
      </w:r>
    </w:p>
  </w:comment>
  <w:comment w:author="Machio" w:id="19" w:date="2012-05-04T13:02:00Z">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Allegations – shows lack of confidence.</w:t>
      </w:r>
    </w:p>
  </w:comment>
  <w:comment w:author="Machio" w:id="27" w:date="2012-08-10T11:49:00Z">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Types of injunctions</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Permanent</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Temporary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Mandatory - forces performance. To do or to undo something. These are harder to obtain as the court will need more convincing</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Prohibitory – stops something from being done. These are easier to seek as they entail less expenses</w:t>
      </w:r>
    </w:p>
  </w:comment>
  <w:comment w:author="user" w:id="1" w:date="2012-02-24T11:35:00Z">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Civil_Procedure_Act_(cap_21).pdf</w:t>
      </w:r>
    </w:p>
  </w:comment>
  <w:comment w:author="Machio" w:id="16" w:date="2012-06-29T12:49:00Z">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for the succession cause in a previous related matter. Otherwise, the costs for this matter should not be covered here.</w:t>
      </w:r>
    </w:p>
  </w:comment>
  <w:comment w:author="Machio" w:id="21" w:date="2012-06-08T11:48:00Z">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2010 Rules cut out the stage of giving Notice to the Registrar.</w:t>
      </w:r>
    </w:p>
  </w:comment>
  <w:comment w:author="Machio" w:id="17" w:date="2012-05-04T12:51:00Z">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proper to state. Simply state the employer employee relationship. Akin to pleading the law.</w:t>
      </w:r>
    </w:p>
  </w:comment>
  <w:comment w:author="Machio" w:id="15" w:date="2012-05-04T12:51:00Z">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there was no dependant coming in the Fatal Accidents Act would suffice.</w:t>
      </w:r>
    </w:p>
  </w:comment>
  <w:comment w:author="Machio" w:id="7" w:date="2012-03-02T11:47:00Z">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relating to the case</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Established the validity of the marriage</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Length of stay in the country</w:t>
      </w:r>
    </w:p>
  </w:comment>
  <w:comment w:author="user" w:id="0" w:date="2012-02-10T12:44:00Z">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 Judicial Hints in Civil Procedure</w:t>
      </w:r>
    </w:p>
  </w:comment>
  <w:comment w:author="Machio" w:id="11" w:date="2012-05-04T12:51:00Z">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or about (date)…</w:t>
      </w:r>
    </w:p>
  </w:comment>
  <w:comment w:author="Machio" w:id="30" w:date="2012-09-07T12:17:00Z">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Grossly disgraceful or defamatory;</w:t>
      </w:r>
    </w:p>
  </w:comment>
  <w:comment w:author="Machio" w:id="29" w:date="2012-09-07T12:12:00Z">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moment evidence is called, it means that there is something reasonable to determine.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no evidence is allowed at this stage. This includes an affidavit as the evidence is in the plaint.</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Sections (b) onwards needs affidavits though.</w:t>
      </w:r>
    </w:p>
  </w:comment>
  <w:comment w:author="user" w:id="5" w:date="2012-02-17T12:51:00Z">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Assignment: Firm Work</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a client and receive instructions from the client in whatever matter.</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Handling the client from the moment they come to the office, to the moment they leave.</w:t>
      </w:r>
    </w:p>
  </w:comment>
  <w:comment w:author="user" w:id="2" w:date="2012-02-24T11:35:00Z">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 9 The Appellate Jurisdiction Act.doc</w:t>
      </w:r>
    </w:p>
  </w:comment>
  <w:comment w:author="user" w:id="3" w:date="2012-02-24T11:35:00Z">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Magistrates' Courts Act (Cap 10).doc</w:t>
      </w:r>
    </w:p>
  </w:comment>
  <w:comment w:author="Machio" w:id="25" w:date="2012-06-15T12:27:00Z">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inter- between entering the judgment and finality of the suit.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judgment which determines the liability of the parties.</w:t>
      </w:r>
    </w:p>
  </w:comment>
  <w:comment w:author="Machio" w:id="22" w:date="2012-06-08T12:59:00Z">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 Wetangula’s case</w:t>
      </w:r>
    </w:p>
  </w:comment>
  <w:comment w:author="Machio" w:id="14" w:date="2012-05-04T12:51:00Z">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Damages and dependants seeking to benefit from this suit.</w:t>
      </w:r>
    </w:p>
  </w:comment>
  <w:comment w:author="Machio" w:id="10" w:date="2012-05-04T12:51:00Z">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Isn’t always relevant and may be avoided.</w:t>
      </w:r>
    </w:p>
  </w:comment>
  <w:comment w:author="Machio" w:id="8" w:date="2012-03-02T12:27:00Z">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business. I feel there is a need to make the client feel wanted, empathized with and free to make decisions. It is for the firm to put options on the table and the best advice possible (including the fact that this would be the best firm to handle the matter)</w:t>
      </w:r>
    </w:p>
  </w:comment>
  <w:comment w:author="Machio" w:id="28" w:date="2012-09-07T11:37:00Z">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refers to not filing a memorandum of appearance. Order 10.</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Non-attendance refers to not attending the trial/hearing.</w:t>
      </w:r>
    </w:p>
  </w:comment>
  <w:comment w:author="Machio" w:id="32" w:date="2012-09-07T12:18:00Z">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Malicious and without good cause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493" w15:done="0"/>
  <w15:commentEx w15:paraId="00000494" w15:done="0"/>
  <w15:commentEx w15:paraId="00000495" w15:done="0"/>
  <w15:commentEx w15:paraId="00000496" w15:done="0"/>
  <w15:commentEx w15:paraId="00000498" w15:done="0"/>
  <w15:commentEx w15:paraId="00000499" w15:done="0"/>
  <w15:commentEx w15:paraId="0000049A" w15:done="0"/>
  <w15:commentEx w15:paraId="0000049D" w15:done="0"/>
  <w15:commentEx w15:paraId="0000049E" w15:done="0"/>
  <w15:commentEx w15:paraId="0000049F" w15:done="0"/>
  <w15:commentEx w15:paraId="000004A0" w15:done="0"/>
  <w15:commentEx w15:paraId="000004A1" w15:done="0"/>
  <w15:commentEx w15:paraId="000004A6" w15:done="0"/>
  <w15:commentEx w15:paraId="000004A7" w15:done="0"/>
  <w15:commentEx w15:paraId="000004A8" w15:done="0"/>
  <w15:commentEx w15:paraId="000004A9" w15:done="0"/>
  <w15:commentEx w15:paraId="000004AA" w15:done="0"/>
  <w15:commentEx w15:paraId="000004AB" w15:done="0"/>
  <w15:commentEx w15:paraId="000004AE" w15:done="0"/>
  <w15:commentEx w15:paraId="000004AF" w15:done="0"/>
  <w15:commentEx w15:paraId="000004B0" w15:done="0"/>
  <w15:commentEx w15:paraId="000004B1" w15:done="0"/>
  <w15:commentEx w15:paraId="000004B4" w15:done="0"/>
  <w15:commentEx w15:paraId="000004B7" w15:done="0"/>
  <w15:commentEx w15:paraId="000004B8" w15:done="0"/>
  <w15:commentEx w15:paraId="000004B9" w15:done="0"/>
  <w15:commentEx w15:paraId="000004BB" w15:done="0"/>
  <w15:commentEx w15:paraId="000004BC" w15:done="0"/>
  <w15:commentEx w15:paraId="000004BD" w15:done="0"/>
  <w15:commentEx w15:paraId="000004BE" w15:done="0"/>
  <w15:commentEx w15:paraId="000004BF" w15:done="0"/>
  <w15:commentEx w15:paraId="000004C1" w15:done="0"/>
  <w15:commentEx w15:paraId="000004C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-12699</wp:posOffset>
              </wp:positionV>
              <wp:extent cx="5530850" cy="25400"/>
              <wp:effectExtent b="0" l="0" r="0" t="0"/>
              <wp:wrapNone/>
              <wp:docPr id="1" name=""/>
              <a:graphic>
                <a:graphicData uri="http://schemas.microsoft.com/office/word/2010/wordprocessingShape">
                  <wps:wsp>
                    <wps:cNvSpPr/>
                    <wps:cNvPr id="2" name="Shape 2"/>
                    <wps:spPr>
                      <a:xfrm>
                        <a:off x="2586925" y="3780000"/>
                        <a:ext cx="5518150" cy="0"/>
                      </a:xfrm>
                      <a:custGeom>
                        <a:rect b="b" l="l" r="r" t="t"/>
                        <a:pathLst>
                          <a:path extrusionOk="0" h="1" w="5518150">
                            <a:moveTo>
                              <a:pt x="0" y="0"/>
                            </a:moveTo>
                            <a:lnTo>
                              <a:pt x="5518150" y="0"/>
                            </a:lnTo>
                          </a:path>
                        </a:pathLst>
                      </a:custGeom>
                      <a:solidFill>
                        <a:srgbClr val="FFFFFF"/>
                      </a:solidFill>
                      <a:ln cap="flat" cmpd="sng" w="12700">
                        <a:solidFill>
                          <a:srgbClr val="80808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-12699</wp:posOffset>
              </wp:positionV>
              <wp:extent cx="5530850" cy="254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530850" cy="25400"/>
                      </a:xfrm>
                      <a:prstGeom prst="rect"/>
                      <a:ln/>
                    </pic:spPr>
                  </pic:pic>
                </a:graphicData>
              </a:graphic>
            </wp:anchor>
          </w:drawing>
        </mc:Fallback>
      </mc:AlternateContent>
    </w:r>
  </w:p>
  <w:p w:rsidR="00000000" w:rsidDel="00000000" w:rsidP="00000000" w:rsidRDefault="00000000" w:rsidRPr="00000000" w14:paraId="00000492">
    <w:pPr>
      <w:pageBreakBefore w:val="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S1A Civil Procedure Act</w:t>
      </w:r>
    </w:p>
  </w:footnote>
  <w:footnote w:id="1">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 23(1)</w:t>
      </w:r>
    </w:p>
  </w:footnote>
  <w:footnote w:id="2">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[1959] EA 474</w:t>
      </w:r>
    </w:p>
  </w:footnote>
  <w:footnote w:id="3">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Government Proceedings Act</w:t>
      </w:r>
    </w:p>
  </w:footnote>
  <w:footnote w:id="4">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[1959] EA 981</w:t>
      </w:r>
    </w:p>
  </w:footnote>
  <w:footnote w:id="5">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31 of the CPR</w:t>
      </w:r>
    </w:p>
  </w:footnote>
  <w:footnote w:id="6">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Lack legal capacity to act on their own behalf</w:t>
      </w:r>
    </w:p>
  </w:footnote>
  <w:footnote w:id="7">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Guardian for the purpose of litigation</w:t>
      </w:r>
    </w:p>
  </w:footnote>
  <w:footnote w:id="8">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Mental Health Act</w:t>
      </w:r>
    </w:p>
  </w:footnote>
  <w:footnote w:id="9">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[1899] I Ch. 55</w:t>
      </w:r>
    </w:p>
  </w:footnote>
  <w:footnote w:id="10">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[1967] EA 293</w:t>
      </w:r>
    </w:p>
  </w:footnote>
  <w:footnote w:id="11">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[1964] EA 703</w:t>
      </w:r>
    </w:p>
  </w:footnote>
  <w:footnote w:id="12">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Appendix A Forms 26 and 27.</w:t>
      </w:r>
    </w:p>
  </w:footnote>
  <w:footnote w:id="13">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37 R 18 CPR 2010</w:t>
      </w:r>
    </w:p>
  </w:footnote>
  <w:footnote w:id="14">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53 R 2</w:t>
      </w:r>
    </w:p>
  </w:footnote>
  <w:footnote w:id="15">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Ibid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 1(3)</w:t>
      </w:r>
    </w:p>
  </w:footnote>
  <w:footnote w:id="16">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Ibid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 3(1)</w:t>
      </w:r>
    </w:p>
  </w:footnote>
  <w:footnote w:id="17">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Ibid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 3(2)</w:t>
      </w:r>
    </w:p>
  </w:footnote>
  <w:footnote w:id="18">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Ibid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 4(2)</w:t>
      </w:r>
    </w:p>
  </w:footnote>
  <w:footnote w:id="19">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Magistrates Courts Act</w:t>
      </w:r>
    </w:p>
  </w:footnote>
  <w:footnote w:id="20">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6 CPR</w:t>
      </w:r>
    </w:p>
  </w:footnote>
  <w:footnote w:id="21">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Matter of practice</w:t>
      </w:r>
    </w:p>
  </w:footnote>
  <w:footnote w:id="22">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6 R 13</w:t>
      </w:r>
    </w:p>
  </w:footnote>
  <w:footnote w:id="23">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30 R 5 CPR</w:t>
      </w:r>
    </w:p>
  </w:footnote>
  <w:footnote w:id="24">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10</w:t>
      </w:r>
    </w:p>
  </w:footnote>
  <w:footnote w:id="25">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Ibid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 4</w:t>
      </w:r>
    </w:p>
  </w:footnote>
  <w:footnote w:id="26">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7</w:t>
      </w:r>
    </w:p>
  </w:footnote>
  <w:footnote w:id="27">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10</w:t>
      </w:r>
    </w:p>
  </w:footnote>
  <w:footnote w:id="28">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2</w:t>
      </w:r>
    </w:p>
  </w:footnote>
  <w:footnote w:id="29">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2 R 4</w:t>
      </w:r>
    </w:p>
  </w:footnote>
  <w:footnote w:id="30">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Limitation of Actions Act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Part III</w:t>
      </w:r>
      <w:r w:rsidDel="00000000" w:rsidR="00000000" w:rsidRPr="00000000">
        <w:rPr>
          <w:rtl w:val="0"/>
        </w:rPr>
      </w:r>
    </w:p>
  </w:footnote>
  <w:footnote w:id="31">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2 R 12</w:t>
      </w:r>
    </w:p>
  </w:footnote>
  <w:footnote w:id="32">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7 R 2 - 5, 7 &amp; 8,13 – 16 and 19(3)</w:t>
      </w:r>
    </w:p>
  </w:footnote>
  <w:footnote w:id="33">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7 R 4</w:t>
      </w:r>
    </w:p>
  </w:footnote>
  <w:footnote w:id="34">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7 R 8</w:t>
      </w:r>
    </w:p>
  </w:footnote>
  <w:footnote w:id="35">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7 R 11</w:t>
      </w:r>
    </w:p>
  </w:footnote>
  <w:footnote w:id="36">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7 R 12</w:t>
      </w:r>
    </w:p>
  </w:footnote>
  <w:footnote w:id="37">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7 R 13</w:t>
      </w:r>
    </w:p>
  </w:footnote>
  <w:footnote w:id="38">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7 R 14</w:t>
      </w:r>
    </w:p>
  </w:footnote>
  <w:footnote w:id="39">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1 Rs 15-23 &amp; 25</w:t>
      </w:r>
    </w:p>
  </w:footnote>
  <w:footnote w:id="40">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1 R 15(1)</w:t>
      </w:r>
    </w:p>
  </w:footnote>
  <w:footnote w:id="41">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1 R 15(4)</w:t>
      </w:r>
    </w:p>
  </w:footnote>
  <w:footnote w:id="42">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Section 58 CPA and Or 34 CPR </w:t>
      </w:r>
    </w:p>
  </w:footnote>
  <w:footnote w:id="43">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Refer to Justice R. Kuloba (Rtd) ;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Principles of Injunctions</w:t>
      </w:r>
      <w:r w:rsidDel="00000000" w:rsidR="00000000" w:rsidRPr="00000000">
        <w:rPr>
          <w:rtl w:val="0"/>
        </w:rPr>
      </w:r>
    </w:p>
  </w:footnote>
  <w:footnote w:id="44">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51</w:t>
      </w:r>
    </w:p>
  </w:footnote>
  <w:footnote w:id="45">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Refer to Dr. Khaminwa’s work</w:t>
      </w:r>
    </w:p>
  </w:footnote>
  <w:footnote w:id="46">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41 CPR</w:t>
      </w:r>
    </w:p>
  </w:footnote>
  <w:footnote w:id="47">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39: Security for appearance</w:t>
      </w:r>
    </w:p>
  </w:footnote>
  <w:footnote w:id="48">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26</w:t>
      </w:r>
    </w:p>
  </w:footnote>
  <w:footnote w:id="49">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25</w:t>
      </w:r>
    </w:p>
  </w:footnote>
  <w:footnote w:id="50">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Summary Judgment by Justice R. Kuloba</w:t>
      </w:r>
    </w:p>
  </w:footnote>
  <w:footnote w:id="51">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2 Rule 15</w:t>
      </w:r>
    </w:p>
  </w:footnote>
  <w:footnote w:id="52">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25</w:t>
      </w:r>
    </w:p>
  </w:footnote>
  <w:footnote w:id="53">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ibid</w:t>
      </w:r>
    </w:p>
  </w:footnote>
  <w:footnote w:id="54">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46 Rule 4</w:t>
      </w:r>
    </w:p>
  </w:footnote>
  <w:footnote w:id="55">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11</w:t>
      </w:r>
    </w:p>
  </w:footnote>
  <w:footnote w:id="56">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11 Rule 3 (2) (d) &amp; Civil Procedure Act Section 22 (a): powers relating to discovery</w:t>
      </w:r>
    </w:p>
  </w:footnote>
  <w:footnote w:id="57">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8 CPR</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855" w:hanging="49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left"/>
      <w:pPr>
        <w:ind w:left="2340" w:hanging="720"/>
      </w:pPr>
      <w:rPr/>
    </w:lvl>
    <w:lvl w:ilvl="1">
      <w:start w:val="1"/>
      <w:numFmt w:val="lowerLetter"/>
      <w:lvlText w:val="%2)"/>
      <w:lvlJc w:val="left"/>
      <w:pPr>
        <w:ind w:left="1980" w:hanging="360"/>
      </w:pPr>
      <w:rPr/>
    </w:lvl>
    <w:lvl w:ilvl="2">
      <w:start w:val="1"/>
      <w:numFmt w:val="lowerRoman"/>
      <w:lvlText w:val="%3."/>
      <w:lvlJc w:val="right"/>
      <w:pPr>
        <w:ind w:left="3420" w:hanging="180"/>
      </w:pPr>
      <w:rPr/>
    </w:lvl>
    <w:lvl w:ilvl="3">
      <w:start w:val="1"/>
      <w:numFmt w:val="decimal"/>
      <w:lvlText w:val="%4."/>
      <w:lvlJc w:val="left"/>
      <w:pPr>
        <w:ind w:left="4140" w:hanging="360"/>
      </w:pPr>
      <w:rPr/>
    </w:lvl>
    <w:lvl w:ilvl="4">
      <w:start w:val="1"/>
      <w:numFmt w:val="lowerLetter"/>
      <w:lvlText w:val="%5."/>
      <w:lvlJc w:val="left"/>
      <w:pPr>
        <w:ind w:left="4860" w:hanging="360"/>
      </w:pPr>
      <w:rPr/>
    </w:lvl>
    <w:lvl w:ilvl="5">
      <w:start w:val="1"/>
      <w:numFmt w:val="lowerRoman"/>
      <w:lvlText w:val="%6."/>
      <w:lvlJc w:val="right"/>
      <w:pPr>
        <w:ind w:left="5580" w:hanging="180"/>
      </w:pPr>
      <w:rPr/>
    </w:lvl>
    <w:lvl w:ilvl="6">
      <w:start w:val="1"/>
      <w:numFmt w:val="decimal"/>
      <w:lvlText w:val="%7."/>
      <w:lvlJc w:val="left"/>
      <w:pPr>
        <w:ind w:left="6300" w:hanging="360"/>
      </w:pPr>
      <w:rPr/>
    </w:lvl>
    <w:lvl w:ilvl="7">
      <w:start w:val="1"/>
      <w:numFmt w:val="lowerLetter"/>
      <w:lvlText w:val="%8."/>
      <w:lvlJc w:val="left"/>
      <w:pPr>
        <w:ind w:left="7020" w:hanging="360"/>
      </w:pPr>
      <w:rPr/>
    </w:lvl>
    <w:lvl w:ilvl="8">
      <w:start w:val="1"/>
      <w:numFmt w:val="lowerRoman"/>
      <w:lvlText w:val="%9."/>
      <w:lvlJc w:val="right"/>
      <w:pPr>
        <w:ind w:left="774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360" w:hanging="360"/>
      </w:pPr>
      <w:rPr>
        <w:rFonts w:ascii="Times New Roman" w:cs="Times New Roman" w:eastAsia="Times New Roman" w:hAnsi="Times New Roman"/>
      </w:rPr>
    </w:lvl>
    <w:lvl w:ilvl="1">
      <w:start w:val="1"/>
      <w:numFmt w:val="bullet"/>
      <w:lvlText w:val="o"/>
      <w:lvlJc w:val="left"/>
      <w:pPr>
        <w:ind w:left="1200" w:hanging="360"/>
      </w:pPr>
      <w:rPr>
        <w:rFonts w:ascii="Courier New" w:cs="Courier New" w:eastAsia="Courier New" w:hAnsi="Courier New"/>
      </w:rPr>
    </w:lvl>
    <w:lvl w:ilvl="2">
      <w:start w:val="1"/>
      <w:numFmt w:val="lowerLetter"/>
      <w:lvlText w:val="%3)"/>
      <w:lvlJc w:val="left"/>
      <w:pPr>
        <w:ind w:left="1920" w:hanging="360"/>
      </w:pPr>
      <w:rPr/>
    </w:lvl>
    <w:lvl w:ilvl="3">
      <w:start w:val="1"/>
      <w:numFmt w:val="bullet"/>
      <w:lvlText w:val="●"/>
      <w:lvlJc w:val="left"/>
      <w:pPr>
        <w:ind w:left="2640" w:hanging="360"/>
      </w:pPr>
      <w:rPr>
        <w:rFonts w:ascii="Noto Sans Symbols" w:cs="Noto Sans Symbols" w:eastAsia="Noto Sans Symbols" w:hAnsi="Noto Sans Symbols"/>
      </w:rPr>
    </w:lvl>
    <w:lvl w:ilvl="4">
      <w:start w:val="1"/>
      <w:numFmt w:val="bullet"/>
      <w:lvlText w:val="o"/>
      <w:lvlJc w:val="left"/>
      <w:pPr>
        <w:ind w:left="3360" w:hanging="360"/>
      </w:pPr>
      <w:rPr>
        <w:rFonts w:ascii="Courier New" w:cs="Courier New" w:eastAsia="Courier New" w:hAnsi="Courier New"/>
      </w:rPr>
    </w:lvl>
    <w:lvl w:ilvl="5">
      <w:start w:val="1"/>
      <w:numFmt w:val="bullet"/>
      <w:lvlText w:val="▪"/>
      <w:lvlJc w:val="left"/>
      <w:pPr>
        <w:ind w:left="4080" w:hanging="360"/>
      </w:pPr>
      <w:rPr>
        <w:rFonts w:ascii="Noto Sans Symbols" w:cs="Noto Sans Symbols" w:eastAsia="Noto Sans Symbols" w:hAnsi="Noto Sans Symbols"/>
      </w:rPr>
    </w:lvl>
    <w:lvl w:ilvl="6">
      <w:start w:val="1"/>
      <w:numFmt w:val="bullet"/>
      <w:lvlText w:val="●"/>
      <w:lvlJc w:val="left"/>
      <w:pPr>
        <w:ind w:left="4800" w:hanging="360"/>
      </w:pPr>
      <w:rPr>
        <w:rFonts w:ascii="Noto Sans Symbols" w:cs="Noto Sans Symbols" w:eastAsia="Noto Sans Symbols" w:hAnsi="Noto Sans Symbols"/>
      </w:rPr>
    </w:lvl>
    <w:lvl w:ilvl="7">
      <w:start w:val="1"/>
      <w:numFmt w:val="bullet"/>
      <w:lvlText w:val="o"/>
      <w:lvlJc w:val="left"/>
      <w:pPr>
        <w:ind w:left="5520" w:hanging="360"/>
      </w:pPr>
      <w:rPr>
        <w:rFonts w:ascii="Courier New" w:cs="Courier New" w:eastAsia="Courier New" w:hAnsi="Courier New"/>
      </w:rPr>
    </w:lvl>
    <w:lvl w:ilvl="8">
      <w:start w:val="1"/>
      <w:numFmt w:val="bullet"/>
      <w:lvlText w:val="▪"/>
      <w:lvlJc w:val="left"/>
      <w:pPr>
        <w:ind w:left="6240" w:hanging="360"/>
      </w:pPr>
      <w:rPr>
        <w:rFonts w:ascii="Noto Sans Symbols" w:cs="Noto Sans Symbols" w:eastAsia="Noto Sans Symbols" w:hAnsi="Noto Sans Symbols"/>
      </w:rPr>
    </w:lvl>
  </w:abstractNum>
  <w:abstractNum w:abstractNumId="20">
    <w:lvl w:ilvl="0">
      <w:start w:val="1"/>
      <w:numFmt w:val="lowerLetter"/>
      <w:lvlText w:val="%1)"/>
      <w:lvlJc w:val="left"/>
      <w:pPr>
        <w:ind w:left="1200" w:hanging="360"/>
      </w:pPr>
      <w:rPr/>
    </w:lvl>
    <w:lvl w:ilvl="1">
      <w:start w:val="1"/>
      <w:numFmt w:val="decimal"/>
      <w:lvlText w:val="%2."/>
      <w:lvlJc w:val="left"/>
      <w:pPr>
        <w:ind w:left="1920" w:hanging="360"/>
      </w:pPr>
      <w:rPr/>
    </w:lvl>
    <w:lvl w:ilvl="2">
      <w:start w:val="1"/>
      <w:numFmt w:val="lowerRoman"/>
      <w:lvlText w:val="%3."/>
      <w:lvlJc w:val="right"/>
      <w:pPr>
        <w:ind w:left="2640" w:hanging="180"/>
      </w:pPr>
      <w:rPr/>
    </w:lvl>
    <w:lvl w:ilvl="3">
      <w:start w:val="1"/>
      <w:numFmt w:val="decimal"/>
      <w:lvlText w:val="%4."/>
      <w:lvlJc w:val="left"/>
      <w:pPr>
        <w:ind w:left="3360" w:hanging="360"/>
      </w:pPr>
      <w:rPr/>
    </w:lvl>
    <w:lvl w:ilvl="4">
      <w:start w:val="1"/>
      <w:numFmt w:val="lowerLetter"/>
      <w:lvlText w:val="%5."/>
      <w:lvlJc w:val="left"/>
      <w:pPr>
        <w:ind w:left="4080" w:hanging="360"/>
      </w:pPr>
      <w:rPr/>
    </w:lvl>
    <w:lvl w:ilvl="5">
      <w:start w:val="1"/>
      <w:numFmt w:val="lowerRoman"/>
      <w:lvlText w:val="%6."/>
      <w:lvlJc w:val="right"/>
      <w:pPr>
        <w:ind w:left="4800" w:hanging="180"/>
      </w:pPr>
      <w:rPr/>
    </w:lvl>
    <w:lvl w:ilvl="6">
      <w:start w:val="1"/>
      <w:numFmt w:val="decimal"/>
      <w:lvlText w:val="%7."/>
      <w:lvlJc w:val="left"/>
      <w:pPr>
        <w:ind w:left="5520" w:hanging="360"/>
      </w:pPr>
      <w:rPr/>
    </w:lvl>
    <w:lvl w:ilvl="7">
      <w:start w:val="1"/>
      <w:numFmt w:val="lowerLetter"/>
      <w:lvlText w:val="%8."/>
      <w:lvlJc w:val="left"/>
      <w:pPr>
        <w:ind w:left="6240" w:hanging="360"/>
      </w:pPr>
      <w:rPr/>
    </w:lvl>
    <w:lvl w:ilvl="8">
      <w:start w:val="1"/>
      <w:numFmt w:val="lowerRoman"/>
      <w:lvlText w:val="%9."/>
      <w:lvlJc w:val="right"/>
      <w:pPr>
        <w:ind w:left="696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lowerLetter"/>
      <w:lvlText w:val="%1)"/>
      <w:lvlJc w:val="left"/>
      <w:pPr>
        <w:ind w:left="720" w:hanging="360"/>
      </w:pPr>
      <w:rPr>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0">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
      <w:lvlJc w:val="left"/>
      <w:pPr>
        <w:ind w:left="480" w:hanging="360"/>
      </w:pPr>
      <w:rPr/>
    </w:lvl>
    <w:lvl w:ilvl="1">
      <w:start w:val="1"/>
      <w:numFmt w:val="lowerLetter"/>
      <w:lvlText w:val="%2."/>
      <w:lvlJc w:val="left"/>
      <w:pPr>
        <w:ind w:left="1200" w:hanging="360"/>
      </w:pPr>
      <w:rPr/>
    </w:lvl>
    <w:lvl w:ilvl="2">
      <w:start w:val="1"/>
      <w:numFmt w:val="lowerRoman"/>
      <w:lvlText w:val="%3."/>
      <w:lvlJc w:val="right"/>
      <w:pPr>
        <w:ind w:left="1920" w:hanging="180"/>
      </w:pPr>
      <w:rPr/>
    </w:lvl>
    <w:lvl w:ilvl="3">
      <w:start w:val="1"/>
      <w:numFmt w:val="decimal"/>
      <w:lvlText w:val="%4."/>
      <w:lvlJc w:val="left"/>
      <w:pPr>
        <w:ind w:left="2640" w:hanging="360"/>
      </w:pPr>
      <w:rPr/>
    </w:lvl>
    <w:lvl w:ilvl="4">
      <w:start w:val="1"/>
      <w:numFmt w:val="lowerLetter"/>
      <w:lvlText w:val="%5."/>
      <w:lvlJc w:val="left"/>
      <w:pPr>
        <w:ind w:left="3360" w:hanging="360"/>
      </w:pPr>
      <w:rPr/>
    </w:lvl>
    <w:lvl w:ilvl="5">
      <w:start w:val="1"/>
      <w:numFmt w:val="lowerRoman"/>
      <w:lvlText w:val="%6."/>
      <w:lvlJc w:val="right"/>
      <w:pPr>
        <w:ind w:left="4080" w:hanging="180"/>
      </w:pPr>
      <w:rPr/>
    </w:lvl>
    <w:lvl w:ilvl="6">
      <w:start w:val="1"/>
      <w:numFmt w:val="decimal"/>
      <w:lvlText w:val="%7."/>
      <w:lvlJc w:val="left"/>
      <w:pPr>
        <w:ind w:left="4800" w:hanging="360"/>
      </w:pPr>
      <w:rPr/>
    </w:lvl>
    <w:lvl w:ilvl="7">
      <w:start w:val="1"/>
      <w:numFmt w:val="lowerLetter"/>
      <w:lvlText w:val="%8."/>
      <w:lvlJc w:val="left"/>
      <w:pPr>
        <w:ind w:left="5520" w:hanging="360"/>
      </w:pPr>
      <w:rPr/>
    </w:lvl>
    <w:lvl w:ilvl="8">
      <w:start w:val="1"/>
      <w:numFmt w:val="lowerRoman"/>
      <w:lvlText w:val="%9."/>
      <w:lvlJc w:val="right"/>
      <w:pPr>
        <w:ind w:left="6240" w:hanging="180"/>
      </w:pPr>
      <w:rPr/>
    </w:lvl>
  </w:abstractNum>
  <w:abstractNum w:abstractNumId="36">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decimal"/>
      <w:lvlText w:val="%1."/>
      <w:lvlJc w:val="left"/>
      <w:pPr>
        <w:ind w:left="1560" w:hanging="360"/>
      </w:pPr>
      <w:rPr/>
    </w:lvl>
    <w:lvl w:ilvl="1">
      <w:start w:val="1"/>
      <w:numFmt w:val="lowerLetter"/>
      <w:lvlText w:val="%2."/>
      <w:lvlJc w:val="left"/>
      <w:pPr>
        <w:ind w:left="2280" w:hanging="360"/>
      </w:pPr>
      <w:rPr/>
    </w:lvl>
    <w:lvl w:ilvl="2">
      <w:start w:val="1"/>
      <w:numFmt w:val="lowerRoman"/>
      <w:lvlText w:val="%3."/>
      <w:lvlJc w:val="right"/>
      <w:pPr>
        <w:ind w:left="3000" w:hanging="180"/>
      </w:pPr>
      <w:rPr/>
    </w:lvl>
    <w:lvl w:ilvl="3">
      <w:start w:val="1"/>
      <w:numFmt w:val="decimal"/>
      <w:lvlText w:val="%4."/>
      <w:lvlJc w:val="left"/>
      <w:pPr>
        <w:ind w:left="3720" w:hanging="360"/>
      </w:pPr>
      <w:rPr/>
    </w:lvl>
    <w:lvl w:ilvl="4">
      <w:start w:val="1"/>
      <w:numFmt w:val="lowerLetter"/>
      <w:lvlText w:val="%5."/>
      <w:lvlJc w:val="left"/>
      <w:pPr>
        <w:ind w:left="4440" w:hanging="360"/>
      </w:pPr>
      <w:rPr/>
    </w:lvl>
    <w:lvl w:ilvl="5">
      <w:start w:val="1"/>
      <w:numFmt w:val="lowerRoman"/>
      <w:lvlText w:val="%6."/>
      <w:lvlJc w:val="right"/>
      <w:pPr>
        <w:ind w:left="5160" w:hanging="180"/>
      </w:pPr>
      <w:rPr/>
    </w:lvl>
    <w:lvl w:ilvl="6">
      <w:start w:val="1"/>
      <w:numFmt w:val="decimal"/>
      <w:lvlText w:val="%7."/>
      <w:lvlJc w:val="left"/>
      <w:pPr>
        <w:ind w:left="5880" w:hanging="360"/>
      </w:pPr>
      <w:rPr/>
    </w:lvl>
    <w:lvl w:ilvl="7">
      <w:start w:val="1"/>
      <w:numFmt w:val="lowerLetter"/>
      <w:lvlText w:val="%8."/>
      <w:lvlJc w:val="left"/>
      <w:pPr>
        <w:ind w:left="6600" w:hanging="360"/>
      </w:pPr>
      <w:rPr/>
    </w:lvl>
    <w:lvl w:ilvl="8">
      <w:start w:val="1"/>
      <w:numFmt w:val="lowerRoman"/>
      <w:lvlText w:val="%9."/>
      <w:lvlJc w:val="right"/>
      <w:pPr>
        <w:ind w:left="7320" w:hanging="180"/>
      </w:pPr>
      <w:rPr/>
    </w:lvl>
  </w:abstractNum>
  <w:abstractNum w:abstractNumId="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pageBreakBefore w:val="0"/>
      <w:tabs>
        <w:tab w:val="left" w:pos="180"/>
      </w:tabs>
      <w:spacing w:after="0" w:line="240" w:lineRule="auto"/>
      <w:ind w:left="900"/>
      <w:jc w:val="both"/>
    </w:pPr>
    <w:rPr>
      <w:rFonts w:ascii="Times New Roman" w:cs="Times New Roman" w:eastAsia="Times New Roman" w:hAnsi="Times New Roman"/>
      <w:color w:val="000000"/>
      <w:sz w:val="24"/>
      <w:szCs w:val="24"/>
      <w:u w:val="single"/>
    </w:rPr>
  </w:style>
  <w:style w:type="paragraph" w:styleId="Heading6">
    <w:name w:val="heading 6"/>
    <w:basedOn w:val="Normal"/>
    <w:next w:val="Normal"/>
    <w:pPr>
      <w:keepNext w:val="1"/>
      <w:pageBreakBefore w:val="0"/>
      <w:tabs>
        <w:tab w:val="left" w:pos="180"/>
      </w:tabs>
      <w:spacing w:after="0" w:line="240" w:lineRule="auto"/>
      <w:jc w:val="center"/>
    </w:pPr>
    <w:rPr>
      <w:rFonts w:ascii="Times New Roman" w:cs="Times New Roman" w:eastAsia="Times New Roman" w:hAnsi="Times New Roman"/>
      <w:sz w:val="24"/>
      <w:szCs w:val="24"/>
      <w:u w:val="single"/>
    </w:rPr>
  </w:style>
  <w:style w:type="paragraph" w:styleId="Title">
    <w:name w:val="Title"/>
    <w:basedOn w:val="Normal"/>
    <w:next w:val="Normal"/>
    <w:pPr>
      <w:pageBreakBefore w:val="0"/>
      <w:spacing w:after="0" w:line="240" w:lineRule="auto"/>
      <w:jc w:val="center"/>
    </w:pPr>
    <w:rPr>
      <w:rFonts w:ascii="Times New Roman" w:cs="Times New Roman" w:eastAsia="Times New Roman" w:hAnsi="Times New Roman"/>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tabs>
        <w:tab w:val="left" w:pos="180"/>
      </w:tabs>
      <w:spacing w:after="0" w:line="240" w:lineRule="auto"/>
      <w:ind w:left="900" w:firstLine="0"/>
      <w:jc w:val="both"/>
    </w:pPr>
    <w:rPr>
      <w:rFonts w:ascii="Times New Roman" w:cs="Times New Roman" w:eastAsia="Times New Roman" w:hAnsi="Times New Roman"/>
      <w:color w:val="000000"/>
      <w:sz w:val="24"/>
      <w:szCs w:val="24"/>
      <w:u w:val="single"/>
    </w:rPr>
  </w:style>
  <w:style w:type="paragraph" w:styleId="Heading6">
    <w:name w:val="heading 6"/>
    <w:basedOn w:val="Normal"/>
    <w:next w:val="Normal"/>
    <w:pPr>
      <w:keepNext w:val="1"/>
      <w:tabs>
        <w:tab w:val="left" w:pos="180"/>
      </w:tabs>
      <w:spacing w:after="0" w:line="240" w:lineRule="auto"/>
      <w:jc w:val="center"/>
    </w:pPr>
    <w:rPr>
      <w:rFonts w:ascii="Times New Roman" w:cs="Times New Roman" w:eastAsia="Times New Roman" w:hAnsi="Times New Roman"/>
      <w:sz w:val="24"/>
      <w:szCs w:val="24"/>
      <w:u w:val="single"/>
    </w:rPr>
  </w:style>
  <w:style w:type="paragraph" w:styleId="Title">
    <w:name w:val="Title"/>
    <w:basedOn w:val="Normal"/>
    <w:next w:val="Normal"/>
    <w:pPr>
      <w:spacing w:after="0" w:line="240" w:lineRule="auto"/>
      <w:jc w:val="center"/>
    </w:pPr>
    <w:rPr>
      <w:rFonts w:ascii="Times New Roman" w:cs="Times New Roman" w:eastAsia="Times New Roman" w:hAnsi="Times New Roman"/>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tabs>
        <w:tab w:val="left" w:pos="180"/>
      </w:tabs>
      <w:spacing w:after="0" w:line="240" w:lineRule="auto"/>
      <w:ind w:left="900" w:firstLine="0"/>
      <w:jc w:val="both"/>
    </w:pPr>
    <w:rPr>
      <w:rFonts w:ascii="Times New Roman" w:cs="Times New Roman" w:eastAsia="Times New Roman" w:hAnsi="Times New Roman"/>
      <w:color w:val="000000"/>
      <w:sz w:val="24"/>
      <w:szCs w:val="24"/>
      <w:u w:val="single"/>
    </w:rPr>
  </w:style>
  <w:style w:type="paragraph" w:styleId="Heading6">
    <w:name w:val="heading 6"/>
    <w:basedOn w:val="Normal"/>
    <w:next w:val="Normal"/>
    <w:pPr>
      <w:keepNext w:val="1"/>
      <w:tabs>
        <w:tab w:val="left" w:pos="180"/>
      </w:tabs>
      <w:spacing w:after="0" w:line="240" w:lineRule="auto"/>
      <w:jc w:val="center"/>
    </w:pPr>
    <w:rPr>
      <w:rFonts w:ascii="Times New Roman" w:cs="Times New Roman" w:eastAsia="Times New Roman" w:hAnsi="Times New Roman"/>
      <w:sz w:val="24"/>
      <w:szCs w:val="24"/>
      <w:u w:val="single"/>
    </w:rPr>
  </w:style>
  <w:style w:type="paragraph" w:styleId="Title">
    <w:name w:val="Title"/>
    <w:basedOn w:val="Normal"/>
    <w:next w:val="Normal"/>
    <w:pPr>
      <w:spacing w:after="0" w:line="240" w:lineRule="auto"/>
      <w:jc w:val="center"/>
    </w:pPr>
    <w:rPr>
      <w:rFonts w:ascii="Times New Roman" w:cs="Times New Roman" w:eastAsia="Times New Roman" w:hAnsi="Times New Roman"/>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tabs>
        <w:tab w:val="left" w:pos="180"/>
      </w:tabs>
      <w:spacing w:after="0" w:line="240" w:lineRule="auto"/>
      <w:ind w:left="900" w:firstLine="0"/>
      <w:jc w:val="both"/>
    </w:pPr>
    <w:rPr>
      <w:rFonts w:ascii="Times New Roman" w:cs="Times New Roman" w:eastAsia="Times New Roman" w:hAnsi="Times New Roman"/>
      <w:color w:val="000000"/>
      <w:sz w:val="24"/>
      <w:szCs w:val="24"/>
      <w:u w:val="single"/>
    </w:rPr>
  </w:style>
  <w:style w:type="paragraph" w:styleId="Heading6">
    <w:name w:val="heading 6"/>
    <w:basedOn w:val="Normal"/>
    <w:next w:val="Normal"/>
    <w:pPr>
      <w:keepNext w:val="1"/>
      <w:tabs>
        <w:tab w:val="left" w:pos="180"/>
      </w:tabs>
      <w:spacing w:after="0" w:line="240" w:lineRule="auto"/>
      <w:jc w:val="center"/>
    </w:pPr>
    <w:rPr>
      <w:rFonts w:ascii="Times New Roman" w:cs="Times New Roman" w:eastAsia="Times New Roman" w:hAnsi="Times New Roman"/>
      <w:sz w:val="24"/>
      <w:szCs w:val="24"/>
      <w:u w:val="single"/>
    </w:rPr>
  </w:style>
  <w:style w:type="paragraph" w:styleId="Title">
    <w:name w:val="Title"/>
    <w:basedOn w:val="Normal"/>
    <w:next w:val="Normal"/>
    <w:pPr>
      <w:spacing w:after="0" w:line="240" w:lineRule="auto"/>
      <w:jc w:val="center"/>
    </w:pPr>
    <w:rPr>
      <w:rFonts w:ascii="Times New Roman" w:cs="Times New Roman" w:eastAsia="Times New Roman" w:hAnsi="Times New Roman"/>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tabs>
        <w:tab w:val="left" w:pos="180"/>
      </w:tabs>
      <w:spacing w:after="0" w:line="240" w:lineRule="auto"/>
      <w:ind w:left="900" w:firstLine="0"/>
      <w:jc w:val="both"/>
    </w:pPr>
    <w:rPr>
      <w:rFonts w:ascii="Times New Roman" w:cs="Times New Roman" w:eastAsia="Times New Roman" w:hAnsi="Times New Roman"/>
      <w:color w:val="000000"/>
      <w:sz w:val="24"/>
      <w:szCs w:val="24"/>
      <w:u w:val="single"/>
    </w:rPr>
  </w:style>
  <w:style w:type="paragraph" w:styleId="Heading6">
    <w:name w:val="heading 6"/>
    <w:basedOn w:val="Normal"/>
    <w:next w:val="Normal"/>
    <w:pPr>
      <w:keepNext w:val="1"/>
      <w:tabs>
        <w:tab w:val="left" w:pos="180"/>
      </w:tabs>
      <w:spacing w:after="0" w:line="240" w:lineRule="auto"/>
      <w:jc w:val="center"/>
    </w:pPr>
    <w:rPr>
      <w:rFonts w:ascii="Times New Roman" w:cs="Times New Roman" w:eastAsia="Times New Roman" w:hAnsi="Times New Roman"/>
      <w:sz w:val="24"/>
      <w:szCs w:val="24"/>
      <w:u w:val="single"/>
    </w:rPr>
  </w:style>
  <w:style w:type="paragraph" w:styleId="Title">
    <w:name w:val="Title"/>
    <w:basedOn w:val="Normal"/>
    <w:next w:val="Normal"/>
    <w:pPr>
      <w:spacing w:after="0" w:line="240" w:lineRule="auto"/>
      <w:jc w:val="center"/>
    </w:pPr>
    <w:rPr>
      <w:rFonts w:ascii="Times New Roman" w:cs="Times New Roman" w:eastAsia="Times New Roman" w:hAnsi="Times New Roman"/>
      <w:b w:val="1"/>
      <w:sz w:val="28"/>
      <w:szCs w:val="28"/>
    </w:rPr>
  </w:style>
  <w:style w:type="paragraph" w:styleId="Normal" w:default="1">
    <w:name w:val="Normal"/>
    <w:qFormat w:val="1"/>
    <w:rsid w:val="000215B9"/>
    <w:rPr>
      <w:lang w:val="en-GB"/>
    </w:rPr>
  </w:style>
  <w:style w:type="paragraph" w:styleId="Heading1">
    <w:name w:val="heading 1"/>
    <w:basedOn w:val="Normal"/>
    <w:next w:val="Normal"/>
    <w:link w:val="Heading1Char"/>
    <w:uiPriority w:val="9"/>
    <w:qFormat w:val="1"/>
    <w:rsid w:val="002E208A"/>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semiHidden w:val="1"/>
    <w:unhideWhenUsed w:val="1"/>
    <w:qFormat w:val="1"/>
    <w:rsid w:val="002E208A"/>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semiHidden w:val="1"/>
    <w:unhideWhenUsed w:val="1"/>
    <w:qFormat w:val="1"/>
    <w:rsid w:val="002E208A"/>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5">
    <w:name w:val="heading 5"/>
    <w:basedOn w:val="Normal"/>
    <w:next w:val="Normal"/>
    <w:link w:val="Heading5Char"/>
    <w:qFormat w:val="1"/>
    <w:rsid w:val="005824E1"/>
    <w:pPr>
      <w:keepNext w:val="1"/>
      <w:tabs>
        <w:tab w:val="left" w:pos="180"/>
      </w:tabs>
      <w:spacing w:after="0" w:line="240" w:lineRule="auto"/>
      <w:ind w:left="900"/>
      <w:jc w:val="both"/>
      <w:outlineLvl w:val="4"/>
    </w:pPr>
    <w:rPr>
      <w:rFonts w:ascii="Times New Roman" w:cs="Times New Roman" w:eastAsia="Times New Roman" w:hAnsi="Times New Roman"/>
      <w:color w:val="000000"/>
      <w:sz w:val="24"/>
      <w:szCs w:val="24"/>
      <w:u w:val="single"/>
    </w:rPr>
  </w:style>
  <w:style w:type="paragraph" w:styleId="Heading6">
    <w:name w:val="heading 6"/>
    <w:basedOn w:val="Normal"/>
    <w:next w:val="Normal"/>
    <w:link w:val="Heading6Char"/>
    <w:qFormat w:val="1"/>
    <w:rsid w:val="005824E1"/>
    <w:pPr>
      <w:keepNext w:val="1"/>
      <w:tabs>
        <w:tab w:val="left" w:pos="180"/>
      </w:tabs>
      <w:spacing w:after="0" w:line="240" w:lineRule="auto"/>
      <w:jc w:val="center"/>
      <w:outlineLvl w:val="5"/>
    </w:pPr>
    <w:rPr>
      <w:rFonts w:ascii="Times New Roman" w:cs="Times New Roman" w:eastAsia="Times New Roman" w:hAnsi="Times New Roman"/>
      <w:sz w:val="24"/>
      <w:szCs w:val="24"/>
      <w:u w:val="singl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CommentReference">
    <w:name w:val="annotation reference"/>
    <w:basedOn w:val="DefaultParagraphFont"/>
    <w:unhideWhenUsed w:val="1"/>
    <w:rsid w:val="00E3140F"/>
    <w:rPr>
      <w:sz w:val="16"/>
      <w:szCs w:val="16"/>
    </w:rPr>
  </w:style>
  <w:style w:type="paragraph" w:styleId="CommentText">
    <w:name w:val="annotation text"/>
    <w:basedOn w:val="Normal"/>
    <w:link w:val="CommentTextChar"/>
    <w:unhideWhenUsed w:val="1"/>
    <w:rsid w:val="00E3140F"/>
    <w:pPr>
      <w:spacing w:line="240" w:lineRule="auto"/>
    </w:pPr>
    <w:rPr>
      <w:sz w:val="20"/>
      <w:szCs w:val="20"/>
    </w:rPr>
  </w:style>
  <w:style w:type="character" w:styleId="CommentTextChar" w:customStyle="1">
    <w:name w:val="Comment Text Char"/>
    <w:basedOn w:val="DefaultParagraphFont"/>
    <w:link w:val="CommentText"/>
    <w:rsid w:val="00E3140F"/>
    <w:rPr>
      <w:sz w:val="20"/>
      <w:szCs w:val="20"/>
    </w:rPr>
  </w:style>
  <w:style w:type="paragraph" w:styleId="CommentSubject">
    <w:name w:val="annotation subject"/>
    <w:basedOn w:val="CommentText"/>
    <w:next w:val="CommentText"/>
    <w:link w:val="CommentSubjectChar"/>
    <w:uiPriority w:val="99"/>
    <w:semiHidden w:val="1"/>
    <w:unhideWhenUsed w:val="1"/>
    <w:rsid w:val="00E3140F"/>
    <w:rPr>
      <w:b w:val="1"/>
      <w:bCs w:val="1"/>
    </w:rPr>
  </w:style>
  <w:style w:type="character" w:styleId="CommentSubjectChar" w:customStyle="1">
    <w:name w:val="Comment Subject Char"/>
    <w:basedOn w:val="CommentTextChar"/>
    <w:link w:val="CommentSubject"/>
    <w:uiPriority w:val="99"/>
    <w:semiHidden w:val="1"/>
    <w:rsid w:val="00E3140F"/>
    <w:rPr>
      <w:b w:val="1"/>
      <w:bCs w:val="1"/>
      <w:sz w:val="20"/>
      <w:szCs w:val="20"/>
    </w:rPr>
  </w:style>
  <w:style w:type="paragraph" w:styleId="BalloonText">
    <w:name w:val="Balloon Text"/>
    <w:basedOn w:val="Normal"/>
    <w:link w:val="BalloonTextChar"/>
    <w:uiPriority w:val="99"/>
    <w:semiHidden w:val="1"/>
    <w:unhideWhenUsed w:val="1"/>
    <w:rsid w:val="00E3140F"/>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3140F"/>
    <w:rPr>
      <w:rFonts w:ascii="Tahoma" w:cs="Tahoma" w:hAnsi="Tahoma"/>
      <w:sz w:val="16"/>
      <w:szCs w:val="16"/>
    </w:rPr>
  </w:style>
  <w:style w:type="paragraph" w:styleId="ListParagraph">
    <w:name w:val="List Paragraph"/>
    <w:basedOn w:val="Normal"/>
    <w:uiPriority w:val="34"/>
    <w:qFormat w:val="1"/>
    <w:rsid w:val="00AB5A05"/>
    <w:pPr>
      <w:ind w:left="720"/>
      <w:contextualSpacing w:val="1"/>
    </w:pPr>
  </w:style>
  <w:style w:type="paragraph" w:styleId="FootnoteText">
    <w:name w:val="footnote text"/>
    <w:basedOn w:val="Normal"/>
    <w:link w:val="FootnoteTextChar"/>
    <w:uiPriority w:val="99"/>
    <w:semiHidden w:val="1"/>
    <w:unhideWhenUsed w:val="1"/>
    <w:rsid w:val="005D17B2"/>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5D17B2"/>
    <w:rPr>
      <w:sz w:val="20"/>
      <w:szCs w:val="20"/>
    </w:rPr>
  </w:style>
  <w:style w:type="character" w:styleId="FootnoteReference">
    <w:name w:val="footnote reference"/>
    <w:basedOn w:val="DefaultParagraphFont"/>
    <w:uiPriority w:val="99"/>
    <w:semiHidden w:val="1"/>
    <w:unhideWhenUsed w:val="1"/>
    <w:rsid w:val="005D17B2"/>
    <w:rPr>
      <w:vertAlign w:val="superscript"/>
    </w:rPr>
  </w:style>
  <w:style w:type="character" w:styleId="Hyperlink">
    <w:name w:val="Hyperlink"/>
    <w:basedOn w:val="DefaultParagraphFont"/>
    <w:uiPriority w:val="99"/>
    <w:unhideWhenUsed w:val="1"/>
    <w:rsid w:val="005D17B2"/>
    <w:rPr>
      <w:color w:val="0000ff" w:themeColor="hyperlink"/>
      <w:u w:val="single"/>
    </w:rPr>
  </w:style>
  <w:style w:type="character" w:styleId="Heading5Char" w:customStyle="1">
    <w:name w:val="Heading 5 Char"/>
    <w:basedOn w:val="DefaultParagraphFont"/>
    <w:link w:val="Heading5"/>
    <w:rsid w:val="005824E1"/>
    <w:rPr>
      <w:rFonts w:ascii="Times New Roman" w:cs="Times New Roman" w:eastAsia="Times New Roman" w:hAnsi="Times New Roman"/>
      <w:color w:val="000000"/>
      <w:sz w:val="24"/>
      <w:szCs w:val="24"/>
      <w:u w:val="single"/>
    </w:rPr>
  </w:style>
  <w:style w:type="character" w:styleId="Heading6Char" w:customStyle="1">
    <w:name w:val="Heading 6 Char"/>
    <w:basedOn w:val="DefaultParagraphFont"/>
    <w:link w:val="Heading6"/>
    <w:rsid w:val="005824E1"/>
    <w:rPr>
      <w:rFonts w:ascii="Times New Roman" w:cs="Times New Roman" w:eastAsia="Times New Roman" w:hAnsi="Times New Roman"/>
      <w:sz w:val="24"/>
      <w:szCs w:val="24"/>
      <w:u w:val="single"/>
    </w:rPr>
  </w:style>
  <w:style w:type="paragraph" w:styleId="Title">
    <w:name w:val="Title"/>
    <w:basedOn w:val="Normal"/>
    <w:link w:val="TitleChar"/>
    <w:qFormat w:val="1"/>
    <w:rsid w:val="005824E1"/>
    <w:pPr>
      <w:spacing w:after="0" w:line="240" w:lineRule="auto"/>
      <w:jc w:val="center"/>
    </w:pPr>
    <w:rPr>
      <w:rFonts w:ascii="Times New Roman" w:cs="Times New Roman" w:eastAsia="Times New Roman" w:hAnsi="Times New Roman"/>
      <w:b w:val="1"/>
      <w:bCs w:val="1"/>
      <w:sz w:val="28"/>
      <w:szCs w:val="24"/>
    </w:rPr>
  </w:style>
  <w:style w:type="character" w:styleId="TitleChar" w:customStyle="1">
    <w:name w:val="Title Char"/>
    <w:basedOn w:val="DefaultParagraphFont"/>
    <w:link w:val="Title"/>
    <w:rsid w:val="005824E1"/>
    <w:rPr>
      <w:rFonts w:ascii="Times New Roman" w:cs="Times New Roman" w:eastAsia="Times New Roman" w:hAnsi="Times New Roman"/>
      <w:b w:val="1"/>
      <w:bCs w:val="1"/>
      <w:sz w:val="28"/>
      <w:szCs w:val="24"/>
    </w:rPr>
  </w:style>
  <w:style w:type="paragraph" w:styleId="Subtitle">
    <w:name w:val="Subtitle"/>
    <w:basedOn w:val="Normal"/>
    <w:link w:val="SubtitleChar"/>
    <w:qFormat w:val="1"/>
    <w:rsid w:val="005824E1"/>
    <w:pPr>
      <w:spacing w:after="0" w:line="240" w:lineRule="auto"/>
      <w:jc w:val="center"/>
    </w:pPr>
    <w:rPr>
      <w:rFonts w:ascii="Times New Roman" w:cs="Times New Roman" w:eastAsia="Times New Roman" w:hAnsi="Times New Roman"/>
      <w:b w:val="1"/>
      <w:bCs w:val="1"/>
      <w:sz w:val="28"/>
      <w:szCs w:val="24"/>
      <w:u w:val="single"/>
    </w:rPr>
  </w:style>
  <w:style w:type="character" w:styleId="SubtitleChar" w:customStyle="1">
    <w:name w:val="Subtitle Char"/>
    <w:basedOn w:val="DefaultParagraphFont"/>
    <w:link w:val="Subtitle"/>
    <w:rsid w:val="005824E1"/>
    <w:rPr>
      <w:rFonts w:ascii="Times New Roman" w:cs="Times New Roman" w:eastAsia="Times New Roman" w:hAnsi="Times New Roman"/>
      <w:b w:val="1"/>
      <w:bCs w:val="1"/>
      <w:sz w:val="28"/>
      <w:szCs w:val="24"/>
      <w:u w:val="single"/>
    </w:rPr>
  </w:style>
  <w:style w:type="paragraph" w:styleId="BodyText">
    <w:name w:val="Body Text"/>
    <w:basedOn w:val="Normal"/>
    <w:link w:val="BodyTextChar"/>
    <w:semiHidden w:val="1"/>
    <w:rsid w:val="00AE5E38"/>
    <w:pPr>
      <w:spacing w:after="0" w:line="240" w:lineRule="auto"/>
      <w:jc w:val="both"/>
    </w:pPr>
    <w:rPr>
      <w:rFonts w:ascii="Comic Sans MS" w:cs="Times New Roman" w:eastAsia="Times New Roman" w:hAnsi="Comic Sans MS"/>
      <w:b w:val="1"/>
      <w:bCs w:val="1"/>
      <w:sz w:val="24"/>
      <w:szCs w:val="24"/>
      <w:u w:val="single"/>
    </w:rPr>
  </w:style>
  <w:style w:type="character" w:styleId="BodyTextChar" w:customStyle="1">
    <w:name w:val="Body Text Char"/>
    <w:basedOn w:val="DefaultParagraphFont"/>
    <w:link w:val="BodyText"/>
    <w:semiHidden w:val="1"/>
    <w:rsid w:val="00AE5E38"/>
    <w:rPr>
      <w:rFonts w:ascii="Comic Sans MS" w:cs="Times New Roman" w:eastAsia="Times New Roman" w:hAnsi="Comic Sans MS"/>
      <w:b w:val="1"/>
      <w:bCs w:val="1"/>
      <w:sz w:val="24"/>
      <w:szCs w:val="24"/>
      <w:u w:val="single"/>
      <w:lang w:val="en-GB"/>
    </w:rPr>
  </w:style>
  <w:style w:type="character" w:styleId="apple-converted-space" w:customStyle="1">
    <w:name w:val="apple-converted-space"/>
    <w:basedOn w:val="DefaultParagraphFont"/>
    <w:rsid w:val="00BB070C"/>
  </w:style>
  <w:style w:type="character" w:styleId="apple-style-span" w:customStyle="1">
    <w:name w:val="apple-style-span"/>
    <w:basedOn w:val="DefaultParagraphFont"/>
    <w:rsid w:val="0061485D"/>
  </w:style>
  <w:style w:type="paragraph" w:styleId="Header">
    <w:name w:val="header"/>
    <w:basedOn w:val="Normal"/>
    <w:link w:val="HeaderChar"/>
    <w:uiPriority w:val="99"/>
    <w:unhideWhenUsed w:val="1"/>
    <w:rsid w:val="00B9283F"/>
    <w:pPr>
      <w:tabs>
        <w:tab w:val="center" w:pos="4680"/>
        <w:tab w:val="right" w:pos="9360"/>
      </w:tabs>
      <w:spacing w:after="0" w:line="240" w:lineRule="auto"/>
    </w:pPr>
  </w:style>
  <w:style w:type="character" w:styleId="HeaderChar" w:customStyle="1">
    <w:name w:val="Header Char"/>
    <w:basedOn w:val="DefaultParagraphFont"/>
    <w:link w:val="Header"/>
    <w:uiPriority w:val="99"/>
    <w:rsid w:val="00B9283F"/>
    <w:rPr>
      <w:lang w:val="en-GB"/>
    </w:rPr>
  </w:style>
  <w:style w:type="paragraph" w:styleId="Footer">
    <w:name w:val="footer"/>
    <w:basedOn w:val="Normal"/>
    <w:link w:val="FooterChar"/>
    <w:uiPriority w:val="99"/>
    <w:unhideWhenUsed w:val="1"/>
    <w:rsid w:val="00B9283F"/>
    <w:pPr>
      <w:tabs>
        <w:tab w:val="center" w:pos="4680"/>
        <w:tab w:val="right" w:pos="9360"/>
      </w:tabs>
      <w:spacing w:after="0" w:line="240" w:lineRule="auto"/>
    </w:pPr>
  </w:style>
  <w:style w:type="character" w:styleId="FooterChar" w:customStyle="1">
    <w:name w:val="Footer Char"/>
    <w:basedOn w:val="DefaultParagraphFont"/>
    <w:link w:val="Footer"/>
    <w:uiPriority w:val="99"/>
    <w:rsid w:val="00B9283F"/>
    <w:rPr>
      <w:lang w:val="en-GB"/>
    </w:rPr>
  </w:style>
  <w:style w:type="character" w:styleId="Heading1Char" w:customStyle="1">
    <w:name w:val="Heading 1 Char"/>
    <w:basedOn w:val="DefaultParagraphFont"/>
    <w:link w:val="Heading1"/>
    <w:uiPriority w:val="9"/>
    <w:rsid w:val="002E208A"/>
    <w:rPr>
      <w:rFonts w:asciiTheme="majorHAnsi" w:cstheme="majorBidi" w:eastAsiaTheme="majorEastAsia" w:hAnsiTheme="majorHAnsi"/>
      <w:b w:val="1"/>
      <w:bCs w:val="1"/>
      <w:color w:val="365f91" w:themeColor="accent1" w:themeShade="0000BF"/>
      <w:sz w:val="28"/>
      <w:szCs w:val="28"/>
      <w:lang w:val="en-GB"/>
    </w:rPr>
  </w:style>
  <w:style w:type="character" w:styleId="Heading2Char" w:customStyle="1">
    <w:name w:val="Heading 2 Char"/>
    <w:basedOn w:val="DefaultParagraphFont"/>
    <w:link w:val="Heading2"/>
    <w:uiPriority w:val="9"/>
    <w:semiHidden w:val="1"/>
    <w:rsid w:val="002E208A"/>
    <w:rPr>
      <w:rFonts w:asciiTheme="majorHAnsi" w:cstheme="majorBidi" w:eastAsiaTheme="majorEastAsia" w:hAnsiTheme="majorHAnsi"/>
      <w:b w:val="1"/>
      <w:bCs w:val="1"/>
      <w:color w:val="4f81bd" w:themeColor="accent1"/>
      <w:sz w:val="26"/>
      <w:szCs w:val="26"/>
      <w:lang w:val="en-GB"/>
    </w:rPr>
  </w:style>
  <w:style w:type="character" w:styleId="Heading3Char" w:customStyle="1">
    <w:name w:val="Heading 3 Char"/>
    <w:basedOn w:val="DefaultParagraphFont"/>
    <w:link w:val="Heading3"/>
    <w:uiPriority w:val="9"/>
    <w:semiHidden w:val="1"/>
    <w:rsid w:val="002E208A"/>
    <w:rPr>
      <w:rFonts w:asciiTheme="majorHAnsi" w:cstheme="majorBidi" w:eastAsiaTheme="majorEastAsia" w:hAnsiTheme="majorHAnsi"/>
      <w:b w:val="1"/>
      <w:bCs w:val="1"/>
      <w:color w:val="4f81bd" w:themeColor="accent1"/>
      <w:lang w:val="en-GB"/>
    </w:rPr>
  </w:style>
  <w:style w:type="paragraph" w:styleId="Subtitle">
    <w:name w:val="Subtitle"/>
    <w:basedOn w:val="Normal"/>
    <w:next w:val="Normal"/>
    <w:pPr>
      <w:spacing w:after="0" w:line="240" w:lineRule="auto"/>
      <w:jc w:val="center"/>
    </w:pPr>
    <w:rPr>
      <w:rFonts w:ascii="Times New Roman" w:cs="Times New Roman" w:eastAsia="Times New Roman" w:hAnsi="Times New Roman"/>
      <w:b w:val="1"/>
      <w:sz w:val="28"/>
      <w:szCs w:val="28"/>
      <w:u w:val="single"/>
    </w:rPr>
  </w:style>
  <w:style w:type="paragraph" w:styleId="Subtitle">
    <w:name w:val="Subtitle"/>
    <w:basedOn w:val="Normal"/>
    <w:next w:val="Normal"/>
    <w:pPr>
      <w:spacing w:after="0" w:line="240" w:lineRule="auto"/>
      <w:jc w:val="center"/>
    </w:pPr>
    <w:rPr>
      <w:rFonts w:ascii="Times New Roman" w:cs="Times New Roman" w:eastAsia="Times New Roman" w:hAnsi="Times New Roman"/>
      <w:b w:val="1"/>
      <w:sz w:val="28"/>
      <w:szCs w:val="28"/>
      <w:u w:val="single"/>
    </w:rPr>
  </w:style>
  <w:style w:type="paragraph" w:styleId="Subtitle">
    <w:name w:val="Subtitle"/>
    <w:basedOn w:val="Normal"/>
    <w:next w:val="Normal"/>
    <w:pPr>
      <w:spacing w:after="0" w:line="240" w:lineRule="auto"/>
      <w:jc w:val="center"/>
    </w:pPr>
    <w:rPr>
      <w:rFonts w:ascii="Times New Roman" w:cs="Times New Roman" w:eastAsia="Times New Roman" w:hAnsi="Times New Roman"/>
      <w:b w:val="1"/>
      <w:sz w:val="28"/>
      <w:szCs w:val="28"/>
      <w:u w:val="single"/>
    </w:rPr>
  </w:style>
  <w:style w:type="paragraph" w:styleId="Subtitle">
    <w:name w:val="Subtitle"/>
    <w:basedOn w:val="Normal"/>
    <w:next w:val="Normal"/>
    <w:pPr>
      <w:spacing w:after="0" w:line="240" w:lineRule="auto"/>
      <w:jc w:val="center"/>
    </w:pPr>
    <w:rPr>
      <w:rFonts w:ascii="Times New Roman" w:cs="Times New Roman" w:eastAsia="Times New Roman" w:hAnsi="Times New Roman"/>
      <w:b w:val="1"/>
      <w:sz w:val="28"/>
      <w:szCs w:val="28"/>
      <w:u w:val="single"/>
    </w:rPr>
  </w:style>
  <w:style w:type="paragraph" w:styleId="Subtitle">
    <w:name w:val="Subtitle"/>
    <w:basedOn w:val="Normal"/>
    <w:next w:val="Normal"/>
    <w:pPr>
      <w:pageBreakBefore w:val="0"/>
      <w:spacing w:after="0" w:line="240" w:lineRule="auto"/>
      <w:jc w:val="center"/>
    </w:pPr>
    <w:rPr>
      <w:rFonts w:ascii="Times New Roman" w:cs="Times New Roman" w:eastAsia="Times New Roman" w:hAnsi="Times New Roman"/>
      <w:b w:val="1"/>
      <w:sz w:val="28"/>
      <w:szCs w:val="28"/>
      <w:u w:val="singl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Cwcjnswcx+vLutvZxzqQhYN0hgA==">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