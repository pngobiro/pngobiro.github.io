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Style w:val="Heading1"/>
            <w:pageBreakBefore w:val="0"/>
            <w:rPr>
              <w:ins w:author="Wanjiru g740" w:id="0" w:date="2021-10-26T08:04:05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Wanjiru g740" w:id="0" w:date="2021-10-26T08:04:0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p>
      </w:sdtContent>
    </w:sdt>
    <w:sdt>
      <w:sdtPr>
        <w:tag w:val="goog_rdk_4"/>
      </w:sdtPr>
      <w:sdtContent>
        <w:p w:rsidR="00000000" w:rsidDel="00000000" w:rsidP="00000000" w:rsidRDefault="00000000" w:rsidRPr="00000000" w14:paraId="00000002">
          <w:pPr>
            <w:pStyle w:val="Heading1"/>
            <w:pageBreakBefore w:val="0"/>
            <w:rPr>
              <w:ins w:author="Wanjiru g740" w:id="0" w:date="2021-10-26T08:04:05Z"/>
              <w:rFonts w:ascii="Arial" w:cs="Arial" w:eastAsia="Arial" w:hAnsi="Arial"/>
              <w:b w:val="0"/>
              <w:i w:val="0"/>
              <w:smallCaps w:val="0"/>
              <w:strike w:val="0"/>
              <w:color w:val="000000"/>
              <w:sz w:val="22"/>
              <w:szCs w:val="22"/>
              <w:u w:val="none"/>
              <w:shd w:fill="auto" w:val="clear"/>
              <w:vertAlign w:val="baseline"/>
            </w:rPr>
          </w:pPr>
          <w:sdt>
            <w:sdtPr>
              <w:tag w:val="goog_rdk_3"/>
            </w:sdtPr>
            <w:sdtContent>
              <w:ins w:author="Wanjiru g740" w:id="0" w:date="2021-10-26T08:04:05Z">
                <w:r w:rsidDel="00000000" w:rsidR="00000000" w:rsidRPr="00000000">
                  <w:rPr>
                    <w:rtl w:val="0"/>
                  </w:rPr>
                </w:r>
              </w:ins>
            </w:sdtContent>
          </w:sdt>
        </w:p>
      </w:sdtContent>
    </w:sdt>
    <w:sdt>
      <w:sdtPr>
        <w:tag w:val="goog_rdk_6"/>
      </w:sdtPr>
      <w:sdtContent>
        <w:p w:rsidR="00000000" w:rsidDel="00000000" w:rsidP="00000000" w:rsidRDefault="00000000" w:rsidRPr="00000000" w14:paraId="00000003">
          <w:pPr>
            <w:pStyle w:val="Heading1"/>
            <w:pageBreakBefore w:val="0"/>
            <w:rPr>
              <w:ins w:author="Wanjiru g740" w:id="0" w:date="2021-10-26T08:04:05Z"/>
              <w:rFonts w:ascii="Arial" w:cs="Arial" w:eastAsia="Arial" w:hAnsi="Arial"/>
              <w:b w:val="0"/>
              <w:i w:val="0"/>
              <w:smallCaps w:val="0"/>
              <w:strike w:val="0"/>
              <w:color w:val="000000"/>
              <w:sz w:val="22"/>
              <w:szCs w:val="22"/>
              <w:u w:val="none"/>
              <w:shd w:fill="auto" w:val="clear"/>
              <w:vertAlign w:val="baseline"/>
            </w:rPr>
          </w:pPr>
          <w:sdt>
            <w:sdtPr>
              <w:tag w:val="goog_rdk_5"/>
            </w:sdtPr>
            <w:sdtContent>
              <w:ins w:author="Wanjiru g740" w:id="0" w:date="2021-10-26T08:04:05Z">
                <w:r w:rsidDel="00000000" w:rsidR="00000000" w:rsidRPr="00000000">
                  <w:rPr>
                    <w:rtl w:val="0"/>
                  </w:rPr>
                </w:r>
              </w:ins>
            </w:sdtContent>
          </w:sdt>
        </w:p>
      </w:sdtContent>
    </w:sdt>
    <w:sdt>
      <w:sdtPr>
        <w:tag w:val="goog_rdk_7"/>
      </w:sdtPr>
      <w:sdtContent>
        <w:p w:rsidR="00000000" w:rsidDel="00000000" w:rsidP="00000000" w:rsidRDefault="00000000" w:rsidRPr="00000000" w14:paraId="00000004">
          <w:pPr>
            <w:pStyle w:val="Heading1"/>
            <w:pageBreakBefore w:val="0"/>
            <w:jc w:val="left"/>
            <w:rPr>
              <w:rFonts w:ascii="Calibri" w:cs="Calibri" w:eastAsia="Calibri" w:hAnsi="Calibri"/>
              <w:sz w:val="20"/>
              <w:szCs w:val="20"/>
              <w:vertAlign w:val="baseline"/>
            </w:rPr>
            <w:pPrChange w:author="Wanjiru g740" w:id="0" w:date="2021-10-26T08:04:08Z">
              <w:pPr>
                <w:pStyle w:val="Heading1"/>
                <w:pageBreakBefore w:val="0"/>
              </w:pPr>
            </w:pPrChange>
          </w:pPr>
          <w:r w:rsidDel="00000000" w:rsidR="00000000" w:rsidRPr="00000000">
            <w:rPr>
              <w:rFonts w:ascii="Calibri" w:cs="Calibri" w:eastAsia="Calibri" w:hAnsi="Calibri"/>
              <w:b w:val="1"/>
              <w:sz w:val="20"/>
              <w:szCs w:val="20"/>
              <w:vertAlign w:val="baseline"/>
              <w:rtl w:val="0"/>
            </w:rPr>
            <w:t xml:space="preserve">NOTICE OF MOTION</w:t>
          </w:r>
          <w:r w:rsidDel="00000000" w:rsidR="00000000" w:rsidRPr="00000000">
            <w:rPr>
              <w:rtl w:val="0"/>
            </w:rPr>
          </w:r>
        </w:p>
      </w:sdtContent>
    </w:sdt>
    <w:p w:rsidR="00000000" w:rsidDel="00000000" w:rsidP="00000000" w:rsidRDefault="00000000" w:rsidRPr="00000000" w14:paraId="000000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8190"/>
        </w:tabs>
        <w:spacing w:after="0" w:before="0" w:line="240" w:lineRule="auto"/>
        <w:ind w:left="1260" w:right="1226"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SStay of execution of the judgment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XL1, Rule 4 (1) (2), Order L Rule 1 of the Civil Procedure Rules, Section 3A of the Civil Procedure Act and all other enabling provisions of Law)</w:t>
      </w:r>
    </w:p>
    <w:p w:rsidR="00000000" w:rsidDel="00000000" w:rsidP="00000000" w:rsidRDefault="00000000" w:rsidRPr="00000000" w14:paraId="000000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Dismissal of suit for want of prosecution by the defendant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3A of the Civil Procedure Act,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Order XVI Rule 5 (d) of the Civil Procedure Rules).</w:t>
      </w:r>
    </w:p>
    <w:p w:rsidR="00000000" w:rsidDel="00000000" w:rsidP="00000000" w:rsidRDefault="00000000" w:rsidRPr="00000000" w14:paraId="00000008">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Leave to Appeal out of time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--Sections 79G and 95 CPA &amp; order 49 CPR</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Dismissal of defendants counterclaim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3A of the Civil Procedure Act,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Order XVI Rule 5 (d) of the Civil Procedure Rules)</w:t>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for order of certiorari to be set aside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(S.3A Civil Procedure Act and Order 50 r.17</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Civil Procedure Rules)</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Review &amp; reinstatement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Sections 80 and 3A of the Civil Procedure Act, Cap 21, Order IXB Rule 8, Order XLIV Rules 1, 2 and 3, of the Civil Procedure Rules)</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Requesting for judgment on admissions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(Under Order XII Rule 6 of the Civil Procedure Rules, Section 3A of the Civil Procedure Act and All other enabling Provisions of Law)</w:t>
      </w:r>
    </w:p>
    <w:p w:rsidR="00000000" w:rsidDel="00000000" w:rsidP="00000000" w:rsidRDefault="00000000" w:rsidRPr="00000000" w14:paraId="000000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Motions under order L</w:t>
      </w:r>
    </w:p>
    <w:p w:rsidR="00000000" w:rsidDel="00000000" w:rsidP="00000000" w:rsidRDefault="00000000" w:rsidRPr="00000000" w14:paraId="00000010">
      <w:pPr>
        <w:pageBreakBefore w:val="0"/>
        <w:ind w:left="540" w:firstLine="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Rule 1</w:t>
      </w:r>
      <w:r w:rsidDel="00000000" w:rsidR="00000000" w:rsidRPr="00000000">
        <w:rPr>
          <w:rFonts w:ascii="Calibri" w:cs="Calibri" w:eastAsia="Calibri" w:hAnsi="Calibri"/>
          <w:b w:val="1"/>
          <w:sz w:val="20"/>
          <w:szCs w:val="20"/>
          <w:vertAlign w:val="baseline"/>
          <w:rtl w:val="0"/>
        </w:rPr>
        <w:t xml:space="preserve">.  All applications to the court.</w:t>
      </w:r>
      <w:r w:rsidDel="00000000" w:rsidR="00000000" w:rsidRPr="00000000">
        <w:rPr>
          <w:rtl w:val="0"/>
        </w:rPr>
      </w:r>
    </w:p>
    <w:p w:rsidR="00000000" w:rsidDel="00000000" w:rsidP="00000000" w:rsidRDefault="00000000" w:rsidRPr="00000000" w14:paraId="00000011">
      <w:pPr>
        <w:pageBreakBefore w:val="0"/>
        <w:ind w:left="1260"/>
        <w:jc w:val="both"/>
        <w:rPr>
          <w:rFonts w:ascii="Calibri" w:cs="Calibri" w:eastAsia="Calibri" w:hAnsi="Calibri"/>
          <w:b w:val="0"/>
          <w:sz w:val="20"/>
          <w:szCs w:val="20"/>
          <w:vertAlign w:val="baseline"/>
        </w:rPr>
      </w:pPr>
      <w:r w:rsidDel="00000000" w:rsidR="00000000" w:rsidRPr="00000000">
        <w:rPr>
          <w:rFonts w:ascii="Calibri" w:cs="Calibri" w:eastAsia="Calibri" w:hAnsi="Calibri"/>
          <w:sz w:val="20"/>
          <w:szCs w:val="20"/>
          <w:vertAlign w:val="baseline"/>
          <w:rtl w:val="0"/>
        </w:rPr>
        <w:t xml:space="preserve">Rule 6. </w:t>
      </w:r>
      <w:r w:rsidDel="00000000" w:rsidR="00000000" w:rsidRPr="00000000">
        <w:rPr>
          <w:rFonts w:ascii="Calibri" w:cs="Calibri" w:eastAsia="Calibri" w:hAnsi="Calibri"/>
          <w:b w:val="1"/>
          <w:sz w:val="20"/>
          <w:szCs w:val="20"/>
          <w:vertAlign w:val="baseline"/>
          <w:rtl w:val="0"/>
        </w:rPr>
        <w:t xml:space="preserve">Service of notice on defendant served with summons to enter appearance but not    appearing.</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jc w:val="center"/>
        <w:rPr>
          <w:rFonts w:ascii="Calibri" w:cs="Calibri" w:eastAsia="Calibri" w:hAnsi="Calibri"/>
          <w:b w:val="0"/>
          <w:sz w:val="20"/>
          <w:szCs w:val="20"/>
          <w:u w:val="single"/>
          <w:vertAlign w:val="baseline"/>
        </w:rPr>
      </w:pPr>
      <w:r w:rsidDel="00000000" w:rsidR="00000000" w:rsidRPr="00000000">
        <w:rPr>
          <w:rFonts w:ascii="Calibri" w:cs="Calibri" w:eastAsia="Calibri" w:hAnsi="Calibri"/>
          <w:b w:val="1"/>
          <w:sz w:val="20"/>
          <w:szCs w:val="20"/>
          <w:u w:val="single"/>
          <w:vertAlign w:val="baseline"/>
          <w:rtl w:val="0"/>
        </w:rPr>
        <w:t xml:space="preserve">CHAMBER SUMMONS</w:t>
      </w:r>
      <w:r w:rsidDel="00000000" w:rsidR="00000000" w:rsidRPr="00000000">
        <w:rPr>
          <w:rtl w:val="0"/>
        </w:rPr>
      </w:r>
    </w:p>
    <w:p w:rsidR="00000000" w:rsidDel="00000000" w:rsidP="00000000" w:rsidRDefault="00000000" w:rsidRPr="00000000" w14:paraId="00000015">
      <w:pPr>
        <w:pageBreakBefore w:val="0"/>
        <w:ind w:left="126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 </w:t>
      </w:r>
      <w:r w:rsidDel="00000000" w:rsidR="00000000" w:rsidRPr="00000000">
        <w:rPr>
          <w:rFonts w:ascii="Calibri" w:cs="Calibri" w:eastAsia="Calibri" w:hAnsi="Calibri"/>
          <w:b w:val="1"/>
          <w:sz w:val="20"/>
          <w:szCs w:val="20"/>
          <w:vertAlign w:val="baseline"/>
          <w:rtl w:val="0"/>
        </w:rPr>
        <w:t xml:space="preserve">Striking out of plaint</w:t>
      </w:r>
      <w:r w:rsidDel="00000000" w:rsidR="00000000" w:rsidRPr="00000000">
        <w:rPr>
          <w:rFonts w:ascii="Calibri" w:cs="Calibri" w:eastAsia="Calibri" w:hAnsi="Calibri"/>
          <w:sz w:val="20"/>
          <w:szCs w:val="20"/>
          <w:vertAlign w:val="baseline"/>
          <w:rtl w:val="0"/>
        </w:rPr>
        <w:t xml:space="preserve">. (Under Order VI rule 13(1) (b) &amp; (d) of the Civil Procedure Rules, section 3A of the Civil Procedure Act and all other enabling provisions of the law)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Amendment of plaint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Order VIA Rule 3(1), 5, 7 and 8, Order 44 of the Civil Procedure Rules, Sections 95 and 3A of the Civil Procedure Act and all other enabling provisions of the law)</w:t>
      </w:r>
    </w:p>
    <w:p w:rsidR="00000000" w:rsidDel="00000000" w:rsidP="00000000" w:rsidRDefault="00000000" w:rsidRPr="00000000" w14:paraId="00000017">
      <w:pPr>
        <w:pStyle w:val="Heading1"/>
        <w:pageBreakBefore w:val="0"/>
        <w:numPr>
          <w:ilvl w:val="0"/>
          <w:numId w:val="15"/>
        </w:numPr>
        <w:ind w:left="1620" w:hanging="360"/>
        <w:jc w:val="both"/>
        <w:rPr>
          <w:rFonts w:ascii="Calibri" w:cs="Calibri" w:eastAsia="Calibri" w:hAnsi="Calibri"/>
          <w:b w:val="0"/>
          <w:sz w:val="20"/>
          <w:szCs w:val="20"/>
          <w:u w:val="none"/>
          <w:vertAlign w:val="baseline"/>
        </w:rPr>
      </w:pPr>
      <w:r w:rsidDel="00000000" w:rsidR="00000000" w:rsidRPr="00000000">
        <w:rPr>
          <w:rFonts w:ascii="Calibri" w:cs="Calibri" w:eastAsia="Calibri" w:hAnsi="Calibri"/>
          <w:b w:val="1"/>
          <w:sz w:val="20"/>
          <w:szCs w:val="20"/>
          <w:u w:val="none"/>
          <w:vertAlign w:val="baseline"/>
          <w:rtl w:val="0"/>
        </w:rPr>
        <w:t xml:space="preserve">Third Party Application</w:t>
      </w:r>
      <w:r w:rsidDel="00000000" w:rsidR="00000000" w:rsidRPr="00000000">
        <w:rPr>
          <w:rFonts w:ascii="Calibri" w:cs="Calibri" w:eastAsia="Calibri" w:hAnsi="Calibri"/>
          <w:b w:val="0"/>
          <w:sz w:val="20"/>
          <w:szCs w:val="20"/>
          <w:u w:val="none"/>
          <w:vertAlign w:val="baseline"/>
          <w:rtl w:val="0"/>
        </w:rPr>
        <w:t xml:space="preserve"> Order  1 rule 4</w:t>
      </w:r>
    </w:p>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Arbitration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6 of the Arbitration Act 1995, Rule 2 of the Arbitration Rules, 1997; Section 3A of the Civil Procedure Act, Chapter 21 of the Laws of Kenya; and  all other enabling provisions of law) </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Examination of debtors property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Order XXI Rules 36 and 91 of the Civil Procedure </w:t>
      </w:r>
      <w:sdt>
        <w:sdtPr>
          <w:tag w:val="goog_rdk_8"/>
        </w:sdtPr>
        <w:sdtContent>
          <w:ins w:author="Wanjiru g740" w:id="2" w:date="2021-10-26T08:19:24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ins>
        </w:sdtContent>
      </w:sdt>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Rules, Section 3A of the Civil Procedure Act and all other enabling provisions of the law.)  </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Contempt of court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5 of the Judicature Act, Cap. 8 Laws of Kenya, Order 52 Rules of the Supreme Court of England 1965, Section 3A of the Civil Procedure Act , cap 21 of the Laws of Kenya)</w:t>
      </w:r>
    </w:p>
    <w:p w:rsidR="00000000" w:rsidDel="00000000" w:rsidP="00000000" w:rsidRDefault="00000000" w:rsidRPr="00000000" w14:paraId="0000001B">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Amendment of defence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Order VIA Rule 3(1( (5)  , 5, 7 and 8 of the Civil Procedure Rules, Section 3A of the Civil Procedure Act and all other enabling provisions of the law)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Amendment of judgment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Sections 3A and  99 of the Civil Procedure Act, Cap 21,of  the  Laws of  Kenya;  Order XX Rule 3(3), Order L Rule 1 of the Civil Procedure Rules and all other enabling provisions of the law)</w:t>
      </w:r>
    </w:p>
    <w:p w:rsidR="00000000" w:rsidDel="00000000" w:rsidP="00000000" w:rsidRDefault="00000000" w:rsidRPr="00000000" w14:paraId="0000001F">
      <w:pPr>
        <w:pStyle w:val="Heading4"/>
        <w:pageBreakBefore w:val="0"/>
        <w:numPr>
          <w:ilvl w:val="0"/>
          <w:numId w:val="15"/>
        </w:numPr>
        <w:ind w:left="1620" w:hanging="360"/>
        <w:jc w:val="both"/>
        <w:rPr>
          <w:rFonts w:ascii="Calibri" w:cs="Calibri" w:eastAsia="Calibri" w:hAnsi="Calibri"/>
          <w:b w:val="0"/>
          <w:i w:val="0"/>
          <w:color w:val="000000"/>
          <w:sz w:val="20"/>
          <w:szCs w:val="20"/>
          <w:vertAlign w:val="baseline"/>
        </w:rPr>
      </w:pPr>
      <w:r w:rsidDel="00000000" w:rsidR="00000000" w:rsidRPr="00000000">
        <w:rPr>
          <w:rFonts w:ascii="Calibri" w:cs="Calibri" w:eastAsia="Calibri" w:hAnsi="Calibri"/>
          <w:b w:val="1"/>
          <w:i w:val="0"/>
          <w:color w:val="000000"/>
          <w:sz w:val="20"/>
          <w:szCs w:val="20"/>
          <w:vertAlign w:val="baseline"/>
          <w:rtl w:val="0"/>
        </w:rPr>
        <w:t xml:space="preserve">Reconstruction of file</w:t>
      </w:r>
      <w:r w:rsidDel="00000000" w:rsidR="00000000" w:rsidRPr="00000000">
        <w:rPr>
          <w:rFonts w:ascii="Calibri" w:cs="Calibri" w:eastAsia="Calibri" w:hAnsi="Calibri"/>
          <w:b w:val="0"/>
          <w:i w:val="0"/>
          <w:color w:val="000000"/>
          <w:sz w:val="20"/>
          <w:szCs w:val="20"/>
          <w:vertAlign w:val="baseline"/>
          <w:rtl w:val="0"/>
        </w:rPr>
        <w:t xml:space="preserve">. (Under Section 3A of the Civil Procedure Act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170" w:right="1152"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Temporary Injunctions and Interlocutory Orders(Under Section 3A of the Civil Procedure Act Cap 21 Laws of Kenya and Order XXXIX, Rules 2(1), 3 and 9 of the Civil Procedure Rules)</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Joinder of an interested party.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Order 1 Rule 10 of the Civil Procedure Rules Section 3A of the Civil Procedure Act and All Other Enabling Provisions of law)</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1152"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620" w:right="1152"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Temporary injunctions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(Under Section 3A of the Civil Procedure Act Cap 21 Laws of Kenya and Order XXXIX, Rules 2(1), 3 and 9 of the Civil Procedure Rules)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620" w:right="0" w:firstLine="0"/>
        <w:jc w:val="left"/>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620" w:right="0" w:firstLine="0"/>
        <w:jc w:val="left"/>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ORDERS OF MANDAMUS,. PROHIBITION AND CERTIORARI</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 ORDER LIII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6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Rule </w:t>
      </w:r>
      <w:bookmarkStart w:colFirst="0" w:colLast="0" w:name="bookmark=id.gjdgxs" w:id="0"/>
      <w:bookmarkEnd w:id="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 </w:t>
      </w:r>
      <w:hyperlink r:id="rId7">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Applications for Mandamus, Etc., Not to Be Made Without Leave,</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br w:type="textWrapping"/>
        <w:t xml:space="preserve">Rule </w:t>
      </w:r>
      <w:bookmarkStart w:colFirst="0" w:colLast="0" w:name="bookmark=id.30j0zll" w:id="1"/>
      <w:bookmarkEnd w:id="1"/>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 </w:t>
      </w:r>
      <w:hyperlink r:id="rId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Application to Be by Notice of Motion.</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0" w:right="0" w:hanging="72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ORIGINATING SUMMONS RETURNABLE BEFORE THE JUDGE SITTING IN CHAMBERS ORDER 36</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Order 36 rule 1(g) the determination of any question arising directly out of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administration of the estate or trust.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Order 36 rule 3</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 vendor or purchaser for the determination of any question which may arise in respect of any requisitions or objections, or any claim for compensation; or any other question arising out of or connected with the contract of sale (not being a question affecting the existence or validity of the contract).</w:t>
      </w:r>
      <w:r w:rsidDel="00000000" w:rsidR="00000000" w:rsidRPr="00000000">
        <w:rPr>
          <w:rtl w:val="0"/>
        </w:rPr>
      </w:r>
    </w:p>
    <w:bookmarkStart w:colFirst="0" w:colLast="0" w:name="bookmark=id.1fob9te" w:id="2"/>
    <w:bookmarkEnd w:id="2"/>
    <w:p w:rsidR="00000000" w:rsidDel="00000000" w:rsidP="00000000" w:rsidRDefault="00000000" w:rsidRPr="00000000" w14:paraId="000000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3A - </w:t>
      </w:r>
      <w:hyperlink r:id="rId9">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Summons by a Mortgagee or Mortgagor, Etc.</w:t>
        </w:r>
      </w:hyperlink>
      <w:bookmarkStart w:colFirst="0" w:colLast="0" w:name="bookmark=id.3znysh7" w:id="3"/>
      <w:bookmarkEnd w:id="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3B - </w:t>
      </w:r>
      <w:hyperlink r:id="rId1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Caveats.</w:t>
        </w:r>
      </w:hyperlink>
      <w:bookmarkStart w:colFirst="0" w:colLast="0" w:name="bookmark=id.2et92p0" w:id="4"/>
      <w:bookmarkEnd w:id="4"/>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3C - </w:t>
      </w:r>
      <w:hyperlink r:id="rId1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Extension of Limitation Period.</w:t>
        </w:r>
      </w:hyperlink>
      <w:bookmarkStart w:colFirst="0" w:colLast="0" w:name="bookmark=id.tyjcwt" w:id="5"/>
      <w:bookmarkEnd w:id="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3D - </w:t>
      </w:r>
      <w:hyperlink r:id="rId12">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Registration. of Title to Land.</w:t>
        </w:r>
      </w:hyperlink>
      <w:bookmarkStart w:colFirst="0" w:colLast="0" w:name="bookmark=id.3dy6vkm" w:id="6"/>
      <w:bookmarkEnd w:id="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3E - </w:t>
      </w:r>
      <w:hyperlink r:id="rId1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for Permission to Marry Under Age.</w:t>
        </w:r>
      </w:hyperlink>
      <w:bookmarkStart w:colFirst="0" w:colLast="0" w:name="bookmark=id.1t3h5sf" w:id="7"/>
      <w:bookmarkEnd w:id="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3F - </w:t>
      </w:r>
      <w:hyperlink r:id="rId14">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Under the Registered Land Act.</w:t>
        </w:r>
      </w:hyperlink>
      <w:bookmarkStart w:colFirst="0" w:colLast="0" w:name="bookmark=id.4d34og8" w:id="8"/>
      <w:bookmarkEnd w:id="8"/>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3G - </w:t>
      </w:r>
      <w:hyperlink r:id="rId15">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Under Chattels Transfer Act.</w:t>
        </w:r>
      </w:hyperlink>
      <w:bookmarkStart w:colFirst="0" w:colLast="0" w:name="bookmark=id.2s8eyo1" w:id="9"/>
      <w:bookmarkEnd w:id="9"/>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4 - </w:t>
      </w:r>
      <w:hyperlink r:id="rId1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Summons by a Member of a Partnership.</w:t>
        </w:r>
      </w:hyperlink>
      <w:bookmarkStart w:colFirst="0" w:colLast="0" w:name="bookmark=id.17dp8vu" w:id="10"/>
      <w:bookmarkEnd w:id="1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br w:type="textWrapping"/>
        <w:t xml:space="preserve">5 - </w:t>
      </w:r>
      <w:hyperlink r:id="rId1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Summons by Persons Interested in Deeds or Wills.</w:t>
        </w:r>
      </w:hyperlink>
      <w:r w:rsidDel="00000000" w:rsidR="00000000" w:rsidRPr="00000000">
        <w:rPr>
          <w:rtl w:val="0"/>
        </w:rPr>
      </w:r>
    </w:p>
    <w:bookmarkStart w:colFirst="0" w:colLast="0" w:name="bookmark=id.3rdcrjn" w:id="11"/>
    <w:bookmarkEnd w:id="11"/>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12 - </w:t>
      </w:r>
      <w:hyperlink r:id="rId18">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Applications </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under this order shall be made in chamber summons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Motions and Other Applications order L</w:t>
      </w:r>
    </w:p>
    <w:p w:rsidR="00000000" w:rsidDel="00000000" w:rsidP="00000000" w:rsidRDefault="00000000" w:rsidRPr="00000000" w14:paraId="0000002E">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10" w:right="0" w:hanging="720"/>
        <w:jc w:val="both"/>
        <w:rPr>
          <w:rFonts w:ascii="Calibri" w:cs="Calibri" w:eastAsia="Calibri" w:hAnsi="Calibri"/>
          <w:b w:val="0"/>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PRECEDENCE DOCUMENTS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7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AFFIDAVIT OF SERVICE</w:t>
      </w:r>
      <w:r w:rsidDel="00000000" w:rsidR="00000000" w:rsidRPr="00000000">
        <w:rPr>
          <w:rtl w:val="0"/>
        </w:rPr>
      </w:r>
    </w:p>
    <w:p w:rsidR="00000000" w:rsidDel="00000000" w:rsidP="00000000" w:rsidRDefault="00000000" w:rsidRPr="00000000" w14:paraId="00000031">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2">
      <w:pPr>
        <w:pageBreakBefore w:val="0"/>
        <w:jc w:val="cente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TITLE</w:t>
      </w:r>
    </w:p>
    <w:p w:rsidR="00000000" w:rsidDel="00000000" w:rsidP="00000000" w:rsidRDefault="00000000" w:rsidRPr="00000000" w14:paraId="00000033">
      <w:pPr>
        <w:pageBreakBefore w:val="0"/>
        <w:jc w:val="center"/>
        <w:rPr>
          <w:rFonts w:ascii="Calibri" w:cs="Calibri" w:eastAsia="Calibri" w:hAnsi="Calibri"/>
          <w:b w:val="0"/>
          <w:sz w:val="20"/>
          <w:szCs w:val="20"/>
          <w:u w:val="single"/>
          <w:vertAlign w:val="baseline"/>
        </w:rPr>
      </w:pPr>
      <w:r w:rsidDel="00000000" w:rsidR="00000000" w:rsidRPr="00000000">
        <w:rPr>
          <w:rtl w:val="0"/>
        </w:rPr>
      </w:r>
    </w:p>
    <w:p w:rsidR="00000000" w:rsidDel="00000000" w:rsidP="00000000" w:rsidRDefault="00000000" w:rsidRPr="00000000" w14:paraId="00000034">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 </w:t>
      </w:r>
      <w:r w:rsidDel="00000000" w:rsidR="00000000" w:rsidRPr="00000000">
        <w:rPr>
          <w:rFonts w:ascii="Calibri" w:cs="Calibri" w:eastAsia="Calibri" w:hAnsi="Calibri"/>
          <w:b w:val="1"/>
          <w:sz w:val="20"/>
          <w:szCs w:val="20"/>
          <w:u w:val="single"/>
          <w:vertAlign w:val="baseline"/>
          <w:rtl w:val="0"/>
        </w:rPr>
        <w:t xml:space="preserve">ccccccccccc</w:t>
      </w:r>
      <w:r w:rsidDel="00000000" w:rsidR="00000000" w:rsidRPr="00000000">
        <w:rPr>
          <w:rFonts w:ascii="Calibri" w:cs="Calibri" w:eastAsia="Calibri" w:hAnsi="Calibri"/>
          <w:sz w:val="20"/>
          <w:szCs w:val="20"/>
          <w:vertAlign w:val="baseline"/>
          <w:rtl w:val="0"/>
        </w:rPr>
        <w:t xml:space="preserve"> of Post Box number xxxxx Nairobi in the Republic of Kenya a licenced process server of this Honourable Court make oath and state as follows:-</w:t>
      </w:r>
    </w:p>
    <w:p w:rsidR="00000000" w:rsidDel="00000000" w:rsidP="00000000" w:rsidRDefault="00000000" w:rsidRPr="00000000" w14:paraId="00000035">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6">
      <w:pPr>
        <w:pageBreakBefore w:val="0"/>
        <w:numPr>
          <w:ilvl w:val="0"/>
          <w:numId w:val="1"/>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THAT</w:t>
      </w:r>
      <w:r w:rsidDel="00000000" w:rsidR="00000000" w:rsidRPr="00000000">
        <w:rPr>
          <w:rFonts w:ascii="Calibri" w:cs="Calibri" w:eastAsia="Calibri" w:hAnsi="Calibri"/>
          <w:sz w:val="20"/>
          <w:szCs w:val="20"/>
          <w:vertAlign w:val="baseline"/>
          <w:rtl w:val="0"/>
        </w:rPr>
        <w:t xml:space="preserve"> acting on the instructions received from my employer, Messrs. Xxxxx and Company, Advocates for the Plaintiff I went on 7</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vertAlign w:val="baseline"/>
          <w:rtl w:val="0"/>
        </w:rPr>
        <w:t xml:space="preserve"> December 2000 to I. C. E. A. Building in the Office of Hamilton Harrison &amp; Mathews, Advocates for the Defendant to serve them with a Chamber Summon application dated 17</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vertAlign w:val="baseline"/>
          <w:rtl w:val="0"/>
        </w:rPr>
        <w:t xml:space="preserve"> November 2000 and filed in Court on......................................</w:t>
      </w:r>
    </w:p>
    <w:p w:rsidR="00000000" w:rsidDel="00000000" w:rsidP="00000000" w:rsidRDefault="00000000" w:rsidRPr="00000000" w14:paraId="00000037">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8">
      <w:pPr>
        <w:pageBreakBefore w:val="0"/>
        <w:numPr>
          <w:ilvl w:val="0"/>
          <w:numId w:val="1"/>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THAT</w:t>
      </w:r>
      <w:r w:rsidDel="00000000" w:rsidR="00000000" w:rsidRPr="00000000">
        <w:rPr>
          <w:rFonts w:ascii="Calibri" w:cs="Calibri" w:eastAsia="Calibri" w:hAnsi="Calibri"/>
          <w:sz w:val="20"/>
          <w:szCs w:val="20"/>
          <w:vertAlign w:val="baseline"/>
          <w:rtl w:val="0"/>
        </w:rPr>
        <w:t xml:space="preserve"> on the same day at about 10.40 a.m. I served a copy of the same Chamber Summon on a clerk working for the said Advocates.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pageBreakBefore w:val="0"/>
        <w:numPr>
          <w:ilvl w:val="0"/>
          <w:numId w:val="1"/>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He accepted service and acknowledged receipt by stamping and signing at the back of a copy for me, which said acknowledged copy I attach hereto.</w:t>
      </w:r>
    </w:p>
    <w:p w:rsidR="00000000" w:rsidDel="00000000" w:rsidP="00000000" w:rsidRDefault="00000000" w:rsidRPr="00000000" w14:paraId="0000003B">
      <w:pPr>
        <w:pageBreakBefore w:val="0"/>
        <w:jc w:val="both"/>
        <w:rPr>
          <w:rFonts w:ascii="Calibri" w:cs="Calibri" w:eastAsia="Calibri" w:hAnsi="Calibri"/>
          <w:b w:val="0"/>
          <w:sz w:val="20"/>
          <w:szCs w:val="20"/>
          <w:u w:val="single"/>
          <w:vertAlign w:val="baseline"/>
        </w:rPr>
      </w:pPr>
      <w:r w:rsidDel="00000000" w:rsidR="00000000" w:rsidRPr="00000000">
        <w:rPr>
          <w:rtl w:val="0"/>
        </w:rPr>
      </w:r>
    </w:p>
    <w:p w:rsidR="00000000" w:rsidDel="00000000" w:rsidP="00000000" w:rsidRDefault="00000000" w:rsidRPr="00000000" w14:paraId="0000003C">
      <w:pPr>
        <w:pageBreakBefore w:val="0"/>
        <w:numPr>
          <w:ilvl w:val="0"/>
          <w:numId w:val="1"/>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THAT</w:t>
      </w:r>
      <w:r w:rsidDel="00000000" w:rsidR="00000000" w:rsidRPr="00000000">
        <w:rPr>
          <w:rFonts w:ascii="Calibri" w:cs="Calibri" w:eastAsia="Calibri" w:hAnsi="Calibri"/>
          <w:sz w:val="20"/>
          <w:szCs w:val="20"/>
          <w:vertAlign w:val="baseline"/>
          <w:rtl w:val="0"/>
        </w:rPr>
        <w:t xml:space="preserve"> what is deponed to hereinabove is true to the best of my knowledge,  save as to matters deponed to on information sources whereof I have disclosed and matters deponed to on belief grounds whereupon have been given. </w:t>
      </w:r>
    </w:p>
    <w:p w:rsidR="00000000" w:rsidDel="00000000" w:rsidP="00000000" w:rsidRDefault="00000000" w:rsidRPr="00000000" w14:paraId="0000003D">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E">
      <w:pPr>
        <w:pageBreakBefore w:val="0"/>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SWORN</w:t>
      </w:r>
      <w:r w:rsidDel="00000000" w:rsidR="00000000" w:rsidRPr="00000000">
        <w:rPr>
          <w:rFonts w:ascii="Calibri" w:cs="Calibri" w:eastAsia="Calibri" w:hAnsi="Calibri"/>
          <w:sz w:val="20"/>
          <w:szCs w:val="20"/>
          <w:vertAlign w:val="baseline"/>
          <w:rtl w:val="0"/>
        </w:rPr>
        <w:t xml:space="preserve"> at Nairobi this               day</w:t>
        <w:tab/>
        <w:tab/>
        <w:t xml:space="preserve">)</w:t>
      </w:r>
    </w:p>
    <w:p w:rsidR="00000000" w:rsidDel="00000000" w:rsidP="00000000" w:rsidRDefault="00000000" w:rsidRPr="00000000" w14:paraId="0000003F">
      <w:pPr>
        <w:pageBreakBefore w:val="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ab/>
        <w:t xml:space="preserve">of                          2001</w:t>
        <w:tab/>
        <w:tab/>
        <w:tab/>
        <w:t xml:space="preserve">)</w:t>
        <w:tab/>
        <w:tab/>
        <w:tab/>
        <w:tab/>
        <w:tab/>
        <w:tab/>
        <w:tab/>
        <w:t xml:space="preserve">)</w:t>
      </w:r>
    </w:p>
    <w:p w:rsidR="00000000" w:rsidDel="00000000" w:rsidP="00000000" w:rsidRDefault="00000000" w:rsidRPr="00000000" w14:paraId="00000040">
      <w:pPr>
        <w:pageBreakBefore w:val="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w:t>
      </w:r>
      <w:r w:rsidDel="00000000" w:rsidR="00000000" w:rsidRPr="00000000">
        <w:rPr>
          <w:rFonts w:ascii="Calibri" w:cs="Calibri" w:eastAsia="Calibri" w:hAnsi="Calibri"/>
          <w:b w:val="1"/>
          <w:sz w:val="20"/>
          <w:szCs w:val="20"/>
          <w:vertAlign w:val="baseline"/>
          <w:rtl w:val="0"/>
        </w:rPr>
        <w:t xml:space="preserve">BEFORE ME</w:t>
      </w:r>
      <w:r w:rsidDel="00000000" w:rsidR="00000000" w:rsidRPr="00000000">
        <w:rPr>
          <w:rFonts w:ascii="Calibri" w:cs="Calibri" w:eastAsia="Calibri" w:hAnsi="Calibri"/>
          <w:sz w:val="20"/>
          <w:szCs w:val="20"/>
          <w:vertAlign w:val="baseline"/>
          <w:rtl w:val="0"/>
        </w:rPr>
        <w:t xml:space="preserve">    </w:t>
        <w:tab/>
        <w:tab/>
        <w:tab/>
        <w:t xml:space="preserve">)</w:t>
      </w:r>
    </w:p>
    <w:p w:rsidR="00000000" w:rsidDel="00000000" w:rsidP="00000000" w:rsidRDefault="00000000" w:rsidRPr="00000000" w14:paraId="00000041">
      <w:pPr>
        <w:pageBreakBefore w:val="0"/>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COMMISSIONER FOR OATHS</w:t>
      </w:r>
      <w:r w:rsidDel="00000000" w:rsidR="00000000" w:rsidRPr="00000000">
        <w:rPr>
          <w:rFonts w:ascii="Calibri" w:cs="Calibri" w:eastAsia="Calibri" w:hAnsi="Calibri"/>
          <w:b w:val="1"/>
          <w:sz w:val="20"/>
          <w:szCs w:val="20"/>
          <w:vertAlign w:val="baseline"/>
          <w:rtl w:val="0"/>
        </w:rPr>
        <w:tab/>
        <w:tab/>
      </w:r>
      <w:r w:rsidDel="00000000" w:rsidR="00000000" w:rsidRPr="00000000">
        <w:rPr>
          <w:rFonts w:ascii="Calibri" w:cs="Calibri" w:eastAsia="Calibri" w:hAnsi="Calibri"/>
          <w:sz w:val="20"/>
          <w:szCs w:val="20"/>
          <w:vertAlign w:val="baseline"/>
          <w:rtl w:val="0"/>
        </w:rPr>
        <w:t xml:space="preserve">)</w:t>
      </w:r>
    </w:p>
    <w:p w:rsidR="00000000" w:rsidDel="00000000" w:rsidP="00000000" w:rsidRDefault="00000000" w:rsidRPr="00000000" w14:paraId="00000042">
      <w:pPr>
        <w:pageBreakBefore w:val="0"/>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DRAWN AND FILED </w:t>
      </w:r>
      <w:sdt>
        <w:sdtPr>
          <w:tag w:val="goog_rdk_9"/>
        </w:sdtPr>
        <w:sdtContent>
          <w:ins w:author="Wanjiru g740" w:id="3" w:date="2021-10-26T08:47:08Z">
            <w:r w:rsidDel="00000000" w:rsidR="00000000" w:rsidRPr="00000000">
              <w:rPr>
                <w:rFonts w:ascii="Calibri" w:cs="Calibri" w:eastAsia="Calibri" w:hAnsi="Calibri"/>
                <w:b w:val="1"/>
                <w:sz w:val="20"/>
                <w:szCs w:val="20"/>
                <w:vertAlign w:val="baseline"/>
                <w:rtl w:val="0"/>
              </w:rPr>
              <w:t xml:space="preserve"> </w:t>
            </w:r>
          </w:ins>
        </w:sdtContent>
      </w:sdt>
      <w:r w:rsidDel="00000000" w:rsidR="00000000" w:rsidRPr="00000000">
        <w:rPr>
          <w:rFonts w:ascii="Calibri" w:cs="Calibri" w:eastAsia="Calibri" w:hAnsi="Calibri"/>
          <w:b w:val="1"/>
          <w:sz w:val="20"/>
          <w:szCs w:val="20"/>
          <w:vertAlign w:val="baseline"/>
          <w:rtl w:val="0"/>
        </w:rPr>
        <w:t xml:space="preserve">BY:-</w:t>
      </w: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Xxxxx and CompanyAdvocates</w:t>
      </w:r>
    </w:p>
    <w:p w:rsidR="00000000" w:rsidDel="00000000" w:rsidP="00000000" w:rsidRDefault="00000000" w:rsidRPr="00000000" w14:paraId="00000044">
      <w:pPr>
        <w:pageBreakBefore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70" w:right="0" w:hanging="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37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WILL</w:t>
      </w:r>
      <w:r w:rsidDel="00000000" w:rsidR="00000000" w:rsidRPr="00000000">
        <w:rPr>
          <w:rtl w:val="0"/>
        </w:rPr>
      </w:r>
    </w:p>
    <w:p w:rsidR="00000000" w:rsidDel="00000000" w:rsidP="00000000" w:rsidRDefault="00000000" w:rsidRPr="00000000" w14:paraId="00000047">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THIS</w:t>
      </w:r>
      <w:r w:rsidDel="00000000" w:rsidR="00000000" w:rsidRPr="00000000">
        <w:rPr>
          <w:rFonts w:ascii="Calibri" w:cs="Calibri" w:eastAsia="Calibri" w:hAnsi="Calibri"/>
          <w:sz w:val="20"/>
          <w:szCs w:val="20"/>
          <w:vertAlign w:val="baseline"/>
          <w:rtl w:val="0"/>
        </w:rPr>
        <w:t xml:space="preserve"> is the last will and testament of me </w:t>
      </w:r>
      <w:r w:rsidDel="00000000" w:rsidR="00000000" w:rsidRPr="00000000">
        <w:rPr>
          <w:rFonts w:ascii="Calibri" w:cs="Calibri" w:eastAsia="Calibri" w:hAnsi="Calibri"/>
          <w:b w:val="1"/>
          <w:sz w:val="20"/>
          <w:szCs w:val="20"/>
          <w:vertAlign w:val="baseline"/>
          <w:rtl w:val="0"/>
        </w:rPr>
        <w:t xml:space="preserve">MMMMMMM</w:t>
      </w:r>
      <w:r w:rsidDel="00000000" w:rsidR="00000000" w:rsidRPr="00000000">
        <w:rPr>
          <w:rFonts w:ascii="Calibri" w:cs="Calibri" w:eastAsia="Calibri" w:hAnsi="Calibri"/>
          <w:sz w:val="20"/>
          <w:szCs w:val="20"/>
          <w:vertAlign w:val="baseline"/>
          <w:rtl w:val="0"/>
        </w:rPr>
        <w:t xml:space="preserve"> of Post Office Box Number … … … … Nairobi and I hereby revoke all former wills codicils and other testamentary dispositions made by me.</w:t>
      </w:r>
    </w:p>
    <w:p w:rsidR="00000000" w:rsidDel="00000000" w:rsidP="00000000" w:rsidRDefault="00000000" w:rsidRPr="00000000" w14:paraId="00000048">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49">
      <w:pPr>
        <w:pageBreakBefore w:val="0"/>
        <w:numPr>
          <w:ilvl w:val="0"/>
          <w:numId w:val="4"/>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 appoint </w:t>
      </w:r>
      <w:r w:rsidDel="00000000" w:rsidR="00000000" w:rsidRPr="00000000">
        <w:rPr>
          <w:rFonts w:ascii="Calibri" w:cs="Calibri" w:eastAsia="Calibri" w:hAnsi="Calibri"/>
          <w:b w:val="1"/>
          <w:sz w:val="20"/>
          <w:szCs w:val="20"/>
          <w:vertAlign w:val="baseline"/>
          <w:rtl w:val="0"/>
        </w:rPr>
        <w:t xml:space="preserve">NNNN</w:t>
      </w:r>
      <w:r w:rsidDel="00000000" w:rsidR="00000000" w:rsidRPr="00000000">
        <w:rPr>
          <w:rFonts w:ascii="Calibri" w:cs="Calibri" w:eastAsia="Calibri" w:hAnsi="Calibri"/>
          <w:sz w:val="20"/>
          <w:szCs w:val="20"/>
          <w:vertAlign w:val="baseline"/>
          <w:rtl w:val="0"/>
        </w:rPr>
        <w:t xml:space="preserve"> of Post Office Box Number … … … … and </w:t>
      </w:r>
      <w:r w:rsidDel="00000000" w:rsidR="00000000" w:rsidRPr="00000000">
        <w:rPr>
          <w:rFonts w:ascii="Calibri" w:cs="Calibri" w:eastAsia="Calibri" w:hAnsi="Calibri"/>
          <w:b w:val="1"/>
          <w:sz w:val="20"/>
          <w:szCs w:val="20"/>
          <w:vertAlign w:val="baseline"/>
          <w:rtl w:val="0"/>
        </w:rPr>
        <w:t xml:space="preserve">RRRRR  </w:t>
      </w:r>
      <w:r w:rsidDel="00000000" w:rsidR="00000000" w:rsidRPr="00000000">
        <w:rPr>
          <w:rFonts w:ascii="Calibri" w:cs="Calibri" w:eastAsia="Calibri" w:hAnsi="Calibri"/>
          <w:sz w:val="20"/>
          <w:szCs w:val="20"/>
          <w:vertAlign w:val="baseline"/>
          <w:rtl w:val="0"/>
        </w:rPr>
        <w:t xml:space="preserve">of Post Office Box Number … … … … Nairobi (hereinafter called “my trustees” which expression shall include the trustee or trustees for the time being hereof) to be the executors and trustees of this my will.</w:t>
      </w:r>
    </w:p>
    <w:p w:rsidR="00000000" w:rsidDel="00000000" w:rsidP="00000000" w:rsidRDefault="00000000" w:rsidRPr="00000000" w14:paraId="0000004A">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4B">
      <w:pPr>
        <w:pageBreakBefore w:val="0"/>
        <w:numPr>
          <w:ilvl w:val="0"/>
          <w:numId w:val="4"/>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 give to my trustees all my real and personal property whatsoever and wheresoever (including any property over which I may have a general power of appointment or disposition by will).</w:t>
      </w:r>
    </w:p>
    <w:p w:rsidR="00000000" w:rsidDel="00000000" w:rsidP="00000000" w:rsidRDefault="00000000" w:rsidRPr="00000000" w14:paraId="0000004C">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4D">
      <w:pPr>
        <w:pageBreakBefore w:val="0"/>
        <w:numPr>
          <w:ilvl w:val="0"/>
          <w:numId w:val="4"/>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My trustees shall hold the said property upon trust to retain or sell the same with power to postpone the sale thereof for so long as they shall in their absolute discretion think fit without being liable for loss.</w:t>
      </w:r>
    </w:p>
    <w:p w:rsidR="00000000" w:rsidDel="00000000" w:rsidP="00000000" w:rsidRDefault="00000000" w:rsidRPr="00000000" w14:paraId="0000004E">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4F">
      <w:pPr>
        <w:pageBreakBefore w:val="0"/>
        <w:numPr>
          <w:ilvl w:val="0"/>
          <w:numId w:val="4"/>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My trustees shall hold the proceeds of such sale and all unsold and retained property and my ready money upon the following trusts:</w:t>
      </w:r>
    </w:p>
    <w:p w:rsidR="00000000" w:rsidDel="00000000" w:rsidP="00000000" w:rsidRDefault="00000000" w:rsidRPr="00000000" w14:paraId="00000050">
      <w:pPr>
        <w:pageBreakBefore w:val="0"/>
        <w:numPr>
          <w:ilvl w:val="0"/>
          <w:numId w:val="6"/>
        </w:numPr>
        <w:ind w:left="144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To pay my debts and funeral and testamentary expenses;</w:t>
      </w:r>
    </w:p>
    <w:p w:rsidR="00000000" w:rsidDel="00000000" w:rsidP="00000000" w:rsidRDefault="00000000" w:rsidRPr="00000000" w14:paraId="00000051">
      <w:pPr>
        <w:pageBreakBefore w:val="0"/>
        <w:numPr>
          <w:ilvl w:val="0"/>
          <w:numId w:val="6"/>
        </w:numPr>
        <w:ind w:left="144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Subject thereto for my wife </w:t>
      </w:r>
      <w:r w:rsidDel="00000000" w:rsidR="00000000" w:rsidRPr="00000000">
        <w:rPr>
          <w:rFonts w:ascii="Calibri" w:cs="Calibri" w:eastAsia="Calibri" w:hAnsi="Calibri"/>
          <w:b w:val="1"/>
          <w:sz w:val="20"/>
          <w:szCs w:val="20"/>
          <w:vertAlign w:val="baseline"/>
          <w:rtl w:val="0"/>
        </w:rPr>
        <w:t xml:space="preserve">DDD </w:t>
      </w:r>
      <w:r w:rsidDel="00000000" w:rsidR="00000000" w:rsidRPr="00000000">
        <w:rPr>
          <w:rFonts w:ascii="Calibri" w:cs="Calibri" w:eastAsia="Calibri" w:hAnsi="Calibri"/>
          <w:sz w:val="20"/>
          <w:szCs w:val="20"/>
          <w:vertAlign w:val="baseline"/>
          <w:rtl w:val="0"/>
        </w:rPr>
        <w:t xml:space="preserve">absolutely; but</w:t>
      </w:r>
    </w:p>
    <w:p w:rsidR="00000000" w:rsidDel="00000000" w:rsidP="00000000" w:rsidRDefault="00000000" w:rsidRPr="00000000" w14:paraId="00000052">
      <w:pPr>
        <w:pageBreakBefore w:val="0"/>
        <w:numPr>
          <w:ilvl w:val="0"/>
          <w:numId w:val="6"/>
        </w:numPr>
        <w:ind w:left="144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If my wife shall die in my lifetime then the same shall be held for my son </w:t>
      </w:r>
      <w:r w:rsidDel="00000000" w:rsidR="00000000" w:rsidRPr="00000000">
        <w:rPr>
          <w:rFonts w:ascii="Calibri" w:cs="Calibri" w:eastAsia="Calibri" w:hAnsi="Calibri"/>
          <w:b w:val="1"/>
          <w:sz w:val="20"/>
          <w:szCs w:val="20"/>
          <w:vertAlign w:val="baseline"/>
          <w:rtl w:val="0"/>
        </w:rPr>
        <w:t xml:space="preserve">AAAAAAA</w:t>
      </w:r>
      <w:r w:rsidDel="00000000" w:rsidR="00000000" w:rsidRPr="00000000">
        <w:rPr>
          <w:rFonts w:ascii="Calibri" w:cs="Calibri" w:eastAsia="Calibri" w:hAnsi="Calibri"/>
          <w:sz w:val="20"/>
          <w:szCs w:val="20"/>
          <w:vertAlign w:val="baseline"/>
          <w:rtl w:val="0"/>
        </w:rPr>
        <w:t xml:space="preserve"> absolutely.</w:t>
      </w:r>
    </w:p>
    <w:p w:rsidR="00000000" w:rsidDel="00000000" w:rsidP="00000000" w:rsidRDefault="00000000" w:rsidRPr="00000000" w14:paraId="00000053">
      <w:pPr>
        <w:pageBreakBefore w:val="0"/>
        <w:numPr>
          <w:ilvl w:val="0"/>
          <w:numId w:val="4"/>
        </w:numPr>
        <w:ind w:left="720" w:hanging="72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If my said son shall die during my lifetime or after my death leaving a child or children alive at or born after my death then such child or children shall take by substitution and if more than one in equal shares the share or shares of my estate which my said son would have taken under clause 4(c) above. </w:t>
      </w:r>
    </w:p>
    <w:p w:rsidR="00000000" w:rsidDel="00000000" w:rsidP="00000000" w:rsidRDefault="00000000" w:rsidRPr="00000000" w14:paraId="00000054">
      <w:pPr>
        <w:pageBreakBefore w:val="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55">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u w:val="single"/>
          <w:vertAlign w:val="baseline"/>
          <w:rtl w:val="0"/>
        </w:rPr>
        <w:t xml:space="preserve">IN WITNESS</w:t>
      </w:r>
      <w:r w:rsidDel="00000000" w:rsidR="00000000" w:rsidRPr="00000000">
        <w:rPr>
          <w:rFonts w:ascii="Calibri" w:cs="Calibri" w:eastAsia="Calibri" w:hAnsi="Calibri"/>
          <w:sz w:val="20"/>
          <w:szCs w:val="20"/>
          <w:vertAlign w:val="baseline"/>
          <w:rtl w:val="0"/>
        </w:rPr>
        <w:t xml:space="preserve"> whereof I have hereunto set my hand this . day of  ….. 1999.</w:t>
      </w:r>
    </w:p>
    <w:p w:rsidR="00000000" w:rsidDel="00000000" w:rsidP="00000000" w:rsidRDefault="00000000" w:rsidRPr="00000000" w14:paraId="00000056">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Signed by the above-named</w:t>
        <w:tab/>
        <w:tab/>
        <w:tab/>
        <w:tab/>
        <w:t xml:space="preserve">)</w:t>
      </w:r>
    </w:p>
    <w:p w:rsidR="00000000" w:rsidDel="00000000" w:rsidP="00000000" w:rsidRDefault="00000000" w:rsidRPr="00000000" w14:paraId="00000057">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b w:val="1"/>
          <w:sz w:val="20"/>
          <w:szCs w:val="20"/>
          <w:vertAlign w:val="baseline"/>
          <w:rtl w:val="0"/>
        </w:rPr>
        <w:t xml:space="preserve">MMMMMMMMMM</w:t>
      </w:r>
      <w:r w:rsidDel="00000000" w:rsidR="00000000" w:rsidRPr="00000000">
        <w:rPr>
          <w:rFonts w:ascii="Calibri" w:cs="Calibri" w:eastAsia="Calibri" w:hAnsi="Calibri"/>
          <w:sz w:val="20"/>
          <w:szCs w:val="20"/>
          <w:vertAlign w:val="baseline"/>
          <w:rtl w:val="0"/>
        </w:rPr>
        <w:tab/>
        <w:tab/>
        <w:tab/>
        <w:tab/>
        <w:tab/>
        <w:t xml:space="preserve">)</w:t>
      </w:r>
    </w:p>
    <w:p w:rsidR="00000000" w:rsidDel="00000000" w:rsidP="00000000" w:rsidRDefault="00000000" w:rsidRPr="00000000" w14:paraId="00000058">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as his last will in the presence</w:t>
        <w:tab/>
        <w:t xml:space="preserve"> of us present </w:t>
        <w:tab/>
        <w:t xml:space="preserve">)</w:t>
      </w:r>
    </w:p>
    <w:p w:rsidR="00000000" w:rsidDel="00000000" w:rsidP="00000000" w:rsidRDefault="00000000" w:rsidRPr="00000000" w14:paraId="00000059">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at the same time who at his request in his </w:t>
        <w:tab/>
        <w:tab/>
        <w:t xml:space="preserve">)</w:t>
      </w:r>
    </w:p>
    <w:p w:rsidR="00000000" w:rsidDel="00000000" w:rsidP="00000000" w:rsidRDefault="00000000" w:rsidRPr="00000000" w14:paraId="0000005A">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presence and in the presence of each other </w:t>
        <w:tab/>
        <w:tab/>
        <w:t xml:space="preserve">)</w:t>
      </w:r>
    </w:p>
    <w:p w:rsidR="00000000" w:rsidDel="00000000" w:rsidP="00000000" w:rsidRDefault="00000000" w:rsidRPr="00000000" w14:paraId="0000005B">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have hereunto</w:t>
        <w:tab/>
        <w:t xml:space="preserve">subscribed our names as </w:t>
        <w:tab/>
        <w:t xml:space="preserve">)</w:t>
      </w:r>
    </w:p>
    <w:p w:rsidR="00000000" w:rsidDel="00000000" w:rsidP="00000000" w:rsidRDefault="00000000" w:rsidRPr="00000000" w14:paraId="0000005C">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witnesses</w:t>
        <w:tab/>
        <w:tab/>
        <w:tab/>
        <w:tab/>
        <w:tab/>
        <w:tab/>
        <w:tab/>
        <w:t xml:space="preserve">) </w:t>
      </w:r>
    </w:p>
    <w:p w:rsidR="00000000" w:rsidDel="00000000" w:rsidP="00000000" w:rsidRDefault="00000000" w:rsidRPr="00000000" w14:paraId="0000005D">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ab/>
        <w:tab/>
        <w:tab/>
        <w:tab/>
        <w:tab/>
        <w:tab/>
        <w:tab/>
        <w:t xml:space="preserve">)</w:t>
      </w:r>
    </w:p>
    <w:p w:rsidR="00000000" w:rsidDel="00000000" w:rsidP="00000000" w:rsidRDefault="00000000" w:rsidRPr="00000000" w14:paraId="0000005E">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Testator:</w:t>
        <w:tab/>
        <w:tab/>
        <w:tab/>
        <w:tab/>
        <w:tab/>
        <w:tab/>
        <w:t xml:space="preserve">)</w:t>
      </w:r>
    </w:p>
    <w:p w:rsidR="00000000" w:rsidDel="00000000" w:rsidP="00000000" w:rsidRDefault="00000000" w:rsidRPr="00000000" w14:paraId="0000005F">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ab/>
        <w:tab/>
        <w:tab/>
        <w:tab/>
        <w:tab/>
        <w:tab/>
        <w:tab/>
        <w:t xml:space="preserve">)</w:t>
        <w:tab/>
      </w:r>
    </w:p>
    <w:p w:rsidR="00000000" w:rsidDel="00000000" w:rsidP="00000000" w:rsidRDefault="00000000" w:rsidRPr="00000000" w14:paraId="00000060">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Witness:</w:t>
        <w:tab/>
        <w:tab/>
        <w:tab/>
        <w:tab/>
        <w:tab/>
        <w:tab/>
        <w:t xml:space="preserve">)</w:t>
      </w:r>
    </w:p>
    <w:p w:rsidR="00000000" w:rsidDel="00000000" w:rsidP="00000000" w:rsidRDefault="00000000" w:rsidRPr="00000000" w14:paraId="00000061">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 Name: ……………………………………</w:t>
        <w:tab/>
        <w:t xml:space="preserve">)</w:t>
      </w:r>
    </w:p>
    <w:p w:rsidR="00000000" w:rsidDel="00000000" w:rsidP="00000000" w:rsidRDefault="00000000" w:rsidRPr="00000000" w14:paraId="00000062">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Address: …………………………………</w:t>
        <w:tab/>
        <w:t xml:space="preserve">)</w:t>
      </w:r>
    </w:p>
    <w:p w:rsidR="00000000" w:rsidDel="00000000" w:rsidP="00000000" w:rsidRDefault="00000000" w:rsidRPr="00000000" w14:paraId="00000063">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Occupation: ……………………………..</w:t>
        <w:tab/>
        <w:t xml:space="preserve">)</w:t>
      </w:r>
    </w:p>
    <w:p w:rsidR="00000000" w:rsidDel="00000000" w:rsidP="00000000" w:rsidRDefault="00000000" w:rsidRPr="00000000" w14:paraId="00000064">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ab/>
        <w:tab/>
        <w:tab/>
        <w:tab/>
        <w:tab/>
        <w:tab/>
        <w:tab/>
        <w:t xml:space="preserve">)</w:t>
      </w:r>
    </w:p>
    <w:p w:rsidR="00000000" w:rsidDel="00000000" w:rsidP="00000000" w:rsidRDefault="00000000" w:rsidRPr="00000000" w14:paraId="00000065">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Witness:</w:t>
        <w:tab/>
        <w:tab/>
        <w:tab/>
        <w:tab/>
        <w:tab/>
        <w:tab/>
        <w:t xml:space="preserve">)</w:t>
        <w:tab/>
      </w:r>
    </w:p>
    <w:p w:rsidR="00000000" w:rsidDel="00000000" w:rsidP="00000000" w:rsidRDefault="00000000" w:rsidRPr="00000000" w14:paraId="00000066">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 Name …………………………………….</w:t>
        <w:tab/>
        <w:t xml:space="preserve">)</w:t>
      </w:r>
    </w:p>
    <w:p w:rsidR="00000000" w:rsidDel="00000000" w:rsidP="00000000" w:rsidRDefault="00000000" w:rsidRPr="00000000" w14:paraId="00000067">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Address: …………………………………</w:t>
        <w:tab/>
        <w:t xml:space="preserve">)</w:t>
      </w:r>
    </w:p>
    <w:p w:rsidR="00000000" w:rsidDel="00000000" w:rsidP="00000000" w:rsidRDefault="00000000" w:rsidRPr="00000000" w14:paraId="00000068">
      <w:pPr>
        <w:pageBreakBefore w:val="0"/>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   Occupation: ……………………………..</w:t>
        <w:tab/>
        <w:t xml:space="preserve">)</w:t>
      </w:r>
    </w:p>
    <w:p w:rsidR="00000000" w:rsidDel="00000000" w:rsidP="00000000" w:rsidRDefault="00000000" w:rsidRPr="00000000" w14:paraId="00000069">
      <w:pPr>
        <w:pageBreakBefore w:val="0"/>
        <w:jc w:val="both"/>
        <w:rPr>
          <w:rFonts w:ascii="Calibri" w:cs="Calibri" w:eastAsia="Calibri" w:hAnsi="Calibri"/>
          <w:b w:val="0"/>
          <w:sz w:val="20"/>
          <w:szCs w:val="20"/>
          <w:vertAlign w:val="baseline"/>
        </w:rPr>
      </w:pPr>
      <w:r w:rsidDel="00000000" w:rsidR="00000000" w:rsidRPr="00000000">
        <w:rPr>
          <w:rtl w:val="0"/>
        </w:rPr>
      </w:r>
    </w:p>
    <w:p w:rsidR="00000000" w:rsidDel="00000000" w:rsidP="00000000" w:rsidRDefault="00000000" w:rsidRPr="00000000" w14:paraId="0000006A">
      <w:pPr>
        <w:pStyle w:val="Title"/>
        <w:pageBreakBefore w:val="0"/>
        <w:spacing w:line="360" w:lineRule="auto"/>
        <w:rPr>
          <w:b w:val="0"/>
          <w:sz w:val="26"/>
          <w:szCs w:val="26"/>
          <w:vertAlign w:val="baseline"/>
        </w:rPr>
      </w:pPr>
      <w:r w:rsidDel="00000000" w:rsidR="00000000" w:rsidRPr="00000000">
        <w:rPr>
          <w:b w:val="0"/>
          <w:sz w:val="26"/>
          <w:szCs w:val="26"/>
          <w:vertAlign w:val="baseline"/>
          <w:rtl w:val="0"/>
        </w:rPr>
        <w:t xml:space="preserve">REPUBLIC OF KENYA</w:t>
      </w:r>
    </w:p>
    <w:p w:rsidR="00000000" w:rsidDel="00000000" w:rsidP="00000000" w:rsidRDefault="00000000" w:rsidRPr="00000000" w14:paraId="0000006B">
      <w:pPr>
        <w:pStyle w:val="Title"/>
        <w:pageBreakBefore w:val="0"/>
        <w:spacing w:line="360" w:lineRule="auto"/>
        <w:rPr>
          <w:b w:val="0"/>
          <w:sz w:val="26"/>
          <w:szCs w:val="26"/>
          <w:vertAlign w:val="baseline"/>
        </w:rPr>
      </w:pPr>
      <w:r w:rsidDel="00000000" w:rsidR="00000000" w:rsidRPr="00000000">
        <w:rPr>
          <w:b w:val="0"/>
          <w:sz w:val="26"/>
          <w:szCs w:val="26"/>
          <w:vertAlign w:val="baseline"/>
          <w:rtl w:val="0"/>
        </w:rPr>
        <w:t xml:space="preserve">IN THE HIGH COURT OF KENYA AT MILIMANI</w:t>
      </w:r>
    </w:p>
    <w:p w:rsidR="00000000" w:rsidDel="00000000" w:rsidP="00000000" w:rsidRDefault="00000000" w:rsidRPr="00000000" w14:paraId="0000006C">
      <w:pPr>
        <w:pStyle w:val="Title"/>
        <w:pageBreakBefore w:val="0"/>
        <w:spacing w:line="360" w:lineRule="auto"/>
        <w:rPr>
          <w:b w:val="0"/>
          <w:sz w:val="26"/>
          <w:szCs w:val="26"/>
          <w:vertAlign w:val="baseline"/>
        </w:rPr>
      </w:pPr>
      <w:r w:rsidDel="00000000" w:rsidR="00000000" w:rsidRPr="00000000">
        <w:rPr>
          <w:b w:val="0"/>
          <w:sz w:val="26"/>
          <w:szCs w:val="26"/>
          <w:vertAlign w:val="baseline"/>
          <w:rtl w:val="0"/>
        </w:rPr>
        <w:t xml:space="preserve">CIVIL CASE NO. xxxxx OF 2001</w:t>
      </w:r>
    </w:p>
    <w:p w:rsidR="00000000" w:rsidDel="00000000" w:rsidP="00000000" w:rsidRDefault="00000000" w:rsidRPr="00000000" w14:paraId="0000006D">
      <w:pPr>
        <w:pStyle w:val="Title"/>
        <w:pageBreakBefore w:val="0"/>
        <w:rPr>
          <w:b w:val="0"/>
          <w:sz w:val="26"/>
          <w:szCs w:val="26"/>
          <w:u w:val="none"/>
          <w:vertAlign w:val="baseline"/>
        </w:rPr>
      </w:pPr>
      <w:r w:rsidDel="00000000" w:rsidR="00000000" w:rsidRPr="00000000">
        <w:rPr>
          <w:rtl w:val="0"/>
        </w:rPr>
      </w:r>
    </w:p>
    <w:p w:rsidR="00000000" w:rsidDel="00000000" w:rsidP="00000000" w:rsidRDefault="00000000" w:rsidRPr="00000000" w14:paraId="0000006E">
      <w:pPr>
        <w:pStyle w:val="Title"/>
        <w:pageBreakBefore w:val="0"/>
        <w:rPr>
          <w:b w:val="0"/>
          <w:sz w:val="26"/>
          <w:szCs w:val="26"/>
          <w:u w:val="none"/>
          <w:vertAlign w:val="baseline"/>
        </w:rPr>
      </w:pPr>
      <w:r w:rsidDel="00000000" w:rsidR="00000000" w:rsidRPr="00000000">
        <w:rPr>
          <w:rtl w:val="0"/>
        </w:rPr>
      </w:r>
    </w:p>
    <w:p w:rsidR="00000000" w:rsidDel="00000000" w:rsidP="00000000" w:rsidRDefault="00000000" w:rsidRPr="00000000" w14:paraId="0000006F">
      <w:pPr>
        <w:pStyle w:val="Title"/>
        <w:pageBreakBefore w:val="0"/>
        <w:jc w:val="both"/>
        <w:rPr>
          <w:b w:val="0"/>
          <w:sz w:val="26"/>
          <w:szCs w:val="26"/>
          <w:u w:val="none"/>
          <w:vertAlign w:val="baseline"/>
        </w:rPr>
      </w:pPr>
      <w:r w:rsidDel="00000000" w:rsidR="00000000" w:rsidRPr="00000000">
        <w:rPr>
          <w:b w:val="0"/>
          <w:sz w:val="26"/>
          <w:szCs w:val="26"/>
          <w:u w:val="none"/>
          <w:vertAlign w:val="baseline"/>
          <w:rtl w:val="0"/>
        </w:rPr>
        <w:t xml:space="preserve">BBBBBB KOMO………………………………………………..………… PLAINTIFF</w:t>
      </w:r>
    </w:p>
    <w:p w:rsidR="00000000" w:rsidDel="00000000" w:rsidP="00000000" w:rsidRDefault="00000000" w:rsidRPr="00000000" w14:paraId="00000070">
      <w:pPr>
        <w:pStyle w:val="Title"/>
        <w:pageBreakBefore w:val="0"/>
        <w:jc w:val="both"/>
        <w:rPr>
          <w:b w:val="0"/>
          <w:sz w:val="26"/>
          <w:szCs w:val="26"/>
          <w:u w:val="none"/>
          <w:vertAlign w:val="baseline"/>
        </w:rPr>
      </w:pPr>
      <w:r w:rsidDel="00000000" w:rsidR="00000000" w:rsidRPr="00000000">
        <w:rPr>
          <w:rtl w:val="0"/>
        </w:rPr>
      </w:r>
    </w:p>
    <w:p w:rsidR="00000000" w:rsidDel="00000000" w:rsidP="00000000" w:rsidRDefault="00000000" w:rsidRPr="00000000" w14:paraId="00000071">
      <w:pPr>
        <w:pStyle w:val="Title"/>
        <w:pageBreakBefore w:val="0"/>
        <w:rPr>
          <w:b w:val="0"/>
          <w:sz w:val="26"/>
          <w:szCs w:val="26"/>
          <w:u w:val="none"/>
          <w:vertAlign w:val="baseline"/>
        </w:rPr>
      </w:pPr>
      <w:r w:rsidDel="00000000" w:rsidR="00000000" w:rsidRPr="00000000">
        <w:rPr>
          <w:b w:val="0"/>
          <w:sz w:val="26"/>
          <w:szCs w:val="26"/>
          <w:u w:val="none"/>
          <w:vertAlign w:val="baseline"/>
          <w:rtl w:val="0"/>
        </w:rPr>
        <w:t xml:space="preserve">-VERSUS-</w:t>
      </w:r>
    </w:p>
    <w:p w:rsidR="00000000" w:rsidDel="00000000" w:rsidP="00000000" w:rsidRDefault="00000000" w:rsidRPr="00000000" w14:paraId="00000072">
      <w:pPr>
        <w:pStyle w:val="Title"/>
        <w:pageBreakBefore w:val="0"/>
        <w:rPr>
          <w:b w:val="0"/>
          <w:sz w:val="26"/>
          <w:szCs w:val="26"/>
          <w:u w:val="none"/>
          <w:vertAlign w:val="baseline"/>
        </w:rPr>
      </w:pPr>
      <w:r w:rsidDel="00000000" w:rsidR="00000000" w:rsidRPr="00000000">
        <w:rPr>
          <w:rtl w:val="0"/>
        </w:rPr>
      </w:r>
    </w:p>
    <w:p w:rsidR="00000000" w:rsidDel="00000000" w:rsidP="00000000" w:rsidRDefault="00000000" w:rsidRPr="00000000" w14:paraId="00000073">
      <w:pPr>
        <w:pStyle w:val="Title"/>
        <w:pageBreakBefore w:val="0"/>
        <w:jc w:val="both"/>
        <w:rPr>
          <w:b w:val="0"/>
          <w:sz w:val="26"/>
          <w:szCs w:val="26"/>
          <w:u w:val="none"/>
          <w:vertAlign w:val="baseline"/>
        </w:rPr>
      </w:pPr>
      <w:r w:rsidDel="00000000" w:rsidR="00000000" w:rsidRPr="00000000">
        <w:rPr>
          <w:b w:val="0"/>
          <w:sz w:val="26"/>
          <w:szCs w:val="26"/>
          <w:u w:val="none"/>
          <w:vertAlign w:val="baseline"/>
          <w:rtl w:val="0"/>
        </w:rPr>
        <w:t xml:space="preserve">XXXXX OIL (K) LIMITED………………………………………….… DEFENDANT</w:t>
      </w:r>
    </w:p>
    <w:p w:rsidR="00000000" w:rsidDel="00000000" w:rsidP="00000000" w:rsidRDefault="00000000" w:rsidRPr="00000000" w14:paraId="00000074">
      <w:pPr>
        <w:pStyle w:val="Title"/>
        <w:pageBreakBefore w:val="0"/>
        <w:rPr>
          <w:b w:val="0"/>
          <w:sz w:val="26"/>
          <w:szCs w:val="26"/>
          <w:u w:val="none"/>
          <w:vertAlign w:val="baseline"/>
        </w:rPr>
      </w:pPr>
      <w:r w:rsidDel="00000000" w:rsidR="00000000" w:rsidRPr="00000000">
        <w:rPr>
          <w:rtl w:val="0"/>
        </w:rPr>
      </w:r>
    </w:p>
    <w:p w:rsidR="00000000" w:rsidDel="00000000" w:rsidP="00000000" w:rsidRDefault="00000000" w:rsidRPr="00000000" w14:paraId="00000075">
      <w:pPr>
        <w:pStyle w:val="Title"/>
        <w:pageBreakBefore w:val="0"/>
        <w:rPr>
          <w:b w:val="0"/>
          <w:sz w:val="26"/>
          <w:szCs w:val="26"/>
          <w:u w:val="none"/>
          <w:vertAlign w:val="baseline"/>
        </w:rPr>
      </w:pPr>
      <w:r w:rsidDel="00000000" w:rsidR="00000000" w:rsidRPr="00000000">
        <w:rPr>
          <w:rtl w:val="0"/>
        </w:rPr>
      </w:r>
    </w:p>
    <w:p w:rsidR="00000000" w:rsidDel="00000000" w:rsidP="00000000" w:rsidRDefault="00000000" w:rsidRPr="00000000" w14:paraId="00000076">
      <w:pPr>
        <w:pStyle w:val="Subtitle"/>
        <w:pageBreakBefore w:val="0"/>
        <w:jc w:val="center"/>
        <w:rPr>
          <w:sz w:val="26"/>
          <w:szCs w:val="26"/>
          <w:vertAlign w:val="baseline"/>
        </w:rPr>
      </w:pPr>
      <w:r w:rsidDel="00000000" w:rsidR="00000000" w:rsidRPr="00000000">
        <w:rPr>
          <w:b w:val="1"/>
          <w:sz w:val="26"/>
          <w:szCs w:val="26"/>
          <w:vertAlign w:val="baseline"/>
          <w:rtl w:val="0"/>
        </w:rPr>
        <w:t xml:space="preserve">DEFENCE AND COUNTERCLAIM</w:t>
      </w:r>
      <w:r w:rsidDel="00000000" w:rsidR="00000000" w:rsidRPr="00000000">
        <w:rPr>
          <w:rtl w:val="0"/>
        </w:rPr>
      </w:r>
    </w:p>
    <w:p w:rsidR="00000000" w:rsidDel="00000000" w:rsidP="00000000" w:rsidRDefault="00000000" w:rsidRPr="00000000" w14:paraId="00000077">
      <w:pPr>
        <w:pageBreakBefore w:val="0"/>
        <w:rPr>
          <w:b w:val="0"/>
          <w:u w:val="single"/>
          <w:vertAlign w:val="baseline"/>
        </w:rPr>
      </w:pPr>
      <w:r w:rsidDel="00000000" w:rsidR="00000000" w:rsidRPr="00000000">
        <w:rPr>
          <w:rtl w:val="0"/>
        </w:rPr>
      </w:r>
    </w:p>
    <w:p w:rsidR="00000000" w:rsidDel="00000000" w:rsidP="00000000" w:rsidRDefault="00000000" w:rsidRPr="00000000" w14:paraId="00000078">
      <w:pPr>
        <w:pageBreakBefore w:val="0"/>
        <w:rPr>
          <w:b w:val="0"/>
          <w:u w:val="single"/>
          <w:vertAlign w:val="baseline"/>
        </w:rPr>
      </w:pPr>
      <w:r w:rsidDel="00000000" w:rsidR="00000000" w:rsidRPr="00000000">
        <w:rPr>
          <w:rtl w:val="0"/>
        </w:rPr>
      </w:r>
    </w:p>
    <w:p w:rsidR="00000000" w:rsidDel="00000000" w:rsidP="00000000" w:rsidRDefault="00000000" w:rsidRPr="00000000" w14:paraId="00000079">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admits the descriptive parts of paragraphs 1, 2 and 3 of the Plaint save that its address for service for the purposes of this suit is care of Xxxxx and Company, Advocates, BBBBBB, Arboretum Drive, P. O. Box xxxxx Nairobi.</w:t>
      </w:r>
    </w:p>
    <w:p w:rsidR="00000000" w:rsidDel="00000000" w:rsidP="00000000" w:rsidRDefault="00000000" w:rsidRPr="00000000" w14:paraId="0000007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7B">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admits the contents of paragraph 4 of the Plaint.</w:t>
      </w:r>
    </w:p>
    <w:p w:rsidR="00000000" w:rsidDel="00000000" w:rsidP="00000000" w:rsidRDefault="00000000" w:rsidRPr="00000000" w14:paraId="0000007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7D">
      <w:pPr>
        <w:pageBreakBefore w:val="0"/>
        <w:numPr>
          <w:ilvl w:val="0"/>
          <w:numId w:val="8"/>
        </w:numPr>
        <w:spacing w:line="360" w:lineRule="auto"/>
        <w:ind w:left="720" w:hanging="720"/>
        <w:jc w:val="both"/>
        <w:rPr>
          <w:vertAlign w:val="baseline"/>
        </w:rPr>
      </w:pPr>
      <w:r w:rsidDel="00000000" w:rsidR="00000000" w:rsidRPr="00000000">
        <w:rPr>
          <w:b w:val="1"/>
          <w:u w:val="single"/>
          <w:vertAlign w:val="baseline"/>
          <w:rtl w:val="0"/>
        </w:rPr>
        <w:t xml:space="preserve">Without any prejudice whatsoever</w:t>
      </w:r>
      <w:r w:rsidDel="00000000" w:rsidR="00000000" w:rsidRPr="00000000">
        <w:rPr>
          <w:b w:val="1"/>
          <w:vertAlign w:val="baseline"/>
          <w:rtl w:val="0"/>
        </w:rPr>
        <w:t xml:space="preserve"> </w:t>
      </w:r>
      <w:r w:rsidDel="00000000" w:rsidR="00000000" w:rsidRPr="00000000">
        <w:rPr>
          <w:vertAlign w:val="baseline"/>
          <w:rtl w:val="0"/>
        </w:rPr>
        <w:t xml:space="preserve">to the contents of paragraph 2 above, the Defendant avers that the Plaintiff had two accounts with the Defendant. The first account number 4113001 had been on going since 1999 and the second one account number 4113046 has been running since August 2000. The Plaintiff having had problems regularising his first account, was given transport business by the Defendant to assist him in paying off his outstandings.</w:t>
      </w:r>
    </w:p>
    <w:p w:rsidR="00000000" w:rsidDel="00000000" w:rsidP="00000000" w:rsidRDefault="00000000" w:rsidRPr="00000000" w14:paraId="0000007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7F">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Further, in response to paragraph 4 of the Plaint, the Defendant avers that the sole purpose of the transport agreement dated 23</w:t>
      </w:r>
      <w:r w:rsidDel="00000000" w:rsidR="00000000" w:rsidRPr="00000000">
        <w:rPr>
          <w:vertAlign w:val="superscript"/>
          <w:rtl w:val="0"/>
        </w:rPr>
        <w:t xml:space="preserve">rd</w:t>
      </w:r>
      <w:r w:rsidDel="00000000" w:rsidR="00000000" w:rsidRPr="00000000">
        <w:rPr>
          <w:vertAlign w:val="baseline"/>
          <w:rtl w:val="0"/>
        </w:rPr>
        <w:t xml:space="preserve"> January, 2001 was to enable the Plaintiff find at least one source of income to offset his debt to the Defendant. The Defendant avers that it was clearly understood between the parties that the transport was not to be the sole source of income for the Plaintiff and the Defendant denies that any representations were made to the contrary.</w:t>
      </w:r>
    </w:p>
    <w:p w:rsidR="00000000" w:rsidDel="00000000" w:rsidP="00000000" w:rsidRDefault="00000000" w:rsidRPr="00000000" w14:paraId="0000008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1">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contents of paragraph 5 of the Plaint including the alleged representations are denied and the Plaintiff put to strict proof thereof.</w:t>
      </w:r>
    </w:p>
    <w:p w:rsidR="00000000" w:rsidDel="00000000" w:rsidP="00000000" w:rsidRDefault="00000000" w:rsidRPr="00000000" w14:paraId="00000082">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083">
      <w:pPr>
        <w:pageBreakBefore w:val="0"/>
        <w:numPr>
          <w:ilvl w:val="0"/>
          <w:numId w:val="8"/>
        </w:numPr>
        <w:spacing w:line="360" w:lineRule="auto"/>
        <w:ind w:left="720" w:hanging="720"/>
        <w:jc w:val="both"/>
        <w:rPr>
          <w:vertAlign w:val="baseline"/>
        </w:rPr>
      </w:pPr>
      <w:r w:rsidDel="00000000" w:rsidR="00000000" w:rsidRPr="00000000">
        <w:rPr>
          <w:b w:val="1"/>
          <w:u w:val="single"/>
          <w:vertAlign w:val="baseline"/>
          <w:rtl w:val="0"/>
        </w:rPr>
        <w:t xml:space="preserve">Without any prejudice whatsoever</w:t>
      </w:r>
      <w:r w:rsidDel="00000000" w:rsidR="00000000" w:rsidRPr="00000000">
        <w:rPr>
          <w:vertAlign w:val="baseline"/>
          <w:rtl w:val="0"/>
        </w:rPr>
        <w:t xml:space="preserve"> to paragraph 5 above, the Defendant avers that by the time the transport agreement was entered into, the Plaintiff had already purchased the 2 trucks, BBBBBB 393J and BBBBBB 886C. Further the two Guarantees referred to were obtained well before the Agreement was executed. The Defendant denies that any of the trucks have been painted with the Xxxxx Logo and puts the Plaintiff to strict proof.</w:t>
      </w:r>
    </w:p>
    <w:p w:rsidR="00000000" w:rsidDel="00000000" w:rsidP="00000000" w:rsidRDefault="00000000" w:rsidRPr="00000000" w14:paraId="0000008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5">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contents of paragraph 6 of the Plaint are admitted.</w:t>
      </w:r>
    </w:p>
    <w:p w:rsidR="00000000" w:rsidDel="00000000" w:rsidP="00000000" w:rsidRDefault="00000000" w:rsidRPr="00000000" w14:paraId="00000086">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7">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denies the contents of paragraph 7 and 8 of the Plaint and puts the Plaintiff to strict proof thereof.  </w:t>
      </w:r>
      <w:r w:rsidDel="00000000" w:rsidR="00000000" w:rsidRPr="00000000">
        <w:rPr>
          <w:b w:val="1"/>
          <w:u w:val="single"/>
          <w:vertAlign w:val="baseline"/>
          <w:rtl w:val="0"/>
        </w:rPr>
        <w:t xml:space="preserve">Without any prejudice</w:t>
      </w:r>
      <w:r w:rsidDel="00000000" w:rsidR="00000000" w:rsidRPr="00000000">
        <w:rPr>
          <w:vertAlign w:val="baseline"/>
          <w:rtl w:val="0"/>
        </w:rPr>
        <w:t xml:space="preserve"> to the foregoing, the Defendant avers that it has allocated transport business to the Plaintiff and it is in fact the Plaintiff who has breached the Agreement by failing to avail the trucks on numerous occasions.    </w:t>
      </w:r>
    </w:p>
    <w:p w:rsidR="00000000" w:rsidDel="00000000" w:rsidP="00000000" w:rsidRDefault="00000000" w:rsidRPr="00000000" w14:paraId="0000008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9">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particulars of loss and damage as set out in paragraph 9 of the Plaint are denied in toto and the Plaintiff put to strict proof thereof.</w:t>
      </w:r>
    </w:p>
    <w:p w:rsidR="00000000" w:rsidDel="00000000" w:rsidP="00000000" w:rsidRDefault="00000000" w:rsidRPr="00000000" w14:paraId="0000008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B">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contents of paragraph 10 of the Plaint are denied and the Plaintiff put to strict proof thereof. </w:t>
      </w:r>
      <w:r w:rsidDel="00000000" w:rsidR="00000000" w:rsidRPr="00000000">
        <w:rPr>
          <w:b w:val="1"/>
          <w:u w:val="single"/>
          <w:vertAlign w:val="baseline"/>
          <w:rtl w:val="0"/>
        </w:rPr>
        <w:t xml:space="preserve">Without any prejudice to the foregoing</w:t>
      </w:r>
      <w:r w:rsidDel="00000000" w:rsidR="00000000" w:rsidRPr="00000000">
        <w:rPr>
          <w:vertAlign w:val="baseline"/>
          <w:rtl w:val="0"/>
        </w:rPr>
        <w:t xml:space="preserve">, the Defendant avers that the demand for payment under the Guarantee has never been dependent on the transport agreement dated 23</w:t>
      </w:r>
      <w:r w:rsidDel="00000000" w:rsidR="00000000" w:rsidRPr="00000000">
        <w:rPr>
          <w:vertAlign w:val="superscript"/>
          <w:rtl w:val="0"/>
        </w:rPr>
        <w:t xml:space="preserve">rd</w:t>
      </w:r>
      <w:r w:rsidDel="00000000" w:rsidR="00000000" w:rsidRPr="00000000">
        <w:rPr>
          <w:vertAlign w:val="baseline"/>
          <w:rtl w:val="0"/>
        </w:rPr>
        <w:t xml:space="preserve"> January, 2001 and that the Defendant will not be in breach if it calls on that Guarantee. The Defendant denies that there was any implied term in the agreement not to demand payment on the Guarantee.</w:t>
      </w:r>
    </w:p>
    <w:p w:rsidR="00000000" w:rsidDel="00000000" w:rsidP="00000000" w:rsidRDefault="00000000" w:rsidRPr="00000000" w14:paraId="0000008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D">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is a stranger to paragraph 11 of the Plaint and is unable to plead.</w:t>
      </w:r>
    </w:p>
    <w:p w:rsidR="00000000" w:rsidDel="00000000" w:rsidP="00000000" w:rsidRDefault="00000000" w:rsidRPr="00000000" w14:paraId="0000008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8F">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In response to paragraph 12 of the Plaint, the Defendant avers that it would be well within its rights to call on the Guarantee. The Defendant contends that the Plaint discloses no cause of action known in Law and will at the appropriate time apply to strike it out.</w:t>
      </w:r>
    </w:p>
    <w:p w:rsidR="00000000" w:rsidDel="00000000" w:rsidP="00000000" w:rsidRDefault="00000000" w:rsidRPr="00000000" w14:paraId="0000009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1">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denies receiving any notice of intention to sue.                  </w:t>
      </w:r>
    </w:p>
    <w:p w:rsidR="00000000" w:rsidDel="00000000" w:rsidP="00000000" w:rsidRDefault="00000000" w:rsidRPr="00000000" w14:paraId="0000009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3">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jurisdiction of this Honourable Court is admitted.</w:t>
      </w:r>
    </w:p>
    <w:p w:rsidR="00000000" w:rsidDel="00000000" w:rsidP="00000000" w:rsidRDefault="00000000" w:rsidRPr="00000000" w14:paraId="00000094">
      <w:pPr>
        <w:pageBreakBefore w:val="0"/>
        <w:spacing w:line="360" w:lineRule="auto"/>
        <w:jc w:val="center"/>
        <w:rPr>
          <w:u w:val="single"/>
          <w:vertAlign w:val="baseline"/>
        </w:rPr>
      </w:pPr>
      <w:r w:rsidDel="00000000" w:rsidR="00000000" w:rsidRPr="00000000">
        <w:rPr>
          <w:rtl w:val="0"/>
        </w:rPr>
      </w:r>
    </w:p>
    <w:p w:rsidR="00000000" w:rsidDel="00000000" w:rsidP="00000000" w:rsidRDefault="00000000" w:rsidRPr="00000000" w14:paraId="00000095">
      <w:pPr>
        <w:pStyle w:val="Heading2"/>
        <w:pageBreakBefore w:val="0"/>
        <w:rPr>
          <w:b w:val="0"/>
          <w:vertAlign w:val="baseline"/>
        </w:rPr>
      </w:pPr>
      <w:r w:rsidDel="00000000" w:rsidR="00000000" w:rsidRPr="00000000">
        <w:rPr>
          <w:b w:val="0"/>
          <w:vertAlign w:val="baseline"/>
          <w:rtl w:val="0"/>
        </w:rPr>
        <w:t xml:space="preserve">COUNTERCLAIM</w:t>
      </w:r>
    </w:p>
    <w:p w:rsidR="00000000" w:rsidDel="00000000" w:rsidP="00000000" w:rsidRDefault="00000000" w:rsidRPr="00000000" w14:paraId="00000096">
      <w:pPr>
        <w:pageBreakBefore w:val="0"/>
        <w:rPr>
          <w:vertAlign w:val="baseline"/>
        </w:rPr>
      </w:pPr>
      <w:r w:rsidDel="00000000" w:rsidR="00000000" w:rsidRPr="00000000">
        <w:rPr>
          <w:rtl w:val="0"/>
        </w:rPr>
      </w:r>
    </w:p>
    <w:p w:rsidR="00000000" w:rsidDel="00000000" w:rsidP="00000000" w:rsidRDefault="00000000" w:rsidRPr="00000000" w14:paraId="00000097">
      <w:pPr>
        <w:pageBreakBefore w:val="0"/>
        <w:numPr>
          <w:ilvl w:val="0"/>
          <w:numId w:val="8"/>
        </w:numPr>
        <w:spacing w:line="360" w:lineRule="auto"/>
        <w:ind w:left="720" w:hanging="720"/>
        <w:jc w:val="both"/>
        <w:rPr>
          <w:vertAlign w:val="baseline"/>
        </w:rPr>
      </w:pPr>
      <w:r w:rsidDel="00000000" w:rsidR="00000000" w:rsidRPr="00000000">
        <w:rPr>
          <w:b w:val="1"/>
          <w:vertAlign w:val="baseline"/>
          <w:rtl w:val="0"/>
        </w:rPr>
        <w:t xml:space="preserve">T</w:t>
      </w:r>
      <w:r w:rsidDel="00000000" w:rsidR="00000000" w:rsidRPr="00000000">
        <w:rPr>
          <w:vertAlign w:val="baseline"/>
          <w:rtl w:val="0"/>
        </w:rPr>
        <w:t xml:space="preserve">he Defendant repeats and reiterates the contents of paragraph 3 above and avers that the Plaintiff is indebted to the Defendant to a total sum of Kshs.4,115,897.16 as at 28</w:t>
      </w:r>
      <w:r w:rsidDel="00000000" w:rsidR="00000000" w:rsidRPr="00000000">
        <w:rPr>
          <w:vertAlign w:val="superscript"/>
          <w:rtl w:val="0"/>
        </w:rPr>
        <w:t xml:space="preserve">th</w:t>
      </w:r>
      <w:r w:rsidDel="00000000" w:rsidR="00000000" w:rsidRPr="00000000">
        <w:rPr>
          <w:vertAlign w:val="baseline"/>
          <w:rtl w:val="0"/>
        </w:rPr>
        <w:t xml:space="preserve"> March, 2001 for petroleum products sold and delivered on various dates.</w:t>
      </w:r>
    </w:p>
    <w:p w:rsidR="00000000" w:rsidDel="00000000" w:rsidP="00000000" w:rsidRDefault="00000000" w:rsidRPr="00000000" w14:paraId="0000009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9">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Plaintiff has failed, refused and or neglected to pay the aforementioned amount despite numerous requests to do so.</w:t>
      </w:r>
    </w:p>
    <w:p w:rsidR="00000000" w:rsidDel="00000000" w:rsidP="00000000" w:rsidRDefault="00000000" w:rsidRPr="00000000" w14:paraId="0000009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09B">
      <w:pPr>
        <w:pageBreakBefore w:val="0"/>
        <w:numPr>
          <w:ilvl w:val="0"/>
          <w:numId w:val="8"/>
        </w:numPr>
        <w:spacing w:line="360" w:lineRule="auto"/>
        <w:ind w:left="720" w:hanging="720"/>
        <w:jc w:val="both"/>
        <w:rPr>
          <w:vertAlign w:val="baseline"/>
        </w:rPr>
      </w:pPr>
      <w:r w:rsidDel="00000000" w:rsidR="00000000" w:rsidRPr="00000000">
        <w:rPr>
          <w:vertAlign w:val="baseline"/>
          <w:rtl w:val="0"/>
        </w:rPr>
        <w:t xml:space="preserve">The Defendant prays for the aforesaid sum of Kshs.4,115,897.16 together with interest thereon at commercial rates together with costs of this suit and interest thereon.</w:t>
      </w:r>
    </w:p>
    <w:p w:rsidR="00000000" w:rsidDel="00000000" w:rsidP="00000000" w:rsidRDefault="00000000" w:rsidRPr="00000000" w14:paraId="0000009C">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09D">
      <w:pPr>
        <w:pageBreakBefore w:val="0"/>
        <w:spacing w:line="360" w:lineRule="auto"/>
        <w:jc w:val="both"/>
        <w:rPr>
          <w:vertAlign w:val="baseline"/>
        </w:rPr>
      </w:pPr>
      <w:r w:rsidDel="00000000" w:rsidR="00000000" w:rsidRPr="00000000">
        <w:rPr>
          <w:b w:val="1"/>
          <w:vertAlign w:val="baseline"/>
          <w:rtl w:val="0"/>
        </w:rPr>
        <w:t xml:space="preserve">REASONS WHEREFORE</w:t>
      </w:r>
      <w:r w:rsidDel="00000000" w:rsidR="00000000" w:rsidRPr="00000000">
        <w:rPr>
          <w:vertAlign w:val="baseline"/>
          <w:rtl w:val="0"/>
        </w:rPr>
        <w:t xml:space="preserve"> the Defendant prays that the Plaintiff’s suit be dismissed with costs and judgement be entered on the counterclaim as prayed. </w:t>
      </w:r>
    </w:p>
    <w:p w:rsidR="00000000" w:rsidDel="00000000" w:rsidP="00000000" w:rsidRDefault="00000000" w:rsidRPr="00000000" w14:paraId="0000009E">
      <w:pPr>
        <w:pageBreakBefore w:val="0"/>
        <w:spacing w:line="480" w:lineRule="auto"/>
        <w:jc w:val="both"/>
        <w:rPr>
          <w:b w:val="0"/>
          <w:vertAlign w:val="baseline"/>
        </w:rPr>
      </w:pPr>
      <w:r w:rsidDel="00000000" w:rsidR="00000000" w:rsidRPr="00000000">
        <w:rPr>
          <w:rtl w:val="0"/>
        </w:rPr>
      </w:r>
    </w:p>
    <w:p w:rsidR="00000000" w:rsidDel="00000000" w:rsidP="00000000" w:rsidRDefault="00000000" w:rsidRPr="00000000" w14:paraId="0000009F">
      <w:pPr>
        <w:pageBreakBefore w:val="0"/>
        <w:spacing w:line="480" w:lineRule="auto"/>
        <w:jc w:val="both"/>
        <w:rPr>
          <w:vertAlign w:val="baseline"/>
        </w:rPr>
      </w:pPr>
      <w:r w:rsidDel="00000000" w:rsidR="00000000" w:rsidRPr="00000000">
        <w:rPr>
          <w:b w:val="1"/>
          <w:vertAlign w:val="baseline"/>
          <w:rtl w:val="0"/>
        </w:rPr>
        <w:t xml:space="preserve">DATED </w:t>
      </w:r>
      <w:r w:rsidDel="00000000" w:rsidR="00000000" w:rsidRPr="00000000">
        <w:rPr>
          <w:vertAlign w:val="baseline"/>
          <w:rtl w:val="0"/>
        </w:rPr>
        <w:t xml:space="preserve">at Nairobi this             day of                                              2001.</w:t>
      </w:r>
    </w:p>
    <w:p w:rsidR="00000000" w:rsidDel="00000000" w:rsidP="00000000" w:rsidRDefault="00000000" w:rsidRPr="00000000" w14:paraId="000000A0">
      <w:pPr>
        <w:pStyle w:val="Heading5"/>
        <w:pageBreakBefore w:val="0"/>
        <w:jc w:val="right"/>
        <w:rPr>
          <w:vertAlign w:val="baseline"/>
        </w:rPr>
      </w:pPr>
      <w:r w:rsidDel="00000000" w:rsidR="00000000" w:rsidRPr="00000000">
        <w:rPr>
          <w:rtl w:val="0"/>
        </w:rPr>
      </w:r>
    </w:p>
    <w:p w:rsidR="00000000" w:rsidDel="00000000" w:rsidP="00000000" w:rsidRDefault="00000000" w:rsidRPr="00000000" w14:paraId="000000A1">
      <w:pPr>
        <w:pStyle w:val="Heading5"/>
        <w:pageBreakBefore w:val="0"/>
        <w:jc w:val="right"/>
        <w:rPr>
          <w:vertAlign w:val="baseline"/>
        </w:rPr>
      </w:pPr>
      <w:r w:rsidDel="00000000" w:rsidR="00000000" w:rsidRPr="00000000">
        <w:rPr>
          <w:rtl w:val="0"/>
        </w:rPr>
      </w:r>
    </w:p>
    <w:p w:rsidR="00000000" w:rsidDel="00000000" w:rsidP="00000000" w:rsidRDefault="00000000" w:rsidRPr="00000000" w14:paraId="000000A2">
      <w:pPr>
        <w:pStyle w:val="Heading5"/>
        <w:pageBreakBefore w:val="0"/>
        <w:jc w:val="right"/>
        <w:rPr>
          <w:vertAlign w:val="baseline"/>
        </w:rPr>
      </w:pPr>
      <w:r w:rsidDel="00000000" w:rsidR="00000000" w:rsidRPr="00000000">
        <w:rPr>
          <w:b w:val="1"/>
          <w:i w:val="1"/>
          <w:vertAlign w:val="baseline"/>
          <w:rtl w:val="0"/>
        </w:rPr>
        <w:t xml:space="preserve">XXXXX &amp; COMPANY </w:t>
      </w:r>
      <w:r w:rsidDel="00000000" w:rsidR="00000000" w:rsidRPr="00000000">
        <w:rPr>
          <w:rtl w:val="0"/>
        </w:rPr>
      </w:r>
    </w:p>
    <w:p w:rsidR="00000000" w:rsidDel="00000000" w:rsidP="00000000" w:rsidRDefault="00000000" w:rsidRPr="00000000" w14:paraId="000000A3">
      <w:pPr>
        <w:pStyle w:val="Heading5"/>
        <w:pageBreakBefore w:val="0"/>
        <w:jc w:val="right"/>
        <w:rPr>
          <w:u w:val="single"/>
          <w:vertAlign w:val="baseline"/>
        </w:rPr>
      </w:pPr>
      <w:r w:rsidDel="00000000" w:rsidR="00000000" w:rsidRPr="00000000">
        <w:rPr>
          <w:b w:val="1"/>
          <w:i w:val="1"/>
          <w:u w:val="single"/>
          <w:vertAlign w:val="baseline"/>
          <w:rtl w:val="0"/>
        </w:rPr>
        <w:t xml:space="preserve">ADVOCATES FOR THE DEFENDANT</w:t>
      </w:r>
      <w:r w:rsidDel="00000000" w:rsidR="00000000" w:rsidRPr="00000000">
        <w:rPr>
          <w:rtl w:val="0"/>
        </w:rPr>
      </w:r>
    </w:p>
    <w:p w:rsidR="00000000" w:rsidDel="00000000" w:rsidP="00000000" w:rsidRDefault="00000000" w:rsidRPr="00000000" w14:paraId="000000A4">
      <w:pPr>
        <w:pStyle w:val="Heading5"/>
        <w:pageBreakBefore w:val="0"/>
        <w:rPr>
          <w:u w:val="single"/>
          <w:vertAlign w:val="baseline"/>
        </w:rPr>
      </w:pPr>
      <w:r w:rsidDel="00000000" w:rsidR="00000000" w:rsidRPr="00000000">
        <w:rPr>
          <w:rtl w:val="0"/>
        </w:rPr>
      </w:r>
    </w:p>
    <w:p w:rsidR="00000000" w:rsidDel="00000000" w:rsidP="00000000" w:rsidRDefault="00000000" w:rsidRPr="00000000" w14:paraId="000000A5">
      <w:pPr>
        <w:pStyle w:val="Heading1"/>
        <w:pageBreakBefore w:val="0"/>
        <w:rPr>
          <w:sz w:val="26"/>
          <w:szCs w:val="26"/>
          <w:vertAlign w:val="baseline"/>
        </w:rPr>
      </w:pPr>
      <w:r w:rsidDel="00000000" w:rsidR="00000000" w:rsidRPr="00000000">
        <w:rPr>
          <w:rtl w:val="0"/>
        </w:rPr>
      </w:r>
    </w:p>
    <w:p w:rsidR="00000000" w:rsidDel="00000000" w:rsidP="00000000" w:rsidRDefault="00000000" w:rsidRPr="00000000" w14:paraId="000000A6">
      <w:pPr>
        <w:pStyle w:val="Heading1"/>
        <w:pageBreakBefore w:val="0"/>
        <w:rPr>
          <w:sz w:val="26"/>
          <w:szCs w:val="26"/>
          <w:vertAlign w:val="baseline"/>
        </w:rPr>
      </w:pPr>
      <w:r w:rsidDel="00000000" w:rsidR="00000000" w:rsidRPr="00000000">
        <w:rPr>
          <w:b w:val="1"/>
          <w:sz w:val="26"/>
          <w:szCs w:val="26"/>
          <w:vertAlign w:val="baseline"/>
          <w:rtl w:val="0"/>
        </w:rPr>
        <w:t xml:space="preserve">DRAWN AND FILED BY: -</w:t>
      </w:r>
      <w:r w:rsidDel="00000000" w:rsidR="00000000" w:rsidRPr="00000000">
        <w:rPr>
          <w:rtl w:val="0"/>
        </w:rPr>
      </w:r>
    </w:p>
    <w:p w:rsidR="00000000" w:rsidDel="00000000" w:rsidP="00000000" w:rsidRDefault="00000000" w:rsidRPr="00000000" w14:paraId="000000A7">
      <w:pPr>
        <w:pageBreakBefore w:val="0"/>
        <w:rPr>
          <w:vertAlign w:val="baseline"/>
        </w:rPr>
      </w:pPr>
      <w:r w:rsidDel="00000000" w:rsidR="00000000" w:rsidRPr="00000000">
        <w:rPr>
          <w:rtl w:val="0"/>
        </w:rPr>
      </w:r>
    </w:p>
    <w:p w:rsidR="00000000" w:rsidDel="00000000" w:rsidP="00000000" w:rsidRDefault="00000000" w:rsidRPr="00000000" w14:paraId="000000A8">
      <w:pPr>
        <w:pageBreakBefore w:val="0"/>
        <w:rPr>
          <w:vertAlign w:val="baseline"/>
        </w:rPr>
      </w:pPr>
      <w:r w:rsidDel="00000000" w:rsidR="00000000" w:rsidRPr="00000000">
        <w:rPr>
          <w:vertAlign w:val="baseline"/>
          <w:rtl w:val="0"/>
        </w:rPr>
        <w:t xml:space="preserve">Xxxxx &amp; Company,</w:t>
      </w:r>
    </w:p>
    <w:p w:rsidR="00000000" w:rsidDel="00000000" w:rsidP="00000000" w:rsidRDefault="00000000" w:rsidRPr="00000000" w14:paraId="000000A9">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0AA">
      <w:pPr>
        <w:pageBreakBefore w:val="0"/>
        <w:rPr>
          <w:vertAlign w:val="baseline"/>
        </w:rPr>
      </w:pPr>
      <w:r w:rsidDel="00000000" w:rsidR="00000000" w:rsidRPr="00000000">
        <w:rPr>
          <w:vertAlign w:val="baseline"/>
          <w:rtl w:val="0"/>
        </w:rPr>
        <w:t xml:space="preserve">BBBBBB,</w:t>
      </w:r>
    </w:p>
    <w:p w:rsidR="00000000" w:rsidDel="00000000" w:rsidP="00000000" w:rsidRDefault="00000000" w:rsidRPr="00000000" w14:paraId="000000AB">
      <w:pPr>
        <w:pageBreakBefore w:val="0"/>
        <w:rPr>
          <w:vertAlign w:val="baseline"/>
        </w:rPr>
      </w:pPr>
      <w:r w:rsidDel="00000000" w:rsidR="00000000" w:rsidRPr="00000000">
        <w:rPr>
          <w:vertAlign w:val="baseline"/>
          <w:rtl w:val="0"/>
        </w:rPr>
        <w:t xml:space="preserve">Arboretum Drive,</w:t>
      </w:r>
    </w:p>
    <w:p w:rsidR="00000000" w:rsidDel="00000000" w:rsidP="00000000" w:rsidRDefault="00000000" w:rsidRPr="00000000" w14:paraId="000000AC">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0AD">
      <w:pPr>
        <w:pageBreakBefore w:val="0"/>
        <w:rPr>
          <w:u w:val="single"/>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r>
      <w:r w:rsidDel="00000000" w:rsidR="00000000" w:rsidRPr="00000000">
        <w:rPr>
          <w:rtl w:val="0"/>
        </w:rPr>
      </w:r>
    </w:p>
    <w:p w:rsidR="00000000" w:rsidDel="00000000" w:rsidP="00000000" w:rsidRDefault="00000000" w:rsidRPr="00000000" w14:paraId="000000AE">
      <w:pPr>
        <w:pageBreakBefore w:val="0"/>
        <w:rPr>
          <w:u w:val="single"/>
          <w:vertAlign w:val="baseline"/>
        </w:rPr>
      </w:pPr>
      <w:r w:rsidDel="00000000" w:rsidR="00000000" w:rsidRPr="00000000">
        <w:rPr>
          <w:rtl w:val="0"/>
        </w:rPr>
      </w:r>
    </w:p>
    <w:p w:rsidR="00000000" w:rsidDel="00000000" w:rsidP="00000000" w:rsidRDefault="00000000" w:rsidRPr="00000000" w14:paraId="000000AF">
      <w:pPr>
        <w:pStyle w:val="Heading5"/>
        <w:pageBreakBefore w:val="0"/>
        <w:rPr>
          <w:u w:val="single"/>
          <w:vertAlign w:val="baseline"/>
        </w:rPr>
      </w:pPr>
      <w:r w:rsidDel="00000000" w:rsidR="00000000" w:rsidRPr="00000000">
        <w:rPr>
          <w:b w:val="1"/>
          <w:i w:val="1"/>
          <w:u w:val="single"/>
          <w:vertAlign w:val="baseline"/>
          <w:rtl w:val="0"/>
        </w:rPr>
        <w:t xml:space="preserve">TO BE SERVED UPON: -</w:t>
      </w:r>
      <w:r w:rsidDel="00000000" w:rsidR="00000000" w:rsidRPr="00000000">
        <w:rPr>
          <w:rtl w:val="0"/>
        </w:rPr>
      </w:r>
    </w:p>
    <w:p w:rsidR="00000000" w:rsidDel="00000000" w:rsidP="00000000" w:rsidRDefault="00000000" w:rsidRPr="00000000" w14:paraId="000000B0">
      <w:pPr>
        <w:pageBreakBefore w:val="0"/>
        <w:rPr>
          <w:vertAlign w:val="baseline"/>
        </w:rPr>
      </w:pPr>
      <w:r w:rsidDel="00000000" w:rsidR="00000000" w:rsidRPr="00000000">
        <w:rPr>
          <w:vertAlign w:val="baseline"/>
          <w:rtl w:val="0"/>
        </w:rPr>
        <w:t xml:space="preserve">xxxxx &amp; Company,</w:t>
      </w:r>
    </w:p>
    <w:p w:rsidR="00000000" w:rsidDel="00000000" w:rsidP="00000000" w:rsidRDefault="00000000" w:rsidRPr="00000000" w14:paraId="000000B1">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0B2">
      <w:pPr>
        <w:pageBreakBefore w:val="0"/>
        <w:rPr>
          <w:vertAlign w:val="baseline"/>
        </w:rPr>
      </w:pPr>
      <w:r w:rsidDel="00000000" w:rsidR="00000000" w:rsidRPr="00000000">
        <w:rPr>
          <w:vertAlign w:val="baseline"/>
          <w:rtl w:val="0"/>
        </w:rPr>
        <w:t xml:space="preserve">Corner House, 9</w:t>
      </w:r>
      <w:r w:rsidDel="00000000" w:rsidR="00000000" w:rsidRPr="00000000">
        <w:rPr>
          <w:vertAlign w:val="superscript"/>
          <w:rtl w:val="0"/>
        </w:rPr>
        <w:t xml:space="preserve">th</w:t>
      </w:r>
      <w:r w:rsidDel="00000000" w:rsidR="00000000" w:rsidRPr="00000000">
        <w:rPr>
          <w:vertAlign w:val="baseline"/>
          <w:rtl w:val="0"/>
        </w:rPr>
        <w:t xml:space="preserve"> Floor, </w:t>
      </w:r>
    </w:p>
    <w:p w:rsidR="00000000" w:rsidDel="00000000" w:rsidP="00000000" w:rsidRDefault="00000000" w:rsidRPr="00000000" w14:paraId="000000B3">
      <w:pPr>
        <w:pageBreakBefore w:val="0"/>
        <w:rPr>
          <w:vertAlign w:val="baseline"/>
        </w:rPr>
      </w:pPr>
      <w:r w:rsidDel="00000000" w:rsidR="00000000" w:rsidRPr="00000000">
        <w:rPr>
          <w:vertAlign w:val="baseline"/>
          <w:rtl w:val="0"/>
        </w:rPr>
        <w:t xml:space="preserve">P. O. Box xxxxx, </w:t>
      </w:r>
    </w:p>
    <w:p w:rsidR="00000000" w:rsidDel="00000000" w:rsidP="00000000" w:rsidRDefault="00000000" w:rsidRPr="00000000" w14:paraId="000000B4">
      <w:pPr>
        <w:pageBreakBefore w:val="0"/>
        <w:rPr>
          <w:b w:val="0"/>
          <w:u w:val="single"/>
          <w:vertAlign w:val="baseline"/>
        </w:rPr>
      </w:pPr>
      <w:r w:rsidDel="00000000" w:rsidR="00000000" w:rsidRPr="00000000">
        <w:rPr>
          <w:b w:val="1"/>
          <w:u w:val="single"/>
          <w:vertAlign w:val="baseline"/>
          <w:rtl w:val="0"/>
        </w:rPr>
        <w:t xml:space="preserve">NAIROBI.</w:t>
      </w:r>
      <w:r w:rsidDel="00000000" w:rsidR="00000000" w:rsidRPr="00000000">
        <w:rPr>
          <w:rtl w:val="0"/>
        </w:rPr>
      </w:r>
    </w:p>
    <w:p w:rsidR="00000000" w:rsidDel="00000000" w:rsidP="00000000" w:rsidRDefault="00000000" w:rsidRPr="00000000" w14:paraId="000000B5">
      <w:pPr>
        <w:pageBreakBefore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B6">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7">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8">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9">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A">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B">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C">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BE">
      <w:pPr>
        <w:pageBreakBefore w:val="0"/>
        <w:jc w:val="both"/>
        <w:rPr>
          <w:sz w:val="24"/>
          <w:szCs w:val="24"/>
          <w:vertAlign w:val="baseline"/>
        </w:rPr>
      </w:pPr>
      <w:r w:rsidDel="00000000" w:rsidR="00000000" w:rsidRPr="00000000">
        <w:rPr>
          <w:sz w:val="24"/>
          <w:szCs w:val="24"/>
          <w:vertAlign w:val="baseline"/>
          <w:rtl w:val="0"/>
        </w:rPr>
        <w:t xml:space="preserve">Demand letter accident </w:t>
      </w:r>
    </w:p>
    <w:p w:rsidR="00000000" w:rsidDel="00000000" w:rsidP="00000000" w:rsidRDefault="00000000" w:rsidRPr="00000000" w14:paraId="000000BF">
      <w:pPr>
        <w:pageBreakBefore w:val="0"/>
        <w:jc w:val="both"/>
        <w:rPr>
          <w:b w:val="0"/>
          <w:sz w:val="24"/>
          <w:szCs w:val="24"/>
          <w:vertAlign w:val="baseline"/>
        </w:rPr>
      </w:pPr>
      <w:r w:rsidDel="00000000" w:rsidR="00000000" w:rsidRPr="00000000">
        <w:rPr>
          <w:b w:val="1"/>
          <w:sz w:val="24"/>
          <w:szCs w:val="24"/>
          <w:vertAlign w:val="baseline"/>
          <w:rtl w:val="0"/>
        </w:rPr>
        <w:t xml:space="preserve">Nairobi.</w:t>
      </w:r>
      <w:r w:rsidDel="00000000" w:rsidR="00000000" w:rsidRPr="00000000">
        <w:rPr>
          <w:rtl w:val="0"/>
        </w:rPr>
      </w:r>
    </w:p>
    <w:p w:rsidR="00000000" w:rsidDel="00000000" w:rsidP="00000000" w:rsidRDefault="00000000" w:rsidRPr="00000000" w14:paraId="000000C0">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C1">
      <w:pPr>
        <w:pageBreakBefore w:val="0"/>
        <w:jc w:val="both"/>
        <w:rPr>
          <w:sz w:val="24"/>
          <w:szCs w:val="24"/>
          <w:vertAlign w:val="baseline"/>
        </w:rPr>
      </w:pPr>
      <w:r w:rsidDel="00000000" w:rsidR="00000000" w:rsidRPr="00000000">
        <w:rPr>
          <w:sz w:val="24"/>
          <w:szCs w:val="24"/>
          <w:vertAlign w:val="baseline"/>
          <w:rtl w:val="0"/>
        </w:rPr>
        <w:t xml:space="preserve">Dear Sir,</w:t>
      </w:r>
    </w:p>
    <w:p w:rsidR="00000000" w:rsidDel="00000000" w:rsidP="00000000" w:rsidRDefault="00000000" w:rsidRPr="00000000" w14:paraId="000000C2">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C3">
      <w:pPr>
        <w:pageBreakBefore w:val="0"/>
        <w:jc w:val="both"/>
        <w:rPr>
          <w:b w:val="0"/>
          <w:sz w:val="24"/>
          <w:szCs w:val="24"/>
          <w:u w:val="single"/>
          <w:vertAlign w:val="baseline"/>
        </w:rPr>
      </w:pPr>
      <w:r w:rsidDel="00000000" w:rsidR="00000000" w:rsidRPr="00000000">
        <w:rPr>
          <w:b w:val="1"/>
          <w:sz w:val="24"/>
          <w:szCs w:val="24"/>
          <w:vertAlign w:val="baseline"/>
          <w:rtl w:val="0"/>
        </w:rPr>
        <w:t xml:space="preserve">Re: Accident on 8</w:t>
      </w:r>
      <w:r w:rsidDel="00000000" w:rsidR="00000000" w:rsidRPr="00000000">
        <w:rPr>
          <w:b w:val="1"/>
          <w:sz w:val="24"/>
          <w:szCs w:val="24"/>
          <w:vertAlign w:val="superscript"/>
          <w:rtl w:val="0"/>
        </w:rPr>
        <w:t xml:space="preserve">th</w:t>
      </w:r>
      <w:r w:rsidDel="00000000" w:rsidR="00000000" w:rsidRPr="00000000">
        <w:rPr>
          <w:b w:val="1"/>
          <w:sz w:val="24"/>
          <w:szCs w:val="24"/>
          <w:vertAlign w:val="baseline"/>
          <w:rtl w:val="0"/>
        </w:rPr>
        <w:t xml:space="preserve"> December 2000 Along Eldoret - Nakuru Road involving </w:t>
      </w:r>
      <w:r w:rsidDel="00000000" w:rsidR="00000000" w:rsidRPr="00000000">
        <w:rPr>
          <w:b w:val="1"/>
          <w:sz w:val="24"/>
          <w:szCs w:val="24"/>
          <w:u w:val="single"/>
          <w:vertAlign w:val="baseline"/>
          <w:rtl w:val="0"/>
        </w:rPr>
        <w:t xml:space="preserve">Motor Vehicles Registration Numbers FFFFF 056Y and MB FFFFF 323 ZA.</w:t>
      </w:r>
      <w:r w:rsidDel="00000000" w:rsidR="00000000" w:rsidRPr="00000000">
        <w:rPr>
          <w:rtl w:val="0"/>
        </w:rPr>
      </w:r>
    </w:p>
    <w:p w:rsidR="00000000" w:rsidDel="00000000" w:rsidP="00000000" w:rsidRDefault="00000000" w:rsidRPr="00000000" w14:paraId="000000C4">
      <w:pPr>
        <w:pageBreakBefore w:val="0"/>
        <w:jc w:val="both"/>
        <w:rPr>
          <w:b w:val="0"/>
          <w:sz w:val="24"/>
          <w:szCs w:val="24"/>
          <w:u w:val="single"/>
          <w:vertAlign w:val="baseline"/>
        </w:rPr>
      </w:pPr>
      <w:r w:rsidDel="00000000" w:rsidR="00000000" w:rsidRPr="00000000">
        <w:rPr>
          <w:rtl w:val="0"/>
        </w:rPr>
      </w:r>
    </w:p>
    <w:p w:rsidR="00000000" w:rsidDel="00000000" w:rsidP="00000000" w:rsidRDefault="00000000" w:rsidRPr="00000000" w14:paraId="000000C5">
      <w:pPr>
        <w:pageBreakBefore w:val="0"/>
        <w:jc w:val="both"/>
        <w:rPr>
          <w:sz w:val="24"/>
          <w:szCs w:val="24"/>
          <w:vertAlign w:val="baseline"/>
        </w:rPr>
      </w:pPr>
      <w:r w:rsidDel="00000000" w:rsidR="00000000" w:rsidRPr="00000000">
        <w:rPr>
          <w:sz w:val="24"/>
          <w:szCs w:val="24"/>
          <w:vertAlign w:val="baseline"/>
          <w:rtl w:val="0"/>
        </w:rPr>
        <w:t xml:space="preserve">We act for Fffff Ltd. Transporters upon whose instruction we write to you as follows: -</w:t>
      </w:r>
    </w:p>
    <w:p w:rsidR="00000000" w:rsidDel="00000000" w:rsidP="00000000" w:rsidRDefault="00000000" w:rsidRPr="00000000" w14:paraId="000000C6">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C7">
      <w:pPr>
        <w:pageBreakBefore w:val="0"/>
        <w:jc w:val="both"/>
        <w:rPr>
          <w:sz w:val="24"/>
          <w:szCs w:val="24"/>
          <w:vertAlign w:val="baseline"/>
        </w:rPr>
      </w:pPr>
      <w:r w:rsidDel="00000000" w:rsidR="00000000" w:rsidRPr="00000000">
        <w:rPr>
          <w:sz w:val="24"/>
          <w:szCs w:val="24"/>
          <w:vertAlign w:val="baseline"/>
          <w:rtl w:val="0"/>
        </w:rPr>
        <w:t xml:space="preserve">On or about 8</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December 2000 along Eldoret - Nakuru road, our client’s driver, while in the course of his employment, was lawfully driving our client’s motor vehicle registration Number MB FFFFF 323 to which a trailer registration mark ZA 6631 was attached. In blatant disregard of the traffic rules and without due regard to other motorists and road users, you so negligently drove, managed and/or controlled Motor Vehicle registration Number FFFFF 056Y and further blindly attempted to overtake our client’s motor vehicle aforesaid, thereby permitting and/or causing the same to violently collide with our client’s vehicle aforesaid and consequently occasioning enormous damage thereto. Subsequently, you were charged in Nakuru Law Courts with careless driving.</w:t>
      </w:r>
    </w:p>
    <w:p w:rsidR="00000000" w:rsidDel="00000000" w:rsidP="00000000" w:rsidRDefault="00000000" w:rsidRPr="00000000" w14:paraId="000000C8">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C9">
      <w:pPr>
        <w:pageBreakBefore w:val="0"/>
        <w:jc w:val="both"/>
        <w:rPr>
          <w:sz w:val="24"/>
          <w:szCs w:val="24"/>
          <w:vertAlign w:val="baseline"/>
        </w:rPr>
      </w:pPr>
      <w:r w:rsidDel="00000000" w:rsidR="00000000" w:rsidRPr="00000000">
        <w:rPr>
          <w:sz w:val="24"/>
          <w:szCs w:val="24"/>
          <w:vertAlign w:val="baseline"/>
          <w:rtl w:val="0"/>
        </w:rPr>
        <w:t xml:space="preserve">Consequently, our client has incurred substantial expense and has been subjected to loss, as set out hereunder, in repairing the said motor Vehicle and trailer and as a result of the said accident generally.</w:t>
      </w:r>
    </w:p>
    <w:p w:rsidR="00000000" w:rsidDel="00000000" w:rsidP="00000000" w:rsidRDefault="00000000" w:rsidRPr="00000000" w14:paraId="000000CA">
      <w:pPr>
        <w:pageBreakBefore w:val="0"/>
        <w:ind w:firstLine="720"/>
        <w:jc w:val="both"/>
        <w:rPr>
          <w:sz w:val="24"/>
          <w:szCs w:val="24"/>
          <w:vertAlign w:val="baseline"/>
        </w:rPr>
      </w:pPr>
      <w:r w:rsidDel="00000000" w:rsidR="00000000" w:rsidRPr="00000000">
        <w:rPr>
          <w:rtl w:val="0"/>
        </w:rPr>
      </w:r>
    </w:p>
    <w:p w:rsidR="00000000" w:rsidDel="00000000" w:rsidP="00000000" w:rsidRDefault="00000000" w:rsidRPr="00000000" w14:paraId="000000CB">
      <w:pPr>
        <w:pageBreakBefore w:val="0"/>
        <w:ind w:firstLine="720"/>
        <w:jc w:val="both"/>
        <w:rPr>
          <w:sz w:val="24"/>
          <w:szCs w:val="24"/>
          <w:vertAlign w:val="baseline"/>
        </w:rPr>
      </w:pPr>
      <w:r w:rsidDel="00000000" w:rsidR="00000000" w:rsidRPr="00000000">
        <w:rPr>
          <w:sz w:val="24"/>
          <w:szCs w:val="24"/>
          <w:vertAlign w:val="baseline"/>
          <w:rtl w:val="0"/>
        </w:rPr>
        <w:t xml:space="preserve">a) Cost of repairing the Motor Vehicle </w:t>
        <w:tab/>
        <w:tab/>
        <w:tab/>
        <w:t xml:space="preserve">Kshs</w:t>
        <w:tab/>
        <w:t xml:space="preserve">750,000</w:t>
      </w:r>
    </w:p>
    <w:p w:rsidR="00000000" w:rsidDel="00000000" w:rsidP="00000000" w:rsidRDefault="00000000" w:rsidRPr="00000000" w14:paraId="000000CC">
      <w:pPr>
        <w:pageBreakBefore w:val="0"/>
        <w:ind w:firstLine="720"/>
        <w:jc w:val="both"/>
        <w:rPr>
          <w:sz w:val="24"/>
          <w:szCs w:val="24"/>
          <w:vertAlign w:val="baseline"/>
        </w:rPr>
      </w:pPr>
      <w:r w:rsidDel="00000000" w:rsidR="00000000" w:rsidRPr="00000000">
        <w:rPr>
          <w:sz w:val="24"/>
          <w:szCs w:val="24"/>
          <w:vertAlign w:val="baseline"/>
          <w:rtl w:val="0"/>
        </w:rPr>
        <w:t xml:space="preserve">b) Cost of repairing trailer ZA 6631</w:t>
        <w:tab/>
        <w:tab/>
        <w:tab/>
        <w:tab/>
        <w:t xml:space="preserve">Kshs</w:t>
        <w:tab/>
        <w:t xml:space="preserve">500,000.</w:t>
      </w:r>
    </w:p>
    <w:p w:rsidR="00000000" w:rsidDel="00000000" w:rsidP="00000000" w:rsidRDefault="00000000" w:rsidRPr="00000000" w14:paraId="000000CD">
      <w:pPr>
        <w:pageBreakBefore w:val="0"/>
        <w:ind w:firstLine="720"/>
        <w:jc w:val="both"/>
        <w:rPr>
          <w:sz w:val="24"/>
          <w:szCs w:val="24"/>
          <w:vertAlign w:val="baseline"/>
        </w:rPr>
      </w:pPr>
      <w:r w:rsidDel="00000000" w:rsidR="00000000" w:rsidRPr="00000000">
        <w:rPr>
          <w:sz w:val="24"/>
          <w:szCs w:val="24"/>
          <w:vertAlign w:val="baseline"/>
          <w:rtl w:val="0"/>
        </w:rPr>
        <w:t xml:space="preserve">c) Loss of user Vehicle / trailer for three months </w:t>
        <w:tab/>
        <w:tab/>
        <w:t xml:space="preserve">Kshs</w:t>
        <w:tab/>
        <w:t xml:space="preserve">240,000</w:t>
      </w:r>
    </w:p>
    <w:p w:rsidR="00000000" w:rsidDel="00000000" w:rsidP="00000000" w:rsidRDefault="00000000" w:rsidRPr="00000000" w14:paraId="000000CE">
      <w:pPr>
        <w:pageBreakBefore w:val="0"/>
        <w:ind w:firstLine="720"/>
        <w:jc w:val="both"/>
        <w:rPr>
          <w:sz w:val="24"/>
          <w:szCs w:val="24"/>
          <w:vertAlign w:val="baseline"/>
        </w:rPr>
      </w:pPr>
      <w:r w:rsidDel="00000000" w:rsidR="00000000" w:rsidRPr="00000000">
        <w:rPr>
          <w:sz w:val="24"/>
          <w:szCs w:val="24"/>
          <w:vertAlign w:val="baseline"/>
          <w:rtl w:val="0"/>
        </w:rPr>
        <w:t xml:space="preserve">d) Damage to goods </w:t>
        <w:tab/>
        <w:tab/>
        <w:tab/>
        <w:tab/>
        <w:tab/>
        <w:tab/>
        <w:t xml:space="preserve">Kshs</w:t>
        <w:tab/>
        <w:t xml:space="preserve">100,000</w:t>
      </w:r>
    </w:p>
    <w:p w:rsidR="00000000" w:rsidDel="00000000" w:rsidP="00000000" w:rsidRDefault="00000000" w:rsidRPr="00000000" w14:paraId="000000CF">
      <w:pPr>
        <w:pageBreakBefore w:val="0"/>
        <w:ind w:firstLine="720"/>
        <w:jc w:val="both"/>
        <w:rPr>
          <w:sz w:val="24"/>
          <w:szCs w:val="24"/>
          <w:vertAlign w:val="baseline"/>
        </w:rPr>
      </w:pPr>
      <w:r w:rsidDel="00000000" w:rsidR="00000000" w:rsidRPr="00000000">
        <w:rPr>
          <w:sz w:val="24"/>
          <w:szCs w:val="24"/>
          <w:vertAlign w:val="baseline"/>
          <w:rtl w:val="0"/>
        </w:rPr>
        <w:t xml:space="preserve">e) Cost of police Report </w:t>
        <w:tab/>
        <w:tab/>
        <w:tab/>
        <w:tab/>
        <w:tab/>
        <w:t xml:space="preserve">Kshs</w:t>
        <w:tab/>
        <w:t xml:space="preserve">100</w:t>
      </w:r>
    </w:p>
    <w:p w:rsidR="00000000" w:rsidDel="00000000" w:rsidP="00000000" w:rsidRDefault="00000000" w:rsidRPr="00000000" w14:paraId="000000D0">
      <w:pPr>
        <w:pageBreakBefore w:val="0"/>
        <w:ind w:firstLine="720"/>
        <w:jc w:val="both"/>
        <w:rPr>
          <w:sz w:val="24"/>
          <w:szCs w:val="24"/>
          <w:vertAlign w:val="baseline"/>
        </w:rPr>
      </w:pPr>
      <w:r w:rsidDel="00000000" w:rsidR="00000000" w:rsidRPr="00000000">
        <w:rPr>
          <w:sz w:val="24"/>
          <w:szCs w:val="24"/>
          <w:vertAlign w:val="baseline"/>
          <w:rtl w:val="0"/>
        </w:rPr>
        <w:t xml:space="preserve">f) Assessors fees </w:t>
        <w:tab/>
        <w:tab/>
        <w:tab/>
        <w:tab/>
        <w:tab/>
        <w:tab/>
        <w:t xml:space="preserve">Kshs</w:t>
        <w:tab/>
        <w:t xml:space="preserve">1,500</w:t>
      </w:r>
    </w:p>
    <w:p w:rsidR="00000000" w:rsidDel="00000000" w:rsidP="00000000" w:rsidRDefault="00000000" w:rsidRPr="00000000" w14:paraId="000000D1">
      <w:pPr>
        <w:pageBreakBefore w:val="0"/>
        <w:ind w:firstLine="720"/>
        <w:jc w:val="both"/>
        <w:rPr>
          <w:sz w:val="24"/>
          <w:szCs w:val="24"/>
          <w:vertAlign w:val="baseline"/>
        </w:rPr>
      </w:pPr>
      <w:r w:rsidDel="00000000" w:rsidR="00000000" w:rsidRPr="00000000">
        <w:rPr>
          <w:rtl w:val="0"/>
        </w:rPr>
      </w:r>
    </w:p>
    <w:p w:rsidR="00000000" w:rsidDel="00000000" w:rsidP="00000000" w:rsidRDefault="00000000" w:rsidRPr="00000000" w14:paraId="000000D2">
      <w:pPr>
        <w:pageBreakBefore w:val="0"/>
        <w:ind w:firstLine="720"/>
        <w:jc w:val="both"/>
        <w:rPr>
          <w:b w:val="0"/>
          <w:sz w:val="24"/>
          <w:szCs w:val="24"/>
          <w:vertAlign w:val="baseline"/>
        </w:rPr>
      </w:pPr>
      <w:r w:rsidDel="00000000" w:rsidR="00000000" w:rsidRPr="00000000">
        <w:rPr>
          <w:b w:val="1"/>
          <w:sz w:val="24"/>
          <w:szCs w:val="24"/>
          <w:vertAlign w:val="baseline"/>
          <w:rtl w:val="0"/>
        </w:rPr>
        <w:t xml:space="preserve">Total </w:t>
      </w:r>
      <w:r w:rsidDel="00000000" w:rsidR="00000000" w:rsidRPr="00000000">
        <w:rPr>
          <w:sz w:val="24"/>
          <w:szCs w:val="24"/>
          <w:vertAlign w:val="baseline"/>
          <w:rtl w:val="0"/>
        </w:rPr>
        <w:t xml:space="preserve"> </w:t>
        <w:tab/>
        <w:tab/>
        <w:tab/>
        <w:tab/>
        <w:tab/>
        <w:tab/>
        <w:tab/>
        <w:tab/>
      </w:r>
      <w:r w:rsidDel="00000000" w:rsidR="00000000" w:rsidRPr="00000000">
        <w:rPr>
          <w:b w:val="1"/>
          <w:sz w:val="24"/>
          <w:szCs w:val="24"/>
          <w:vertAlign w:val="baseline"/>
          <w:rtl w:val="0"/>
        </w:rPr>
        <w:t xml:space="preserve">Kshs</w:t>
        <w:tab/>
        <w:t xml:space="preserve">1,655,100</w:t>
      </w:r>
      <w:r w:rsidDel="00000000" w:rsidR="00000000" w:rsidRPr="00000000">
        <w:rPr>
          <w:rtl w:val="0"/>
        </w:rPr>
      </w:r>
    </w:p>
    <w:p w:rsidR="00000000" w:rsidDel="00000000" w:rsidP="00000000" w:rsidRDefault="00000000" w:rsidRPr="00000000" w14:paraId="000000D3">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4">
      <w:pPr>
        <w:pageBreakBefore w:val="0"/>
        <w:jc w:val="both"/>
        <w:rPr>
          <w:sz w:val="24"/>
          <w:szCs w:val="24"/>
          <w:vertAlign w:val="baseline"/>
        </w:rPr>
      </w:pPr>
      <w:r w:rsidDel="00000000" w:rsidR="00000000" w:rsidRPr="00000000">
        <w:rPr>
          <w:sz w:val="24"/>
          <w:szCs w:val="24"/>
          <w:vertAlign w:val="baseline"/>
          <w:rtl w:val="0"/>
        </w:rPr>
        <w:t xml:space="preserve">Our instructions are to demand from you, as we hereby do, Your immediate admission of liability and reimbursement of the said sum of </w:t>
      </w:r>
      <w:r w:rsidDel="00000000" w:rsidR="00000000" w:rsidRPr="00000000">
        <w:rPr>
          <w:b w:val="1"/>
          <w:sz w:val="24"/>
          <w:szCs w:val="24"/>
          <w:vertAlign w:val="baseline"/>
          <w:rtl w:val="0"/>
        </w:rPr>
        <w:t xml:space="preserve">Kshs. 1,655,100</w:t>
      </w:r>
      <w:r w:rsidDel="00000000" w:rsidR="00000000" w:rsidRPr="00000000">
        <w:rPr>
          <w:sz w:val="24"/>
          <w:szCs w:val="24"/>
          <w:vertAlign w:val="baseline"/>
          <w:rtl w:val="0"/>
        </w:rPr>
        <w:t xml:space="preserve"> being the amount due and owing to our client as a result of the expense incurred and the loss suffered thereby as a consequence of the said accident.</w:t>
      </w:r>
    </w:p>
    <w:p w:rsidR="00000000" w:rsidDel="00000000" w:rsidP="00000000" w:rsidRDefault="00000000" w:rsidRPr="00000000" w14:paraId="000000D5">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6">
      <w:pPr>
        <w:pageBreakBefore w:val="0"/>
        <w:jc w:val="both"/>
        <w:rPr>
          <w:sz w:val="24"/>
          <w:szCs w:val="24"/>
          <w:vertAlign w:val="baseline"/>
        </w:rPr>
      </w:pPr>
      <w:r w:rsidDel="00000000" w:rsidR="00000000" w:rsidRPr="00000000">
        <w:rPr>
          <w:b w:val="1"/>
          <w:sz w:val="24"/>
          <w:szCs w:val="24"/>
          <w:u w:val="single"/>
          <w:vertAlign w:val="baseline"/>
          <w:rtl w:val="0"/>
        </w:rPr>
        <w:t xml:space="preserve">TAKE NOTICE</w:t>
      </w:r>
      <w:r w:rsidDel="00000000" w:rsidR="00000000" w:rsidRPr="00000000">
        <w:rPr>
          <w:sz w:val="24"/>
          <w:szCs w:val="24"/>
          <w:vertAlign w:val="baseline"/>
          <w:rtl w:val="0"/>
        </w:rPr>
        <w:t xml:space="preserve"> that unless we receive </w:t>
      </w:r>
      <w:r w:rsidDel="00000000" w:rsidR="00000000" w:rsidRPr="00000000">
        <w:rPr>
          <w:b w:val="1"/>
          <w:sz w:val="24"/>
          <w:szCs w:val="24"/>
          <w:u w:val="single"/>
          <w:vertAlign w:val="baseline"/>
          <w:rtl w:val="0"/>
        </w:rPr>
        <w:t xml:space="preserve">WITHIN FOURTEEN (14) DAYS</w:t>
      </w:r>
      <w:r w:rsidDel="00000000" w:rsidR="00000000" w:rsidRPr="00000000">
        <w:rPr>
          <w:sz w:val="24"/>
          <w:szCs w:val="24"/>
          <w:vertAlign w:val="baseline"/>
          <w:rtl w:val="0"/>
        </w:rPr>
        <w:t xml:space="preserve"> of the date hereof, your written admission of liability and the said Sum of </w:t>
      </w:r>
      <w:r w:rsidDel="00000000" w:rsidR="00000000" w:rsidRPr="00000000">
        <w:rPr>
          <w:b w:val="1"/>
          <w:sz w:val="24"/>
          <w:szCs w:val="24"/>
          <w:vertAlign w:val="baseline"/>
          <w:rtl w:val="0"/>
        </w:rPr>
        <w:t xml:space="preserve">Kshs 1,655,100</w:t>
      </w:r>
      <w:r w:rsidDel="00000000" w:rsidR="00000000" w:rsidRPr="00000000">
        <w:rPr>
          <w:sz w:val="24"/>
          <w:szCs w:val="24"/>
          <w:vertAlign w:val="baseline"/>
          <w:rtl w:val="0"/>
        </w:rPr>
        <w:t xml:space="preserve"> in full payment, our instructions are to institute requisite legal proceedings against you, at all time holding you liable for the costs thereby incurred and other consequences ensuing therefrom. </w:t>
      </w:r>
    </w:p>
    <w:p w:rsidR="00000000" w:rsidDel="00000000" w:rsidP="00000000" w:rsidRDefault="00000000" w:rsidRPr="00000000" w14:paraId="000000D7">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8">
      <w:pPr>
        <w:pageBreakBefore w:val="0"/>
        <w:jc w:val="both"/>
        <w:rPr>
          <w:sz w:val="24"/>
          <w:szCs w:val="24"/>
          <w:vertAlign w:val="baseline"/>
        </w:rPr>
      </w:pPr>
      <w:r w:rsidDel="00000000" w:rsidR="00000000" w:rsidRPr="00000000">
        <w:rPr>
          <w:sz w:val="24"/>
          <w:szCs w:val="24"/>
          <w:vertAlign w:val="baseline"/>
          <w:rtl w:val="0"/>
        </w:rPr>
        <w:t xml:space="preserve">We trust that this shall not be necessary and look forward to receiving your positive response within the aforestipulated deadline. </w:t>
      </w:r>
    </w:p>
    <w:p w:rsidR="00000000" w:rsidDel="00000000" w:rsidP="00000000" w:rsidRDefault="00000000" w:rsidRPr="00000000" w14:paraId="000000D9">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A">
      <w:pPr>
        <w:pageBreakBefore w:val="0"/>
        <w:jc w:val="both"/>
        <w:rPr>
          <w:sz w:val="24"/>
          <w:szCs w:val="24"/>
          <w:vertAlign w:val="baseline"/>
        </w:rPr>
      </w:pPr>
      <w:r w:rsidDel="00000000" w:rsidR="00000000" w:rsidRPr="00000000">
        <w:rPr>
          <w:sz w:val="24"/>
          <w:szCs w:val="24"/>
          <w:vertAlign w:val="baseline"/>
          <w:rtl w:val="0"/>
        </w:rPr>
        <w:t xml:space="preserve">Yours faithfully,</w:t>
      </w:r>
    </w:p>
    <w:p w:rsidR="00000000" w:rsidDel="00000000" w:rsidP="00000000" w:rsidRDefault="00000000" w:rsidRPr="00000000" w14:paraId="000000DB">
      <w:pPr>
        <w:pStyle w:val="Heading2"/>
        <w:pageBreakBefore w:val="0"/>
        <w:jc w:val="both"/>
        <w:rPr>
          <w:sz w:val="24"/>
          <w:szCs w:val="24"/>
          <w:vertAlign w:val="baseline"/>
        </w:rPr>
      </w:pPr>
      <w:r w:rsidDel="00000000" w:rsidR="00000000" w:rsidRPr="00000000">
        <w:rPr>
          <w:b w:val="1"/>
          <w:sz w:val="24"/>
          <w:szCs w:val="24"/>
          <w:vertAlign w:val="baseline"/>
          <w:rtl w:val="0"/>
        </w:rPr>
        <w:t xml:space="preserve">FFFFF &amp; COMPANY</w:t>
      </w:r>
      <w:r w:rsidDel="00000000" w:rsidR="00000000" w:rsidRPr="00000000">
        <w:rPr>
          <w:rtl w:val="0"/>
        </w:rPr>
      </w:r>
    </w:p>
    <w:p w:rsidR="00000000" w:rsidDel="00000000" w:rsidP="00000000" w:rsidRDefault="00000000" w:rsidRPr="00000000" w14:paraId="000000DC">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E">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DF">
      <w:pPr>
        <w:pStyle w:val="Heading1"/>
        <w:pageBreakBefore w:val="0"/>
        <w:jc w:val="both"/>
        <w:rPr>
          <w:sz w:val="24"/>
          <w:szCs w:val="24"/>
          <w:vertAlign w:val="baseline"/>
        </w:rPr>
      </w:pPr>
      <w:r w:rsidDel="00000000" w:rsidR="00000000" w:rsidRPr="00000000">
        <w:rPr>
          <w:b w:val="1"/>
          <w:sz w:val="24"/>
          <w:szCs w:val="24"/>
          <w:vertAlign w:val="baseline"/>
          <w:rtl w:val="0"/>
        </w:rPr>
        <w:t xml:space="preserve">FFFFF  </w:t>
      </w:r>
      <w:r w:rsidDel="00000000" w:rsidR="00000000" w:rsidRPr="00000000">
        <w:rPr>
          <w:rtl w:val="0"/>
        </w:rPr>
      </w:r>
    </w:p>
    <w:p w:rsidR="00000000" w:rsidDel="00000000" w:rsidP="00000000" w:rsidRDefault="00000000" w:rsidRPr="00000000" w14:paraId="000000E0">
      <w:pPr>
        <w:pageBreakBefore w:val="0"/>
        <w:rPr>
          <w:vertAlign w:val="baseline"/>
        </w:rPr>
      </w:pPr>
      <w:r w:rsidDel="00000000" w:rsidR="00000000" w:rsidRPr="00000000">
        <w:rPr>
          <w:rtl w:val="0"/>
        </w:rPr>
      </w:r>
    </w:p>
    <w:p w:rsidR="00000000" w:rsidDel="00000000" w:rsidP="00000000" w:rsidRDefault="00000000" w:rsidRPr="00000000" w14:paraId="000000E1">
      <w:pPr>
        <w:pageBreakBefore w:val="0"/>
        <w:rPr>
          <w:b w:val="0"/>
          <w:u w:val="single"/>
          <w:vertAlign w:val="baseline"/>
        </w:rPr>
      </w:pPr>
      <w:r w:rsidDel="00000000" w:rsidR="00000000" w:rsidRPr="00000000">
        <w:rPr>
          <w:vertAlign w:val="baseline"/>
          <w:rtl w:val="0"/>
        </w:rPr>
        <w:t xml:space="preserve">Cc</w:t>
        <w:tab/>
        <w:t xml:space="preserve">ggggggg</w:t>
      </w:r>
      <w:r w:rsidDel="00000000" w:rsidR="00000000" w:rsidRPr="00000000">
        <w:rPr>
          <w:rtl w:val="0"/>
        </w:rPr>
      </w:r>
    </w:p>
    <w:p w:rsidR="00000000" w:rsidDel="00000000" w:rsidP="00000000" w:rsidRDefault="00000000" w:rsidRPr="00000000" w14:paraId="000000E2">
      <w:pPr>
        <w:pageBreakBefore w:val="0"/>
        <w:rPr>
          <w:vertAlign w:val="baseline"/>
        </w:rPr>
      </w:pPr>
      <w:r w:rsidDel="00000000" w:rsidR="00000000" w:rsidRPr="00000000">
        <w:rPr>
          <w:rtl w:val="0"/>
        </w:rPr>
      </w:r>
    </w:p>
    <w:p w:rsidR="00000000" w:rsidDel="00000000" w:rsidP="00000000" w:rsidRDefault="00000000" w:rsidRPr="00000000" w14:paraId="000000E3">
      <w:pPr>
        <w:pageBreakBefore w:val="0"/>
        <w:jc w:val="both"/>
        <w:rPr>
          <w:sz w:val="24"/>
          <w:szCs w:val="24"/>
          <w:vertAlign w:val="baseline"/>
        </w:rPr>
      </w:pPr>
      <w:r w:rsidDel="00000000" w:rsidR="00000000" w:rsidRPr="00000000">
        <w:rPr>
          <w:sz w:val="24"/>
          <w:szCs w:val="24"/>
          <w:vertAlign w:val="baseline"/>
          <w:rtl w:val="0"/>
        </w:rPr>
        <w:t xml:space="preserve">Demand letter collection of debts</w:t>
      </w:r>
    </w:p>
    <w:p w:rsidR="00000000" w:rsidDel="00000000" w:rsidP="00000000" w:rsidRDefault="00000000" w:rsidRPr="00000000" w14:paraId="000000E4">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5">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6">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7">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8">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9">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A">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B">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C">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EE">
      <w:pPr>
        <w:pageBreakBefore w:val="0"/>
        <w:jc w:val="both"/>
        <w:rPr>
          <w:sz w:val="24"/>
          <w:szCs w:val="24"/>
          <w:vertAlign w:val="baseline"/>
        </w:rPr>
      </w:pPr>
      <w:r w:rsidDel="00000000" w:rsidR="00000000" w:rsidRPr="00000000">
        <w:rPr>
          <w:sz w:val="24"/>
          <w:szCs w:val="24"/>
          <w:vertAlign w:val="baseline"/>
          <w:rtl w:val="0"/>
        </w:rPr>
        <w:t xml:space="preserve">Ffffffffffffff</w:t>
        <w:br w:type="textWrapping"/>
        <w:t xml:space="preserve">hhhhhhhhhhh </w:t>
      </w:r>
    </w:p>
    <w:p w:rsidR="00000000" w:rsidDel="00000000" w:rsidP="00000000" w:rsidRDefault="00000000" w:rsidRPr="00000000" w14:paraId="000000EF">
      <w:pPr>
        <w:pageBreakBefore w:val="0"/>
        <w:jc w:val="both"/>
        <w:rPr>
          <w:b w:val="0"/>
          <w:sz w:val="24"/>
          <w:szCs w:val="24"/>
          <w:u w:val="single"/>
          <w:vertAlign w:val="baseline"/>
        </w:rPr>
      </w:pPr>
      <w:r w:rsidDel="00000000" w:rsidR="00000000" w:rsidRPr="00000000">
        <w:rPr>
          <w:b w:val="1"/>
          <w:sz w:val="24"/>
          <w:szCs w:val="24"/>
          <w:u w:val="single"/>
          <w:vertAlign w:val="baseline"/>
          <w:rtl w:val="0"/>
        </w:rPr>
        <w:t xml:space="preserve">Homa Bay.</w:t>
      </w:r>
      <w:r w:rsidDel="00000000" w:rsidR="00000000" w:rsidRPr="00000000">
        <w:rPr>
          <w:rtl w:val="0"/>
        </w:rPr>
      </w:r>
    </w:p>
    <w:p w:rsidR="00000000" w:rsidDel="00000000" w:rsidP="00000000" w:rsidRDefault="00000000" w:rsidRPr="00000000" w14:paraId="000000F0">
      <w:pPr>
        <w:pStyle w:val="Heading2"/>
        <w:pageBreakBefore w:val="0"/>
        <w:jc w:val="both"/>
        <w:rPr>
          <w:sz w:val="24"/>
          <w:szCs w:val="24"/>
          <w:vertAlign w:val="baseline"/>
        </w:rPr>
      </w:pPr>
      <w:r w:rsidDel="00000000" w:rsidR="00000000" w:rsidRPr="00000000">
        <w:rPr>
          <w:b w:val="1"/>
          <w:sz w:val="24"/>
          <w:szCs w:val="24"/>
          <w:vertAlign w:val="baseline"/>
          <w:rtl w:val="0"/>
        </w:rPr>
        <w:tab/>
        <w:tab/>
        <w:tab/>
        <w:tab/>
        <w:tab/>
        <w:t xml:space="preserve">Original by registered post</w:t>
        <w:tab/>
      </w:r>
      <w:r w:rsidDel="00000000" w:rsidR="00000000" w:rsidRPr="00000000">
        <w:rPr>
          <w:rtl w:val="0"/>
        </w:rPr>
      </w:r>
    </w:p>
    <w:p w:rsidR="00000000" w:rsidDel="00000000" w:rsidP="00000000" w:rsidRDefault="00000000" w:rsidRPr="00000000" w14:paraId="000000F1">
      <w:pPr>
        <w:pStyle w:val="Heading2"/>
        <w:pageBreakBefore w:val="0"/>
        <w:ind w:left="720" w:firstLine="720"/>
        <w:jc w:val="both"/>
        <w:rPr>
          <w:sz w:val="24"/>
          <w:szCs w:val="24"/>
          <w:vertAlign w:val="baseline"/>
        </w:rPr>
      </w:pPr>
      <w:r w:rsidDel="00000000" w:rsidR="00000000" w:rsidRPr="00000000">
        <w:rPr>
          <w:b w:val="1"/>
          <w:sz w:val="24"/>
          <w:szCs w:val="24"/>
          <w:vertAlign w:val="baseline"/>
          <w:rtl w:val="0"/>
        </w:rPr>
        <w:tab/>
        <w:tab/>
        <w:tab/>
        <w:t xml:space="preserve">copy by recorded hand delivery</w:t>
      </w:r>
      <w:r w:rsidDel="00000000" w:rsidR="00000000" w:rsidRPr="00000000">
        <w:rPr>
          <w:rtl w:val="0"/>
        </w:rPr>
      </w:r>
    </w:p>
    <w:p w:rsidR="00000000" w:rsidDel="00000000" w:rsidP="00000000" w:rsidRDefault="00000000" w:rsidRPr="00000000" w14:paraId="000000F2">
      <w:pPr>
        <w:pStyle w:val="Heading2"/>
        <w:pageBreakBefore w:val="0"/>
        <w:jc w:val="both"/>
        <w:rPr>
          <w:b w:val="0"/>
          <w:vertAlign w:val="baseline"/>
        </w:rPr>
      </w:pPr>
      <w:r w:rsidDel="00000000" w:rsidR="00000000" w:rsidRPr="00000000">
        <w:rPr>
          <w:b w:val="0"/>
          <w:vertAlign w:val="baseline"/>
          <w:rtl w:val="0"/>
        </w:rPr>
        <w:t xml:space="preserve">Dear Madam,</w:t>
      </w:r>
    </w:p>
    <w:p w:rsidR="00000000" w:rsidDel="00000000" w:rsidP="00000000" w:rsidRDefault="00000000" w:rsidRPr="00000000" w14:paraId="000000F3">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4">
      <w:pPr>
        <w:pStyle w:val="Heading2"/>
        <w:pageBreakBefore w:val="0"/>
        <w:jc w:val="both"/>
        <w:rPr>
          <w:sz w:val="24"/>
          <w:szCs w:val="24"/>
          <w:vertAlign w:val="baseline"/>
        </w:rPr>
      </w:pPr>
      <w:r w:rsidDel="00000000" w:rsidR="00000000" w:rsidRPr="00000000">
        <w:rPr>
          <w:b w:val="1"/>
          <w:sz w:val="24"/>
          <w:szCs w:val="24"/>
          <w:vertAlign w:val="baseline"/>
          <w:rtl w:val="0"/>
        </w:rPr>
        <w:t xml:space="preserve">Re: </w:t>
        <w:tab/>
        <w:t xml:space="preserve">Debt owing toggggt/a Ppppppp Enterprises</w:t>
      </w:r>
      <w:r w:rsidDel="00000000" w:rsidR="00000000" w:rsidRPr="00000000">
        <w:rPr>
          <w:rtl w:val="0"/>
        </w:rPr>
      </w:r>
    </w:p>
    <w:p w:rsidR="00000000" w:rsidDel="00000000" w:rsidP="00000000" w:rsidRDefault="00000000" w:rsidRPr="00000000" w14:paraId="000000F5">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6">
      <w:pPr>
        <w:pageBreakBefore w:val="0"/>
        <w:jc w:val="both"/>
        <w:rPr>
          <w:sz w:val="24"/>
          <w:szCs w:val="24"/>
          <w:vertAlign w:val="baseline"/>
        </w:rPr>
      </w:pPr>
      <w:r w:rsidDel="00000000" w:rsidR="00000000" w:rsidRPr="00000000">
        <w:rPr>
          <w:sz w:val="24"/>
          <w:szCs w:val="24"/>
          <w:vertAlign w:val="baseline"/>
          <w:rtl w:val="0"/>
        </w:rPr>
        <w:t xml:space="preserve">We act for Mr. ,,,,,,, (hereinafter referred to as “our client”), upon whose instructions we write to you as follows:-</w:t>
      </w:r>
    </w:p>
    <w:p w:rsidR="00000000" w:rsidDel="00000000" w:rsidP="00000000" w:rsidRDefault="00000000" w:rsidRPr="00000000" w14:paraId="000000F7">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8">
      <w:pPr>
        <w:pageBreakBefore w:val="0"/>
        <w:jc w:val="both"/>
        <w:rPr>
          <w:sz w:val="24"/>
          <w:szCs w:val="24"/>
          <w:vertAlign w:val="baseline"/>
        </w:rPr>
      </w:pPr>
      <w:r w:rsidDel="00000000" w:rsidR="00000000" w:rsidRPr="00000000">
        <w:rPr>
          <w:sz w:val="24"/>
          <w:szCs w:val="24"/>
          <w:vertAlign w:val="baseline"/>
          <w:rtl w:val="0"/>
        </w:rPr>
        <w:t xml:space="preserve">In or about January 1999, upon your request, our client supplied to you cloth calendars for the year 1999 and overcoats valued at Kshs. 18,000 and Kshs 11,780.00, respectively, full particulars are well within your knowledge. As agreed between yourself and our client, payment by yourself for the said calendars and overcoats was to be made upon delivery of the same to your Homa Bay premises. In furtherance of the said agreement, you paid to our client the sum of Kshs 3,000.00</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and promised to remit the balance thereof in the sum of Kshs 26,780 .00 soon thereafter.</w:t>
      </w:r>
    </w:p>
    <w:p w:rsidR="00000000" w:rsidDel="00000000" w:rsidP="00000000" w:rsidRDefault="00000000" w:rsidRPr="00000000" w14:paraId="000000F9">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Subsequent thereto, you issued two cheques to our client in purported part payment of the outstanding balance herein which cheques were, upon presentation to the Bank, returned dishonoured and unpaid. </w:t>
      </w:r>
    </w:p>
    <w:p w:rsidR="00000000" w:rsidDel="00000000" w:rsidP="00000000" w:rsidRDefault="00000000" w:rsidRPr="00000000" w14:paraId="000000FB">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C">
      <w:pPr>
        <w:pageBreakBefore w:val="0"/>
        <w:jc w:val="both"/>
        <w:rPr>
          <w:sz w:val="24"/>
          <w:szCs w:val="24"/>
          <w:vertAlign w:val="baseline"/>
        </w:rPr>
      </w:pPr>
      <w:r w:rsidDel="00000000" w:rsidR="00000000" w:rsidRPr="00000000">
        <w:rPr>
          <w:sz w:val="24"/>
          <w:szCs w:val="24"/>
          <w:vertAlign w:val="baseline"/>
          <w:rtl w:val="0"/>
        </w:rPr>
        <w:t xml:space="preserve">Be that as it may, upon several demands both formal and informal from our client, on  the 28</w:t>
      </w:r>
      <w:r w:rsidDel="00000000" w:rsidR="00000000" w:rsidRPr="00000000">
        <w:rPr>
          <w:sz w:val="24"/>
          <w:szCs w:val="24"/>
          <w:vertAlign w:val="superscript"/>
          <w:rtl w:val="0"/>
        </w:rPr>
        <w:t xml:space="preserve">th </w:t>
      </w:r>
      <w:r w:rsidDel="00000000" w:rsidR="00000000" w:rsidRPr="00000000">
        <w:rPr>
          <w:sz w:val="24"/>
          <w:szCs w:val="24"/>
          <w:vertAlign w:val="baseline"/>
          <w:rtl w:val="0"/>
        </w:rPr>
        <w:t xml:space="preserve">day of December 2001, you committed yourself  in writing to pay Kshs. 10,000.00  by the end of January 2002, and thereafter Kshs. 2,000.00 at end of every month until payment in full. Regrettably, at the end of the said January, you decided to send our client a money order of a poultry sum of Kshs. 2,000.00 instead of the agreed Kshs. 10,000.00. Since then, you have refused to honour your obligation as per your said commitment. In view of the foregoing, the balance currently due and owing from yourself to our client is Kshs. 24,780.00.</w:t>
      </w:r>
    </w:p>
    <w:p w:rsidR="00000000" w:rsidDel="00000000" w:rsidP="00000000" w:rsidRDefault="00000000" w:rsidRPr="00000000" w14:paraId="000000F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0FE">
      <w:pPr>
        <w:pageBreakBefore w:val="0"/>
        <w:jc w:val="both"/>
        <w:rPr>
          <w:sz w:val="24"/>
          <w:szCs w:val="24"/>
          <w:vertAlign w:val="baseline"/>
        </w:rPr>
      </w:pPr>
      <w:r w:rsidDel="00000000" w:rsidR="00000000" w:rsidRPr="00000000">
        <w:rPr>
          <w:sz w:val="24"/>
          <w:szCs w:val="24"/>
          <w:vertAlign w:val="baseline"/>
          <w:rtl w:val="0"/>
        </w:rPr>
        <w:t xml:space="preserve">Despite various promises by yourself to our client to make good the said cheques and commitment, you have refused, failed and /or otherwise neglected to honour your said promises. Further, despite several reminders to yourself requiring that you pay the aforesaid outstanding sum, you have persisted in your refusal, failure and /or neglect to pay the said sum of Kshs</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24,780.00 or any part thereof. </w:t>
      </w:r>
    </w:p>
    <w:p w:rsidR="00000000" w:rsidDel="00000000" w:rsidP="00000000" w:rsidRDefault="00000000" w:rsidRPr="00000000" w14:paraId="000000FF">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100">
      <w:pPr>
        <w:pageBreakBefore w:val="0"/>
        <w:jc w:val="both"/>
        <w:rPr>
          <w:sz w:val="24"/>
          <w:szCs w:val="24"/>
          <w:vertAlign w:val="baseline"/>
        </w:rPr>
      </w:pPr>
      <w:r w:rsidDel="00000000" w:rsidR="00000000" w:rsidRPr="00000000">
        <w:rPr>
          <w:sz w:val="24"/>
          <w:szCs w:val="24"/>
          <w:vertAlign w:val="baseline"/>
          <w:rtl w:val="0"/>
        </w:rPr>
        <w:t xml:space="preserve">Accordingly, our instructions are to demand from you, as we hereby do, full and immediate payment of the said outstanding amount of Kshs</w:t>
      </w:r>
      <w:r w:rsidDel="00000000" w:rsidR="00000000" w:rsidRPr="00000000">
        <w:rPr>
          <w:b w:val="1"/>
          <w:sz w:val="24"/>
          <w:szCs w:val="24"/>
          <w:vertAlign w:val="baseline"/>
          <w:rtl w:val="0"/>
        </w:rPr>
        <w:t xml:space="preserve">.24,780.00 </w:t>
      </w:r>
      <w:r w:rsidDel="00000000" w:rsidR="00000000" w:rsidRPr="00000000">
        <w:rPr>
          <w:sz w:val="24"/>
          <w:szCs w:val="24"/>
          <w:vertAlign w:val="baseline"/>
          <w:rtl w:val="0"/>
        </w:rPr>
        <w:t xml:space="preserve">together with interest thereon from the respective due dates at the commercial rates prevailing from time to time until payment in full. </w:t>
      </w:r>
    </w:p>
    <w:p w:rsidR="00000000" w:rsidDel="00000000" w:rsidP="00000000" w:rsidRDefault="00000000" w:rsidRPr="00000000" w14:paraId="00000101">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102">
      <w:pPr>
        <w:pageBreakBefore w:val="0"/>
        <w:jc w:val="both"/>
        <w:rPr>
          <w:sz w:val="24"/>
          <w:szCs w:val="24"/>
          <w:vertAlign w:val="baseline"/>
        </w:rPr>
      </w:pPr>
      <w:r w:rsidDel="00000000" w:rsidR="00000000" w:rsidRPr="00000000">
        <w:rPr>
          <w:b w:val="1"/>
          <w:sz w:val="24"/>
          <w:szCs w:val="24"/>
          <w:u w:val="single"/>
          <w:vertAlign w:val="baseline"/>
          <w:rtl w:val="0"/>
        </w:rPr>
        <w:t xml:space="preserve">TAKE NOTICE </w:t>
      </w:r>
      <w:r w:rsidDel="00000000" w:rsidR="00000000" w:rsidRPr="00000000">
        <w:rPr>
          <w:sz w:val="24"/>
          <w:szCs w:val="24"/>
          <w:vertAlign w:val="baseline"/>
          <w:rtl w:val="0"/>
        </w:rPr>
        <w:t xml:space="preserve">that unless the aforestated sum of </w:t>
      </w:r>
      <w:r w:rsidDel="00000000" w:rsidR="00000000" w:rsidRPr="00000000">
        <w:rPr>
          <w:b w:val="1"/>
          <w:sz w:val="24"/>
          <w:szCs w:val="24"/>
          <w:vertAlign w:val="baseline"/>
          <w:rtl w:val="0"/>
        </w:rPr>
        <w:t xml:space="preserve">Kshs.24,780.00 </w:t>
      </w:r>
      <w:r w:rsidDel="00000000" w:rsidR="00000000" w:rsidRPr="00000000">
        <w:rPr>
          <w:sz w:val="24"/>
          <w:szCs w:val="24"/>
          <w:vertAlign w:val="baseline"/>
          <w:rtl w:val="0"/>
        </w:rPr>
        <w:t xml:space="preserve">together</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with interest thereon is paid in full within </w:t>
      </w:r>
      <w:r w:rsidDel="00000000" w:rsidR="00000000" w:rsidRPr="00000000">
        <w:rPr>
          <w:b w:val="1"/>
          <w:sz w:val="24"/>
          <w:szCs w:val="24"/>
          <w:u w:val="single"/>
          <w:vertAlign w:val="baseline"/>
          <w:rtl w:val="0"/>
        </w:rPr>
        <w:t xml:space="preserve">SEVEN (7) DAYS</w:t>
      </w:r>
      <w:r w:rsidDel="00000000" w:rsidR="00000000" w:rsidRPr="00000000">
        <w:rPr>
          <w:sz w:val="24"/>
          <w:szCs w:val="24"/>
          <w:vertAlign w:val="baseline"/>
          <w:rtl w:val="0"/>
        </w:rPr>
        <w:t xml:space="preserve"> from the date of this letter, our instructions are to take such further steps in this matter as may be necessary, including the institution of legal proceedings against yourself for the recovery of the sum demanded, at all times holding you liable for the costs thereby incurred and other consequences ensuing therefrom.</w:t>
      </w:r>
    </w:p>
    <w:p w:rsidR="00000000" w:rsidDel="00000000" w:rsidP="00000000" w:rsidRDefault="00000000" w:rsidRPr="00000000" w14:paraId="00000103">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104">
      <w:pPr>
        <w:pageBreakBefore w:val="0"/>
        <w:jc w:val="both"/>
        <w:rPr>
          <w:sz w:val="24"/>
          <w:szCs w:val="24"/>
          <w:vertAlign w:val="baseline"/>
        </w:rPr>
      </w:pPr>
      <w:r w:rsidDel="00000000" w:rsidR="00000000" w:rsidRPr="00000000">
        <w:rPr>
          <w:sz w:val="24"/>
          <w:szCs w:val="24"/>
          <w:vertAlign w:val="baseline"/>
          <w:rtl w:val="0"/>
        </w:rPr>
        <w:t xml:space="preserve">We trust that this will not be necessary and look forward to hearing from you within the aforementioned time.</w:t>
      </w:r>
    </w:p>
    <w:p w:rsidR="00000000" w:rsidDel="00000000" w:rsidP="00000000" w:rsidRDefault="00000000" w:rsidRPr="00000000" w14:paraId="00000105">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106">
      <w:pPr>
        <w:pageBreakBefore w:val="0"/>
        <w:jc w:val="both"/>
        <w:rPr>
          <w:sz w:val="24"/>
          <w:szCs w:val="24"/>
          <w:vertAlign w:val="baseline"/>
        </w:rPr>
      </w:pPr>
      <w:r w:rsidDel="00000000" w:rsidR="00000000" w:rsidRPr="00000000">
        <w:rPr>
          <w:sz w:val="24"/>
          <w:szCs w:val="24"/>
          <w:vertAlign w:val="baseline"/>
          <w:rtl w:val="0"/>
        </w:rPr>
        <w:t xml:space="preserve">Yours faithfully, </w:t>
      </w:r>
    </w:p>
    <w:p w:rsidR="00000000" w:rsidDel="00000000" w:rsidP="00000000" w:rsidRDefault="00000000" w:rsidRPr="00000000" w14:paraId="00000107">
      <w:pPr>
        <w:pStyle w:val="Heading2"/>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Cccccccccccccc</w:t>
        <w:br w:type="textWrapping"/>
        <w:t xml:space="preserve">gggggggggggggg</w:t>
      </w:r>
      <w:r w:rsidDel="00000000" w:rsidR="00000000" w:rsidRPr="00000000">
        <w:rPr>
          <w:rtl w:val="0"/>
        </w:rPr>
      </w:r>
    </w:p>
    <w:p w:rsidR="00000000" w:rsidDel="00000000" w:rsidP="00000000" w:rsidRDefault="00000000" w:rsidRPr="00000000" w14:paraId="00000108">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109">
      <w:pPr>
        <w:pageBreakBefore w:val="0"/>
        <w:jc w:val="both"/>
        <w:rPr>
          <w:sz w:val="24"/>
          <w:szCs w:val="24"/>
          <w:u w:val="single"/>
          <w:vertAlign w:val="baseline"/>
        </w:rPr>
      </w:pPr>
      <w:r w:rsidDel="00000000" w:rsidR="00000000" w:rsidRPr="00000000">
        <w:rPr>
          <w:sz w:val="24"/>
          <w:szCs w:val="24"/>
          <w:vertAlign w:val="baseline"/>
          <w:rtl w:val="0"/>
        </w:rPr>
        <w:t xml:space="preserve">Cc</w:t>
        <w:tab/>
        <w:t xml:space="preserve">Client.</w:t>
      </w:r>
      <w:r w:rsidDel="00000000" w:rsidR="00000000" w:rsidRPr="00000000">
        <w:rPr>
          <w:rtl w:val="0"/>
        </w:rPr>
      </w:r>
    </w:p>
    <w:p w:rsidR="00000000" w:rsidDel="00000000" w:rsidP="00000000" w:rsidRDefault="00000000" w:rsidRPr="00000000" w14:paraId="0000010A">
      <w:pPr>
        <w:pageBreakBefore w:val="0"/>
        <w:rPr>
          <w:vertAlign w:val="baseline"/>
        </w:rPr>
      </w:pPr>
      <w:r w:rsidDel="00000000" w:rsidR="00000000" w:rsidRPr="00000000">
        <w:rPr>
          <w:rtl w:val="0"/>
        </w:rPr>
      </w:r>
    </w:p>
    <w:p w:rsidR="00000000" w:rsidDel="00000000" w:rsidP="00000000" w:rsidRDefault="00000000" w:rsidRPr="00000000" w14:paraId="0000010B">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Demand letter collection of debts</w:t>
      </w:r>
    </w:p>
    <w:p w:rsidR="00000000" w:rsidDel="00000000" w:rsidP="00000000" w:rsidRDefault="00000000" w:rsidRPr="00000000" w14:paraId="0000010C">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D">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E">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F">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0">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1">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2">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3">
      <w:pPr>
        <w:pageBreakBefore w:val="0"/>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vertAlign w:val="baseline"/>
          <w:rtl w:val="0"/>
        </w:rPr>
        <w:t xml:space="preserve">bbbbbbbbbbb,</w:t>
        <w:tab/>
        <w:tab/>
        <w:tab/>
      </w:r>
      <w:r w:rsidDel="00000000" w:rsidR="00000000" w:rsidRPr="00000000">
        <w:rPr>
          <w:rFonts w:ascii="Arial" w:cs="Arial" w:eastAsia="Arial" w:hAnsi="Arial"/>
          <w:b w:val="1"/>
          <w:sz w:val="20"/>
          <w:szCs w:val="20"/>
          <w:vertAlign w:val="baseline"/>
          <w:rtl w:val="0"/>
        </w:rPr>
        <w:t xml:space="preserve">Original by Registered Post and </w:t>
      </w:r>
      <w:r w:rsidDel="00000000" w:rsidR="00000000" w:rsidRPr="00000000">
        <w:rPr>
          <w:rtl w:val="0"/>
        </w:rPr>
      </w:r>
    </w:p>
    <w:p w:rsidR="00000000" w:rsidDel="00000000" w:rsidP="00000000" w:rsidRDefault="00000000" w:rsidRPr="00000000" w14:paraId="00000114">
      <w:pPr>
        <w:pageBreakBefore w:val="0"/>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vertAlign w:val="baseline"/>
          <w:rtl w:val="0"/>
        </w:rPr>
        <w:t xml:space="preserve">P.O. Box ccccccc</w:t>
      </w:r>
      <w:r w:rsidDel="00000000" w:rsidR="00000000" w:rsidRPr="00000000">
        <w:rPr>
          <w:rFonts w:ascii="Arial" w:cs="Arial" w:eastAsia="Arial" w:hAnsi="Arial"/>
          <w:b w:val="1"/>
          <w:sz w:val="20"/>
          <w:szCs w:val="20"/>
          <w:vertAlign w:val="baseline"/>
          <w:rtl w:val="0"/>
        </w:rPr>
        <w:t xml:space="preserve">,</w:t>
        <w:tab/>
        <w:tab/>
        <w:tab/>
      </w:r>
      <w:r w:rsidDel="00000000" w:rsidR="00000000" w:rsidRPr="00000000">
        <w:rPr>
          <w:rFonts w:ascii="Arial" w:cs="Arial" w:eastAsia="Arial" w:hAnsi="Arial"/>
          <w:b w:val="1"/>
          <w:sz w:val="20"/>
          <w:szCs w:val="20"/>
          <w:u w:val="single"/>
          <w:vertAlign w:val="baseline"/>
          <w:rtl w:val="0"/>
        </w:rPr>
        <w:t xml:space="preserve">copy by  recorded hand delivery</w:t>
      </w:r>
      <w:r w:rsidDel="00000000" w:rsidR="00000000" w:rsidRPr="00000000">
        <w:rPr>
          <w:rtl w:val="0"/>
        </w:rPr>
      </w:r>
    </w:p>
    <w:p w:rsidR="00000000" w:rsidDel="00000000" w:rsidP="00000000" w:rsidRDefault="00000000" w:rsidRPr="00000000" w14:paraId="00000115">
      <w:pPr>
        <w:pageBreakBefore w:val="0"/>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Nairobi.</w:t>
      </w:r>
      <w:r w:rsidDel="00000000" w:rsidR="00000000" w:rsidRPr="00000000">
        <w:rPr>
          <w:rtl w:val="0"/>
        </w:rPr>
      </w:r>
    </w:p>
    <w:p w:rsidR="00000000" w:rsidDel="00000000" w:rsidP="00000000" w:rsidRDefault="00000000" w:rsidRPr="00000000" w14:paraId="00000116">
      <w:pPr>
        <w:pageBreakBefore w:val="0"/>
        <w:jc w:val="both"/>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117">
      <w:pPr>
        <w:pageBreakBefore w:val="0"/>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Attn: Mr. ccccccccccc,</w:t>
      </w:r>
      <w:r w:rsidDel="00000000" w:rsidR="00000000" w:rsidRPr="00000000">
        <w:rPr>
          <w:rtl w:val="0"/>
        </w:rPr>
      </w:r>
    </w:p>
    <w:p w:rsidR="00000000" w:rsidDel="00000000" w:rsidP="00000000" w:rsidRDefault="00000000" w:rsidRPr="00000000" w14:paraId="00000118">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9">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Dear Sir,</w:t>
      </w:r>
    </w:p>
    <w:p w:rsidR="00000000" w:rsidDel="00000000" w:rsidP="00000000" w:rsidRDefault="00000000" w:rsidRPr="00000000" w14:paraId="0000011A">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B">
      <w:pPr>
        <w:pageBreakBefore w:val="0"/>
        <w:ind w:left="720" w:hanging="720"/>
        <w:jc w:val="both"/>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Re: </w:t>
        <w:tab/>
        <w:t xml:space="preserve">Unlawful Termination of Employment of</w:t>
      </w:r>
      <w:r w:rsidDel="00000000" w:rsidR="00000000" w:rsidRPr="00000000">
        <w:rPr>
          <w:rtl w:val="0"/>
        </w:rPr>
      </w:r>
    </w:p>
    <w:p w:rsidR="00000000" w:rsidDel="00000000" w:rsidP="00000000" w:rsidRDefault="00000000" w:rsidRPr="00000000" w14:paraId="0000011C">
      <w:pPr>
        <w:pageBreakBefore w:val="0"/>
        <w:ind w:left="720"/>
        <w:jc w:val="both"/>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Mrcccccccccc after attack on him on 7</w:t>
      </w:r>
      <w:r w:rsidDel="00000000" w:rsidR="00000000" w:rsidRPr="00000000">
        <w:rPr>
          <w:rFonts w:ascii="Arial" w:cs="Arial" w:eastAsia="Arial" w:hAnsi="Arial"/>
          <w:b w:val="1"/>
          <w:sz w:val="20"/>
          <w:szCs w:val="20"/>
          <w:u w:val="single"/>
          <w:vertAlign w:val="superscript"/>
          <w:rtl w:val="0"/>
        </w:rPr>
        <w:t xml:space="preserve">th</w:t>
      </w:r>
      <w:r w:rsidDel="00000000" w:rsidR="00000000" w:rsidRPr="00000000">
        <w:rPr>
          <w:rFonts w:ascii="Arial" w:cs="Arial" w:eastAsia="Arial" w:hAnsi="Arial"/>
          <w:b w:val="1"/>
          <w:sz w:val="20"/>
          <w:szCs w:val="20"/>
          <w:u w:val="single"/>
          <w:vertAlign w:val="baseline"/>
          <w:rtl w:val="0"/>
        </w:rPr>
        <w:t xml:space="preserve"> January 2000 </w:t>
      </w:r>
      <w:r w:rsidDel="00000000" w:rsidR="00000000" w:rsidRPr="00000000">
        <w:rPr>
          <w:rtl w:val="0"/>
        </w:rPr>
      </w:r>
    </w:p>
    <w:p w:rsidR="00000000" w:rsidDel="00000000" w:rsidP="00000000" w:rsidRDefault="00000000" w:rsidRPr="00000000" w14:paraId="0000011D">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E">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We act for Mr. ,,,,,,, aforestated (hereinafter called "our client"), upon whose instructions we write to you as follows: -</w:t>
      </w:r>
    </w:p>
    <w:p w:rsidR="00000000" w:rsidDel="00000000" w:rsidP="00000000" w:rsidRDefault="00000000" w:rsidRPr="00000000" w14:paraId="0000011F">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0">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Since 1988, our client was engaged by your Organization as a Consultant. The terms and conditions of our client's contract of employment were as contained in one -year Consultancy Agreements which by mutual consent of the parties, were renewed as and when the same expired. The last of such Agreement was signed by the parties on 8</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vertAlign w:val="baseline"/>
          <w:rtl w:val="0"/>
        </w:rPr>
        <w:t xml:space="preserve"> July, 1999.</w:t>
      </w:r>
    </w:p>
    <w:p w:rsidR="00000000" w:rsidDel="00000000" w:rsidP="00000000" w:rsidRDefault="00000000" w:rsidRPr="00000000" w14:paraId="00000121">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22">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3">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 the early morning of 7</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vertAlign w:val="baseline"/>
          <w:rtl w:val="0"/>
        </w:rPr>
        <w:t xml:space="preserve"> January 2000, whilst our client was in the ordinary course of his employment, he was attacked by a clique of members of the I.C.R.C Somalia Delegation who are well known by our client, details whereof are well within your knowledge. We are instructed that this was a malicious internal scheme, which had been skilfully organised under the conspiracy of two of your employees, agents or servants namely, Messr. Abdiaziz Osman Mohamoud and Raymond Deserzens against our client, with the aim of frustrating his efforts to perform his duties efficiently and/or eliminating him altogether. As subsequent events revealed, the said heinous act was perpetrated with the active collusion and connivance of your organization and every effort was made thereafter to conceal the facts. It is unfortunate that your organization, as an international humanitarian organization, could have engaged in or condoned such illegal acts.</w:t>
      </w:r>
    </w:p>
    <w:p w:rsidR="00000000" w:rsidDel="00000000" w:rsidP="00000000" w:rsidRDefault="00000000" w:rsidRPr="00000000" w14:paraId="00000124">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5">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 addition to the foregoing, your organization purported to terminate our client's contract of employment without any lawful basis for doing so. Even then, your Organization refused, neglected and/or otherwise failed to pay to our client such sums of money and other compensation as was lawfully due to him.</w:t>
      </w:r>
    </w:p>
    <w:p w:rsidR="00000000" w:rsidDel="00000000" w:rsidP="00000000" w:rsidRDefault="00000000" w:rsidRPr="00000000" w14:paraId="00000126">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7">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Pursuant to the foregoing, we are instructed that pursuant to the express and/or implied terms of the said Consultancy Agreement as read together with the Consultancy Regulations, our client is entitled to claim the following from your organization: -</w:t>
      </w:r>
    </w:p>
    <w:p w:rsidR="00000000" w:rsidDel="00000000" w:rsidP="00000000" w:rsidRDefault="00000000" w:rsidRPr="00000000" w14:paraId="00000128">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9">
      <w:pPr>
        <w:pageBreakBefore w:val="0"/>
        <w:numPr>
          <w:ilvl w:val="0"/>
          <w:numId w:val="39"/>
        </w:numPr>
        <w:ind w:left="144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Compensation for wrongful termination of our client's contract of employment.</w:t>
      </w:r>
    </w:p>
    <w:p w:rsidR="00000000" w:rsidDel="00000000" w:rsidP="00000000" w:rsidRDefault="00000000" w:rsidRPr="00000000" w14:paraId="0000012A">
      <w:pPr>
        <w:pageBreakBefore w:val="0"/>
        <w:numPr>
          <w:ilvl w:val="0"/>
          <w:numId w:val="39"/>
        </w:numPr>
        <w:ind w:left="144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Salary for 12 months in the sum of US$ 21,960.</w:t>
      </w:r>
    </w:p>
    <w:p w:rsidR="00000000" w:rsidDel="00000000" w:rsidP="00000000" w:rsidRDefault="00000000" w:rsidRPr="00000000" w14:paraId="0000012B">
      <w:pPr>
        <w:pageBreakBefore w:val="0"/>
        <w:numPr>
          <w:ilvl w:val="0"/>
          <w:numId w:val="39"/>
        </w:numPr>
        <w:ind w:left="144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Compensation under the Accident Insurance Cover.</w:t>
      </w:r>
    </w:p>
    <w:p w:rsidR="00000000" w:rsidDel="00000000" w:rsidP="00000000" w:rsidRDefault="00000000" w:rsidRPr="00000000" w14:paraId="0000012C">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2D">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Despite numerous reminders to yourselves, you have refused, neglected and/or otherwise failed to respond to our client's letters and/or make good his bona fide claim.</w:t>
      </w:r>
    </w:p>
    <w:p w:rsidR="00000000" w:rsidDel="00000000" w:rsidP="00000000" w:rsidRDefault="00000000" w:rsidRPr="00000000" w14:paraId="0000012E">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F">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Accordingly, our instructions are to demand from you, as we hereby do, that you confirm to us in writing, within the next </w:t>
      </w:r>
      <w:r w:rsidDel="00000000" w:rsidR="00000000" w:rsidRPr="00000000">
        <w:rPr>
          <w:rFonts w:ascii="Arial" w:cs="Arial" w:eastAsia="Arial" w:hAnsi="Arial"/>
          <w:b w:val="1"/>
          <w:sz w:val="20"/>
          <w:szCs w:val="20"/>
          <w:u w:val="single"/>
          <w:vertAlign w:val="baseline"/>
          <w:rtl w:val="0"/>
        </w:rPr>
        <w:t xml:space="preserve">SEVEN (7) DAYS</w:t>
      </w:r>
      <w:r w:rsidDel="00000000" w:rsidR="00000000" w:rsidRPr="00000000">
        <w:rPr>
          <w:rFonts w:ascii="Arial" w:cs="Arial" w:eastAsia="Arial" w:hAnsi="Arial"/>
          <w:sz w:val="20"/>
          <w:szCs w:val="20"/>
          <w:vertAlign w:val="baseline"/>
          <w:rtl w:val="0"/>
        </w:rPr>
        <w:t xml:space="preserve"> that: -</w:t>
      </w:r>
    </w:p>
    <w:p w:rsidR="00000000" w:rsidDel="00000000" w:rsidP="00000000" w:rsidRDefault="00000000" w:rsidRPr="00000000" w14:paraId="00000130">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1">
      <w:pPr>
        <w:pageBreakBefore w:val="0"/>
        <w:numPr>
          <w:ilvl w:val="0"/>
          <w:numId w:val="10"/>
        </w:numPr>
        <w:ind w:left="144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You shall immediately reinstate our client to his employment without any loss of status, emoluments or benefits attendant thereto.</w:t>
      </w:r>
    </w:p>
    <w:p w:rsidR="00000000" w:rsidDel="00000000" w:rsidP="00000000" w:rsidRDefault="00000000" w:rsidRPr="00000000" w14:paraId="00000132">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3">
      <w:pPr>
        <w:pageBreakBefore w:val="0"/>
        <w:numPr>
          <w:ilvl w:val="0"/>
          <w:numId w:val="10"/>
        </w:numPr>
        <w:ind w:left="144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You admit  liability to pay to our client forthwith:-</w:t>
      </w:r>
    </w:p>
    <w:p w:rsidR="00000000" w:rsidDel="00000000" w:rsidP="00000000" w:rsidRDefault="00000000" w:rsidRPr="00000000" w14:paraId="00000134">
      <w:pPr>
        <w:pageBreakBefore w:val="0"/>
        <w:ind w:left="72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5">
      <w:pPr>
        <w:pageBreakBefore w:val="0"/>
        <w:numPr>
          <w:ilvl w:val="0"/>
          <w:numId w:val="37"/>
        </w:numPr>
        <w:ind w:left="288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compensation and amounts referred to in numbers 1-3 above.</w:t>
      </w:r>
    </w:p>
    <w:p w:rsidR="00000000" w:rsidDel="00000000" w:rsidP="00000000" w:rsidRDefault="00000000" w:rsidRPr="00000000" w14:paraId="00000136">
      <w:pPr>
        <w:pageBreakBefore w:val="0"/>
        <w:numPr>
          <w:ilvl w:val="0"/>
          <w:numId w:val="37"/>
        </w:numPr>
        <w:ind w:left="288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General damages for such pain, loss and suffering as our client has been subjected to as a consequence of the said attack.</w:t>
      </w:r>
    </w:p>
    <w:p w:rsidR="00000000" w:rsidDel="00000000" w:rsidP="00000000" w:rsidRDefault="00000000" w:rsidRPr="00000000" w14:paraId="00000137">
      <w:pPr>
        <w:pageBreakBefore w:val="0"/>
        <w:numPr>
          <w:ilvl w:val="0"/>
          <w:numId w:val="37"/>
        </w:numPr>
        <w:ind w:left="288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Such sum of money, representing future medical expenses, as are payable to ensure complete recovery by our client.</w:t>
      </w:r>
    </w:p>
    <w:p w:rsidR="00000000" w:rsidDel="00000000" w:rsidP="00000000" w:rsidRDefault="00000000" w:rsidRPr="00000000" w14:paraId="00000138">
      <w:pPr>
        <w:pageBreakBefore w:val="0"/>
        <w:numPr>
          <w:ilvl w:val="0"/>
          <w:numId w:val="37"/>
        </w:numPr>
        <w:ind w:left="288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Any such further compensation as may, subsequent hereto, come to light.</w:t>
      </w:r>
    </w:p>
    <w:p w:rsidR="00000000" w:rsidDel="00000000" w:rsidP="00000000" w:rsidRDefault="00000000" w:rsidRPr="00000000" w14:paraId="00000139">
      <w:pPr>
        <w:pageBreakBefore w:val="0"/>
        <w:ind w:left="72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A">
      <w:pPr>
        <w:pageBreakBefore w:val="0"/>
        <w:jc w:val="both"/>
        <w:rPr>
          <w:rFonts w:ascii="Arial" w:cs="Arial" w:eastAsia="Arial" w:hAnsi="Arial"/>
          <w:sz w:val="20"/>
          <w:szCs w:val="20"/>
          <w:vertAlign w:val="baseline"/>
        </w:rPr>
      </w:pPr>
      <w:r w:rsidDel="00000000" w:rsidR="00000000" w:rsidRPr="00000000">
        <w:rPr>
          <w:rFonts w:ascii="Arial" w:cs="Arial" w:eastAsia="Arial" w:hAnsi="Arial"/>
          <w:b w:val="1"/>
          <w:sz w:val="20"/>
          <w:szCs w:val="20"/>
          <w:u w:val="single"/>
          <w:vertAlign w:val="baseline"/>
          <w:rtl w:val="0"/>
        </w:rPr>
        <w:t xml:space="preserve">TAKE NOTICE</w:t>
      </w:r>
      <w:r w:rsidDel="00000000" w:rsidR="00000000" w:rsidRPr="00000000">
        <w:rPr>
          <w:rFonts w:ascii="Arial" w:cs="Arial" w:eastAsia="Arial" w:hAnsi="Arial"/>
          <w:sz w:val="20"/>
          <w:szCs w:val="20"/>
          <w:u w:val="single"/>
          <w:vertAlign w:val="baseline"/>
          <w:rtl w:val="0"/>
        </w:rPr>
        <w:t xml:space="preserve"> </w:t>
      </w:r>
      <w:r w:rsidDel="00000000" w:rsidR="00000000" w:rsidRPr="00000000">
        <w:rPr>
          <w:rFonts w:ascii="Arial" w:cs="Arial" w:eastAsia="Arial" w:hAnsi="Arial"/>
          <w:sz w:val="20"/>
          <w:szCs w:val="20"/>
          <w:vertAlign w:val="baseline"/>
          <w:rtl w:val="0"/>
        </w:rPr>
        <w:t xml:space="preserve">that unless we receive your positive response as aforestated with the stipulated deadline of </w:t>
      </w:r>
      <w:r w:rsidDel="00000000" w:rsidR="00000000" w:rsidRPr="00000000">
        <w:rPr>
          <w:rFonts w:ascii="Arial" w:cs="Arial" w:eastAsia="Arial" w:hAnsi="Arial"/>
          <w:b w:val="1"/>
          <w:sz w:val="20"/>
          <w:szCs w:val="20"/>
          <w:u w:val="single"/>
          <w:vertAlign w:val="baseline"/>
          <w:rtl w:val="0"/>
        </w:rPr>
        <w:t xml:space="preserve">SEVEN (7) DAYS</w:t>
      </w:r>
      <w:r w:rsidDel="00000000" w:rsidR="00000000" w:rsidRPr="00000000">
        <w:rPr>
          <w:rFonts w:ascii="Arial" w:cs="Arial" w:eastAsia="Arial" w:hAnsi="Arial"/>
          <w:sz w:val="20"/>
          <w:szCs w:val="20"/>
          <w:vertAlign w:val="baseline"/>
          <w:rtl w:val="0"/>
        </w:rPr>
        <w:t xml:space="preserve"> of the date of this letter, our instructions are to institute legal proceedings against yourselves without any further recourse to yourselves whatsoever, holding you liable for all costs thereby incurred and other consequences ensuing therefrom.</w:t>
      </w:r>
    </w:p>
    <w:p w:rsidR="00000000" w:rsidDel="00000000" w:rsidP="00000000" w:rsidRDefault="00000000" w:rsidRPr="00000000" w14:paraId="0000013B">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3C">
      <w:pPr>
        <w:pageBreakBefore w:val="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We trust that this will not be necessary and we look forward to hearing from you within the aforementioned time. </w:t>
      </w:r>
    </w:p>
    <w:p w:rsidR="00000000" w:rsidDel="00000000" w:rsidP="00000000" w:rsidRDefault="00000000" w:rsidRPr="00000000" w14:paraId="0000013D">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E">
      <w:pPr>
        <w:pageBreakBefore w:val="0"/>
        <w:jc w:val="both"/>
        <w:rPr>
          <w:rFonts w:ascii="Arial" w:cs="Arial" w:eastAsia="Arial" w:hAnsi="Arial"/>
          <w:b w:val="0"/>
          <w:sz w:val="20"/>
          <w:szCs w:val="20"/>
          <w:vertAlign w:val="baseline"/>
        </w:rPr>
      </w:pPr>
      <w:r w:rsidDel="00000000" w:rsidR="00000000" w:rsidRPr="00000000">
        <w:rPr>
          <w:rFonts w:ascii="Arial" w:cs="Arial" w:eastAsia="Arial" w:hAnsi="Arial"/>
          <w:sz w:val="20"/>
          <w:szCs w:val="20"/>
          <w:vertAlign w:val="baseline"/>
          <w:rtl w:val="0"/>
        </w:rPr>
        <w:t xml:space="preserve">Yours faithfully,</w:t>
      </w:r>
      <w:r w:rsidDel="00000000" w:rsidR="00000000" w:rsidRPr="00000000">
        <w:rPr>
          <w:rtl w:val="0"/>
        </w:rPr>
      </w:r>
    </w:p>
    <w:p w:rsidR="00000000" w:rsidDel="00000000" w:rsidP="00000000" w:rsidRDefault="00000000" w:rsidRPr="00000000" w14:paraId="0000013F">
      <w:pPr>
        <w:pStyle w:val="Heading1"/>
        <w:pageBreakBefore w:val="0"/>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sssssssssssssss</w:t>
      </w:r>
      <w:r w:rsidDel="00000000" w:rsidR="00000000" w:rsidRPr="00000000">
        <w:rPr>
          <w:rtl w:val="0"/>
        </w:rPr>
      </w:r>
    </w:p>
    <w:p w:rsidR="00000000" w:rsidDel="00000000" w:rsidP="00000000" w:rsidRDefault="00000000" w:rsidRPr="00000000" w14:paraId="00000140">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1">
      <w:pPr>
        <w:pageBreakBefore w:val="0"/>
        <w:numPr>
          <w:ilvl w:val="0"/>
          <w:numId w:val="35"/>
        </w:numPr>
        <w:ind w:left="720" w:hanging="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tab/>
        <w:t xml:space="preserve">Client </w:t>
      </w:r>
    </w:p>
    <w:p w:rsidR="00000000" w:rsidDel="00000000" w:rsidP="00000000" w:rsidRDefault="00000000" w:rsidRPr="00000000" w14:paraId="00000142">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3">
      <w:pPr>
        <w:pageBreakBefore w:val="0"/>
        <w:ind w:left="72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tab/>
        <w:t xml:space="preserve">sssssss.</w:t>
      </w:r>
    </w:p>
    <w:p w:rsidR="00000000" w:rsidDel="00000000" w:rsidP="00000000" w:rsidRDefault="00000000" w:rsidRPr="00000000" w14:paraId="00000144">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5">
      <w:pPr>
        <w:pageBreakBefore w:val="0"/>
        <w:ind w:left="144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ssssssss La Paix</w:t>
      </w:r>
    </w:p>
    <w:p w:rsidR="00000000" w:rsidDel="00000000" w:rsidP="00000000" w:rsidRDefault="00000000" w:rsidRPr="00000000" w14:paraId="00000146">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7">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8">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9">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A">
      <w:pPr>
        <w:pageBreakBefore w:val="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B">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4C">
      <w:pPr>
        <w:pageBreakBefore w:val="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4D">
      <w:pPr>
        <w:pageBreakBefore w:val="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4E">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ab/>
        <w:tab/>
        <w:tab/>
        <w:t xml:space="preserve"> Memo of appeal</w:t>
      </w:r>
      <w:r w:rsidDel="00000000" w:rsidR="00000000" w:rsidRPr="00000000">
        <w:rPr>
          <w:rtl w:val="0"/>
        </w:rPr>
      </w:r>
    </w:p>
    <w:p w:rsidR="00000000" w:rsidDel="00000000" w:rsidP="00000000" w:rsidRDefault="00000000" w:rsidRPr="00000000" w14:paraId="0000014F">
      <w:pPr>
        <w:pageBreakBefore w:val="0"/>
        <w:ind w:left="2880"/>
        <w:rPr>
          <w:rFonts w:ascii="Arial" w:cs="Arial" w:eastAsia="Arial" w:hAnsi="Arial"/>
          <w:b w:val="0"/>
          <w:u w:val="single"/>
          <w:vertAlign w:val="baseline"/>
        </w:rPr>
      </w:pP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b w:val="1"/>
          <w:u w:val="single"/>
          <w:vertAlign w:val="baseline"/>
          <w:rtl w:val="0"/>
        </w:rPr>
        <w:t xml:space="preserve">REPUBLIC OF KENYA</w:t>
      </w:r>
      <w:r w:rsidDel="00000000" w:rsidR="00000000" w:rsidRPr="00000000">
        <w:rPr>
          <w:rtl w:val="0"/>
        </w:rPr>
      </w:r>
    </w:p>
    <w:p w:rsidR="00000000" w:rsidDel="00000000" w:rsidP="00000000" w:rsidRDefault="00000000" w:rsidRPr="00000000" w14:paraId="00000150">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COURT OF APPEAL AT NAIROBI</w:t>
      </w:r>
      <w:r w:rsidDel="00000000" w:rsidR="00000000" w:rsidRPr="00000000">
        <w:rPr>
          <w:rtl w:val="0"/>
        </w:rPr>
      </w:r>
    </w:p>
    <w:p w:rsidR="00000000" w:rsidDel="00000000" w:rsidP="00000000" w:rsidRDefault="00000000" w:rsidRPr="00000000" w14:paraId="00000151">
      <w:pPr>
        <w:pStyle w:val="Heading3"/>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CIVIL APPLICATION NO. NAI.                 OF 2002</w:t>
      </w:r>
      <w:r w:rsidDel="00000000" w:rsidR="00000000" w:rsidRPr="00000000">
        <w:rPr>
          <w:rtl w:val="0"/>
        </w:rPr>
      </w:r>
    </w:p>
    <w:p w:rsidR="00000000" w:rsidDel="00000000" w:rsidP="00000000" w:rsidRDefault="00000000" w:rsidRPr="00000000" w14:paraId="00000152">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MATTER OF AN INTENDED APPEAL</w:t>
      </w:r>
      <w:r w:rsidDel="00000000" w:rsidR="00000000" w:rsidRPr="00000000">
        <w:rPr>
          <w:rtl w:val="0"/>
        </w:rPr>
      </w:r>
    </w:p>
    <w:p w:rsidR="00000000" w:rsidDel="00000000" w:rsidP="00000000" w:rsidRDefault="00000000" w:rsidRPr="00000000" w14:paraId="00000153">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54">
      <w:pPr>
        <w:pStyle w:val="Heading5"/>
        <w:pageBreakBefore w:val="0"/>
        <w:rPr>
          <w:rFonts w:ascii="Arial" w:cs="Arial" w:eastAsia="Arial" w:hAnsi="Arial"/>
          <w:b w:val="0"/>
          <w:vertAlign w:val="baseline"/>
        </w:rPr>
      </w:pPr>
      <w:r w:rsidDel="00000000" w:rsidR="00000000" w:rsidRPr="00000000">
        <w:rPr>
          <w:rFonts w:ascii="Arial" w:cs="Arial" w:eastAsia="Arial" w:hAnsi="Arial"/>
          <w:b w:val="0"/>
          <w:i w:val="1"/>
          <w:vertAlign w:val="baseline"/>
          <w:rtl w:val="0"/>
        </w:rPr>
        <w:t xml:space="preserve">BETWEEN</w:t>
      </w:r>
      <w:r w:rsidDel="00000000" w:rsidR="00000000" w:rsidRPr="00000000">
        <w:rPr>
          <w:rtl w:val="0"/>
        </w:rPr>
      </w:r>
    </w:p>
    <w:p w:rsidR="00000000" w:rsidDel="00000000" w:rsidP="00000000" w:rsidRDefault="00000000" w:rsidRPr="00000000" w14:paraId="00000155">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56">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57">
      <w:pPr>
        <w:pStyle w:val="Heading1"/>
        <w:pageBreakBefore w:val="0"/>
        <w:rPr>
          <w:rFonts w:ascii="Arial" w:cs="Arial" w:eastAsia="Arial" w:hAnsi="Arial"/>
          <w:b w:val="0"/>
          <w:sz w:val="26"/>
          <w:szCs w:val="26"/>
          <w:vertAlign w:val="baseline"/>
        </w:rPr>
      </w:pPr>
      <w:r w:rsidDel="00000000" w:rsidR="00000000" w:rsidRPr="00000000">
        <w:rPr>
          <w:rFonts w:ascii="Arial" w:cs="Arial" w:eastAsia="Arial" w:hAnsi="Arial"/>
          <w:b w:val="0"/>
          <w:sz w:val="26"/>
          <w:szCs w:val="26"/>
          <w:vertAlign w:val="baseline"/>
          <w:rtl w:val="0"/>
        </w:rPr>
        <w:t xml:space="preserve">THE ATTORNEY GENERAL.......................………………...1</w:t>
      </w:r>
      <w:r w:rsidDel="00000000" w:rsidR="00000000" w:rsidRPr="00000000">
        <w:rPr>
          <w:rFonts w:ascii="Arial" w:cs="Arial" w:eastAsia="Arial" w:hAnsi="Arial"/>
          <w:b w:val="0"/>
          <w:sz w:val="26"/>
          <w:szCs w:val="26"/>
          <w:vertAlign w:val="superscript"/>
          <w:rtl w:val="0"/>
        </w:rPr>
        <w:t xml:space="preserve">ST </w:t>
      </w:r>
      <w:r w:rsidDel="00000000" w:rsidR="00000000" w:rsidRPr="00000000">
        <w:rPr>
          <w:rFonts w:ascii="Arial" w:cs="Arial" w:eastAsia="Arial" w:hAnsi="Arial"/>
          <w:b w:val="0"/>
          <w:sz w:val="26"/>
          <w:szCs w:val="26"/>
          <w:vertAlign w:val="baseline"/>
          <w:rtl w:val="0"/>
        </w:rPr>
        <w:t xml:space="preserve">APPLICANT</w:t>
      </w:r>
    </w:p>
    <w:p w:rsidR="00000000" w:rsidDel="00000000" w:rsidP="00000000" w:rsidRDefault="00000000" w:rsidRPr="00000000" w14:paraId="00000158">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59">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NN KENYA LIMITED.....................…........………………...2</w:t>
      </w:r>
      <w:r w:rsidDel="00000000" w:rsidR="00000000" w:rsidRPr="00000000">
        <w:rPr>
          <w:rFonts w:ascii="Arial" w:cs="Arial" w:eastAsia="Arial" w:hAnsi="Arial"/>
          <w:b w:val="1"/>
          <w:vertAlign w:val="superscript"/>
          <w:rtl w:val="0"/>
        </w:rPr>
        <w:t xml:space="preserve">ND </w:t>
      </w:r>
      <w:r w:rsidDel="00000000" w:rsidR="00000000" w:rsidRPr="00000000">
        <w:rPr>
          <w:rFonts w:ascii="Arial" w:cs="Arial" w:eastAsia="Arial" w:hAnsi="Arial"/>
          <w:b w:val="1"/>
          <w:vertAlign w:val="baseline"/>
          <w:rtl w:val="0"/>
        </w:rPr>
        <w:t xml:space="preserve">APPLICANT</w:t>
      </w:r>
      <w:r w:rsidDel="00000000" w:rsidR="00000000" w:rsidRPr="00000000">
        <w:rPr>
          <w:rtl w:val="0"/>
        </w:rPr>
      </w:r>
    </w:p>
    <w:p w:rsidR="00000000" w:rsidDel="00000000" w:rsidP="00000000" w:rsidRDefault="00000000" w:rsidRPr="00000000" w14:paraId="0000015A">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5B">
      <w:pPr>
        <w:pStyle w:val="Heading5"/>
        <w:pageBreakBefore w:val="0"/>
        <w:rPr>
          <w:rFonts w:ascii="Arial" w:cs="Arial" w:eastAsia="Arial" w:hAnsi="Arial"/>
          <w:b w:val="0"/>
          <w:vertAlign w:val="baseline"/>
        </w:rPr>
      </w:pPr>
      <w:r w:rsidDel="00000000" w:rsidR="00000000" w:rsidRPr="00000000">
        <w:rPr>
          <w:rFonts w:ascii="Arial" w:cs="Arial" w:eastAsia="Arial" w:hAnsi="Arial"/>
          <w:b w:val="0"/>
          <w:i w:val="1"/>
          <w:vertAlign w:val="baseline"/>
          <w:rtl w:val="0"/>
        </w:rPr>
        <w:t xml:space="preserve">AND</w:t>
      </w:r>
      <w:r w:rsidDel="00000000" w:rsidR="00000000" w:rsidRPr="00000000">
        <w:rPr>
          <w:rtl w:val="0"/>
        </w:rPr>
      </w:r>
    </w:p>
    <w:p w:rsidR="00000000" w:rsidDel="00000000" w:rsidP="00000000" w:rsidRDefault="00000000" w:rsidRPr="00000000" w14:paraId="0000015C">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5D">
      <w:pPr>
        <w:pStyle w:val="Heading1"/>
        <w:pageBreakBefore w:val="0"/>
        <w:rPr>
          <w:rFonts w:ascii="Arial" w:cs="Arial" w:eastAsia="Arial" w:hAnsi="Arial"/>
          <w:b w:val="0"/>
          <w:sz w:val="26"/>
          <w:szCs w:val="26"/>
          <w:vertAlign w:val="baseline"/>
        </w:rPr>
      </w:pPr>
      <w:r w:rsidDel="00000000" w:rsidR="00000000" w:rsidRPr="00000000">
        <w:rPr>
          <w:rFonts w:ascii="Arial" w:cs="Arial" w:eastAsia="Arial" w:hAnsi="Arial"/>
          <w:b w:val="0"/>
          <w:sz w:val="26"/>
          <w:szCs w:val="26"/>
          <w:vertAlign w:val="baseline"/>
          <w:rtl w:val="0"/>
        </w:rPr>
        <w:t xml:space="preserve">MMMMMMMMMMM...…...…….................……………….1</w:t>
      </w:r>
      <w:r w:rsidDel="00000000" w:rsidR="00000000" w:rsidRPr="00000000">
        <w:rPr>
          <w:rFonts w:ascii="Arial" w:cs="Arial" w:eastAsia="Arial" w:hAnsi="Arial"/>
          <w:b w:val="0"/>
          <w:sz w:val="26"/>
          <w:szCs w:val="26"/>
          <w:vertAlign w:val="superscript"/>
          <w:rtl w:val="0"/>
        </w:rPr>
        <w:t xml:space="preserve">ST </w:t>
      </w:r>
      <w:r w:rsidDel="00000000" w:rsidR="00000000" w:rsidRPr="00000000">
        <w:rPr>
          <w:rFonts w:ascii="Arial" w:cs="Arial" w:eastAsia="Arial" w:hAnsi="Arial"/>
          <w:b w:val="0"/>
          <w:sz w:val="26"/>
          <w:szCs w:val="26"/>
          <w:vertAlign w:val="baseline"/>
          <w:rtl w:val="0"/>
        </w:rPr>
        <w:t xml:space="preserve">RESPONDENT</w:t>
      </w:r>
    </w:p>
    <w:p w:rsidR="00000000" w:rsidDel="00000000" w:rsidP="00000000" w:rsidRDefault="00000000" w:rsidRPr="00000000" w14:paraId="0000015E">
      <w:pPr>
        <w:pStyle w:val="Heading1"/>
        <w:pageBreakBefore w:val="0"/>
        <w:rPr>
          <w:rFonts w:ascii="Arial" w:cs="Arial" w:eastAsia="Arial" w:hAnsi="Arial"/>
          <w:b w:val="0"/>
          <w:sz w:val="26"/>
          <w:szCs w:val="26"/>
          <w:vertAlign w:val="baseline"/>
        </w:rPr>
      </w:pPr>
      <w:r w:rsidDel="00000000" w:rsidR="00000000" w:rsidRPr="00000000">
        <w:rPr>
          <w:rtl w:val="0"/>
        </w:rPr>
      </w:r>
    </w:p>
    <w:p w:rsidR="00000000" w:rsidDel="00000000" w:rsidP="00000000" w:rsidRDefault="00000000" w:rsidRPr="00000000" w14:paraId="0000015F">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0"/>
          <w:sz w:val="26"/>
          <w:szCs w:val="26"/>
          <w:vertAlign w:val="baseline"/>
          <w:rtl w:val="0"/>
        </w:rPr>
        <w:t xml:space="preserve">PPPPPPPPPPPPPPPP...………..…………………….……2</w:t>
      </w:r>
      <w:r w:rsidDel="00000000" w:rsidR="00000000" w:rsidRPr="00000000">
        <w:rPr>
          <w:rFonts w:ascii="Arial" w:cs="Arial" w:eastAsia="Arial" w:hAnsi="Arial"/>
          <w:b w:val="0"/>
          <w:sz w:val="26"/>
          <w:szCs w:val="26"/>
          <w:vertAlign w:val="superscript"/>
          <w:rtl w:val="0"/>
        </w:rPr>
        <w:t xml:space="preserve">ND </w:t>
      </w:r>
      <w:r w:rsidDel="00000000" w:rsidR="00000000" w:rsidRPr="00000000">
        <w:rPr>
          <w:rFonts w:ascii="Arial" w:cs="Arial" w:eastAsia="Arial" w:hAnsi="Arial"/>
          <w:b w:val="0"/>
          <w:sz w:val="26"/>
          <w:szCs w:val="26"/>
          <w:vertAlign w:val="baseline"/>
          <w:rtl w:val="0"/>
        </w:rPr>
        <w:t xml:space="preserve">RESPONDENT</w:t>
      </w:r>
      <w:r w:rsidDel="00000000" w:rsidR="00000000" w:rsidRPr="00000000">
        <w:rPr>
          <w:rtl w:val="0"/>
        </w:rPr>
      </w:r>
    </w:p>
    <w:p w:rsidR="00000000" w:rsidDel="00000000" w:rsidP="00000000" w:rsidRDefault="00000000" w:rsidRPr="00000000" w14:paraId="00000160">
      <w:pPr>
        <w:pageBreakBefore w:val="0"/>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ab/>
        <w:tab/>
        <w:tab/>
        <w:tab/>
        <w:tab/>
        <w:tab/>
        <w:tab/>
        <w:tab/>
        <w:t xml:space="preserve"> </w:t>
      </w:r>
      <w:r w:rsidDel="00000000" w:rsidR="00000000" w:rsidRPr="00000000">
        <w:rPr>
          <w:rtl w:val="0"/>
        </w:rPr>
      </w:r>
    </w:p>
    <w:p w:rsidR="00000000" w:rsidDel="00000000" w:rsidP="00000000" w:rsidRDefault="00000000" w:rsidRPr="00000000" w14:paraId="00000161">
      <w:pPr>
        <w:pageBreakBefore w:val="0"/>
        <w:jc w:val="center"/>
        <w:rPr>
          <w:rFonts w:ascii="Arial" w:cs="Arial" w:eastAsia="Arial" w:hAnsi="Arial"/>
          <w:b w:val="0"/>
          <w:vertAlign w:val="baseline"/>
        </w:rPr>
      </w:pPr>
      <w:r w:rsidDel="00000000" w:rsidR="00000000" w:rsidRPr="00000000">
        <w:rPr>
          <w:rFonts w:ascii="Arial" w:cs="Arial" w:eastAsia="Arial" w:hAnsi="Arial"/>
          <w:b w:val="1"/>
          <w:i w:val="1"/>
          <w:vertAlign w:val="baseline"/>
          <w:rtl w:val="0"/>
        </w:rPr>
        <w:t xml:space="preserve">(Application for extension of time to file and serve the Notice of Appeal, out of time in an intended Appeal from a Judgement  of the High Court of Kenya at Nairobi (Honourable Mrs. Justice Rawal),  dated 11</w:t>
      </w:r>
      <w:r w:rsidDel="00000000" w:rsidR="00000000" w:rsidRPr="00000000">
        <w:rPr>
          <w:rFonts w:ascii="Arial" w:cs="Arial" w:eastAsia="Arial" w:hAnsi="Arial"/>
          <w:b w:val="1"/>
          <w:i w:val="1"/>
          <w:vertAlign w:val="superscript"/>
          <w:rtl w:val="0"/>
        </w:rPr>
        <w:t xml:space="preserve">th</w:t>
      </w:r>
      <w:r w:rsidDel="00000000" w:rsidR="00000000" w:rsidRPr="00000000">
        <w:rPr>
          <w:rFonts w:ascii="Arial" w:cs="Arial" w:eastAsia="Arial" w:hAnsi="Arial"/>
          <w:b w:val="1"/>
          <w:i w:val="1"/>
          <w:vertAlign w:val="baseline"/>
          <w:rtl w:val="0"/>
        </w:rPr>
        <w:t xml:space="preserve"> ,,,,,,,, 2002 in the High Court Civil Case No. 2…. of 200..)</w:t>
      </w:r>
      <w:r w:rsidDel="00000000" w:rsidR="00000000" w:rsidRPr="00000000">
        <w:rPr>
          <w:rtl w:val="0"/>
        </w:rPr>
      </w:r>
    </w:p>
    <w:p w:rsidR="00000000" w:rsidDel="00000000" w:rsidP="00000000" w:rsidRDefault="00000000" w:rsidRPr="00000000" w14:paraId="00000162">
      <w:pPr>
        <w:pageBreakBefore w:val="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63">
      <w:pPr>
        <w:pageBreakBefore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BETWEEN</w:t>
      </w:r>
      <w:r w:rsidDel="00000000" w:rsidR="00000000" w:rsidRPr="00000000">
        <w:rPr>
          <w:rtl w:val="0"/>
        </w:rPr>
      </w:r>
    </w:p>
    <w:p w:rsidR="00000000" w:rsidDel="00000000" w:rsidP="00000000" w:rsidRDefault="00000000" w:rsidRPr="00000000" w14:paraId="00000164">
      <w:pPr>
        <w:pageBreakBefore w:val="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65">
      <w:pPr>
        <w:pStyle w:val="Heading1"/>
        <w:pageBreakBefore w:val="0"/>
        <w:rPr>
          <w:rFonts w:ascii="Arial" w:cs="Arial" w:eastAsia="Arial" w:hAnsi="Arial"/>
          <w:b w:val="0"/>
          <w:sz w:val="26"/>
          <w:szCs w:val="26"/>
          <w:vertAlign w:val="baseline"/>
        </w:rPr>
      </w:pPr>
      <w:r w:rsidDel="00000000" w:rsidR="00000000" w:rsidRPr="00000000">
        <w:rPr>
          <w:rFonts w:ascii="Arial" w:cs="Arial" w:eastAsia="Arial" w:hAnsi="Arial"/>
          <w:b w:val="0"/>
          <w:sz w:val="26"/>
          <w:szCs w:val="26"/>
          <w:vertAlign w:val="baseline"/>
          <w:rtl w:val="0"/>
        </w:rPr>
        <w:t xml:space="preserve">MMMMMMMMMMM……………….................................……1</w:t>
      </w:r>
      <w:r w:rsidDel="00000000" w:rsidR="00000000" w:rsidRPr="00000000">
        <w:rPr>
          <w:rFonts w:ascii="Arial" w:cs="Arial" w:eastAsia="Arial" w:hAnsi="Arial"/>
          <w:b w:val="0"/>
          <w:sz w:val="26"/>
          <w:szCs w:val="26"/>
          <w:vertAlign w:val="superscript"/>
          <w:rtl w:val="0"/>
        </w:rPr>
        <w:t xml:space="preserve">ST</w:t>
      </w:r>
      <w:r w:rsidDel="00000000" w:rsidR="00000000" w:rsidRPr="00000000">
        <w:rPr>
          <w:rFonts w:ascii="Arial" w:cs="Arial" w:eastAsia="Arial" w:hAnsi="Arial"/>
          <w:b w:val="0"/>
          <w:sz w:val="26"/>
          <w:szCs w:val="26"/>
          <w:vertAlign w:val="baseline"/>
          <w:rtl w:val="0"/>
        </w:rPr>
        <w:t xml:space="preserve"> APPLICANT</w:t>
      </w:r>
    </w:p>
    <w:p w:rsidR="00000000" w:rsidDel="00000000" w:rsidP="00000000" w:rsidRDefault="00000000" w:rsidRPr="00000000" w14:paraId="00000166">
      <w:pPr>
        <w:pStyle w:val="Heading1"/>
        <w:pageBreakBefore w:val="0"/>
        <w:rPr>
          <w:rFonts w:ascii="Arial" w:cs="Arial" w:eastAsia="Arial" w:hAnsi="Arial"/>
          <w:b w:val="0"/>
          <w:sz w:val="26"/>
          <w:szCs w:val="26"/>
          <w:vertAlign w:val="baseline"/>
        </w:rPr>
      </w:pPr>
      <w:r w:rsidDel="00000000" w:rsidR="00000000" w:rsidRPr="00000000">
        <w:rPr>
          <w:rFonts w:ascii="Arial" w:cs="Arial" w:eastAsia="Arial" w:hAnsi="Arial"/>
          <w:b w:val="0"/>
          <w:sz w:val="26"/>
          <w:szCs w:val="26"/>
          <w:vertAlign w:val="baseline"/>
          <w:rtl w:val="0"/>
        </w:rPr>
        <w:t xml:space="preserve">PPPPPPPPPPPPPPPPP.....................................................…….2</w:t>
      </w:r>
      <w:r w:rsidDel="00000000" w:rsidR="00000000" w:rsidRPr="00000000">
        <w:rPr>
          <w:rFonts w:ascii="Arial" w:cs="Arial" w:eastAsia="Arial" w:hAnsi="Arial"/>
          <w:b w:val="0"/>
          <w:sz w:val="26"/>
          <w:szCs w:val="26"/>
          <w:vertAlign w:val="superscript"/>
          <w:rtl w:val="0"/>
        </w:rPr>
        <w:t xml:space="preserve">ND </w:t>
      </w:r>
      <w:r w:rsidDel="00000000" w:rsidR="00000000" w:rsidRPr="00000000">
        <w:rPr>
          <w:rFonts w:ascii="Arial" w:cs="Arial" w:eastAsia="Arial" w:hAnsi="Arial"/>
          <w:b w:val="0"/>
          <w:sz w:val="26"/>
          <w:szCs w:val="26"/>
          <w:vertAlign w:val="baseline"/>
          <w:rtl w:val="0"/>
        </w:rPr>
        <w:t xml:space="preserve">APPLICANT </w:t>
      </w:r>
    </w:p>
    <w:p w:rsidR="00000000" w:rsidDel="00000000" w:rsidP="00000000" w:rsidRDefault="00000000" w:rsidRPr="00000000" w14:paraId="00000167">
      <w:pPr>
        <w:pageBreakBefore w:val="0"/>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68">
      <w:pPr>
        <w:pStyle w:val="Heading2"/>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VERSUS</w:t>
      </w:r>
      <w:r w:rsidDel="00000000" w:rsidR="00000000" w:rsidRPr="00000000">
        <w:rPr>
          <w:rtl w:val="0"/>
        </w:rPr>
      </w:r>
    </w:p>
    <w:p w:rsidR="00000000" w:rsidDel="00000000" w:rsidP="00000000" w:rsidRDefault="00000000" w:rsidRPr="00000000" w14:paraId="00000169">
      <w:pPr>
        <w:pageBreakBefore w:val="0"/>
        <w:ind w:firstLine="72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6A">
      <w:pPr>
        <w:pStyle w:val="Heading1"/>
        <w:pageBreakBefore w:val="0"/>
        <w:rPr>
          <w:rFonts w:ascii="Arial" w:cs="Arial" w:eastAsia="Arial" w:hAnsi="Arial"/>
          <w:b w:val="0"/>
          <w:sz w:val="26"/>
          <w:szCs w:val="26"/>
          <w:vertAlign w:val="baseline"/>
        </w:rPr>
      </w:pPr>
      <w:r w:rsidDel="00000000" w:rsidR="00000000" w:rsidRPr="00000000">
        <w:rPr>
          <w:rFonts w:ascii="Arial" w:cs="Arial" w:eastAsia="Arial" w:hAnsi="Arial"/>
          <w:b w:val="0"/>
          <w:sz w:val="26"/>
          <w:szCs w:val="26"/>
          <w:vertAlign w:val="baseline"/>
          <w:rtl w:val="0"/>
        </w:rPr>
        <w:t xml:space="preserve">THE ATTORNEY GENERAL……..........................................1</w:t>
      </w:r>
      <w:r w:rsidDel="00000000" w:rsidR="00000000" w:rsidRPr="00000000">
        <w:rPr>
          <w:rFonts w:ascii="Arial" w:cs="Arial" w:eastAsia="Arial" w:hAnsi="Arial"/>
          <w:b w:val="0"/>
          <w:sz w:val="26"/>
          <w:szCs w:val="26"/>
          <w:vertAlign w:val="superscript"/>
          <w:rtl w:val="0"/>
        </w:rPr>
        <w:t xml:space="preserve">ST </w:t>
      </w:r>
      <w:r w:rsidDel="00000000" w:rsidR="00000000" w:rsidRPr="00000000">
        <w:rPr>
          <w:rFonts w:ascii="Arial" w:cs="Arial" w:eastAsia="Arial" w:hAnsi="Arial"/>
          <w:b w:val="0"/>
          <w:sz w:val="26"/>
          <w:szCs w:val="26"/>
          <w:vertAlign w:val="baseline"/>
          <w:rtl w:val="0"/>
        </w:rPr>
        <w:t xml:space="preserve">RESPONDENT</w:t>
      </w:r>
    </w:p>
    <w:p w:rsidR="00000000" w:rsidDel="00000000" w:rsidP="00000000" w:rsidRDefault="00000000" w:rsidRPr="00000000" w14:paraId="0000016B">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6C">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NNN KENYA LIMITED..................……....…..........................2</w:t>
      </w:r>
      <w:r w:rsidDel="00000000" w:rsidR="00000000" w:rsidRPr="00000000">
        <w:rPr>
          <w:rFonts w:ascii="Arial" w:cs="Arial" w:eastAsia="Arial" w:hAnsi="Arial"/>
          <w:b w:val="1"/>
          <w:vertAlign w:val="superscript"/>
          <w:rtl w:val="0"/>
        </w:rPr>
        <w:t xml:space="preserve">ND </w:t>
      </w:r>
      <w:r w:rsidDel="00000000" w:rsidR="00000000" w:rsidRPr="00000000">
        <w:rPr>
          <w:rFonts w:ascii="Arial" w:cs="Arial" w:eastAsia="Arial" w:hAnsi="Arial"/>
          <w:b w:val="1"/>
          <w:vertAlign w:val="baseline"/>
          <w:rtl w:val="0"/>
        </w:rPr>
        <w:t xml:space="preserve">RESPONDENT</w:t>
      </w:r>
      <w:r w:rsidDel="00000000" w:rsidR="00000000" w:rsidRPr="00000000">
        <w:rPr>
          <w:rtl w:val="0"/>
        </w:rPr>
      </w:r>
    </w:p>
    <w:p w:rsidR="00000000" w:rsidDel="00000000" w:rsidP="00000000" w:rsidRDefault="00000000" w:rsidRPr="00000000" w14:paraId="0000016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F">
      <w:pPr>
        <w:pageBreakBefore w:val="0"/>
        <w:rPr>
          <w:rFonts w:ascii="Arial" w:cs="Arial" w:eastAsia="Arial" w:hAnsi="Arial"/>
          <w:b w:val="0"/>
          <w:u w:val="single"/>
          <w:vertAlign w:val="baseline"/>
        </w:rPr>
      </w:pPr>
      <w:r w:rsidDel="00000000" w:rsidR="00000000" w:rsidRPr="00000000">
        <w:rPr>
          <w:rFonts w:ascii="Arial" w:cs="Arial" w:eastAsia="Arial" w:hAnsi="Arial"/>
          <w:b w:val="1"/>
          <w:vertAlign w:val="baseline"/>
          <w:rtl w:val="0"/>
        </w:rPr>
        <w:tab/>
        <w:tab/>
        <w:tab/>
        <w:tab/>
        <w:tab/>
      </w:r>
      <w:r w:rsidDel="00000000" w:rsidR="00000000" w:rsidRPr="00000000">
        <w:rPr>
          <w:rtl w:val="0"/>
        </w:rPr>
      </w:r>
    </w:p>
    <w:p w:rsidR="00000000" w:rsidDel="00000000" w:rsidP="00000000" w:rsidRDefault="00000000" w:rsidRPr="00000000" w14:paraId="00000170">
      <w:pPr>
        <w:pageBreakBefore w:val="0"/>
        <w:ind w:firstLine="72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71">
      <w:pPr>
        <w:pageBreakBefore w:val="0"/>
        <w:ind w:firstLine="72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MEMORANDUM OF APPEAL</w:t>
        <w:br w:type="textWrapp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Appellant above-named appeals to the Court of Appeal against the entire Judgement above-mentioned on the following GROUNDS inter alia, namely:-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in finding that the predominant purpose behind the institution of Criminal proceedings on 1</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February, 2000 against the Applicants/Respondents (hereinafter collectively referred to as “the Respondents”) was to put pressure on them to pay the claims of NN and to prevent them from continuing with their civil suits.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in making a finding that the Attorney General did not exercise the power enshrined in section 26 of the constitution in a quasi-judicial manner.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law and in fact in making a declaration that the institution and maintenance of the Chief Magistrates Nairobi Criminal Case No. ,,,,, of 2000 against MMMM and PPP on 2</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February 200….. upon the complaint of NNN Kenya Limited was and is for the purposes of exerting pressure on the applicants/ respondents to pay NN Kenya Limited a sum of K.Shs 99,563,416/= which is disputed by them.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law and in fact in making a declaration that the institution, prosecution and maintenance of the aforesaid criminal case is an abuse of the criminal process of the Court and is arbitrary and a contravention of the said applicants’ rights under section 82 of the constitution.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and in law by ordering that the proceedings in the Chief Magistrate’s Case No. ,,,,,, of 2000 be permanently stayed and further that the Chief Magistrate Nairobi or any other Magistrate be prohibited from hearing and determining the said case.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Having conceded that it may be true that in isolation, the transactions between 12</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and 15</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September, 19….. could raise a reasonable belief of committal of criminal offences, the Learned Judge failed to make a finding that indeed a criminal offence, that of obtaining by false pretence had indeed been committed on the said dates pursuant to which the Appellant made a complaint to the Police.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by upholding Mrs. MM evidence that the terms of payment between the parties was “Cash on delivery” despite the evidence of Mr. KKK both oral and by way of affidavit that the terms of trade was “Cash on order”.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Having accepted the evidence of Mrs MMM that she stopped the payments of the subject cheques  “believing that NN would come around to give her a full account of money owed by both parties”, the  Learned Judge erred in fact in failing to find that the Respondents had in fact lifted products for the value of the said cheques that she had stopped and that she had continued to do so even after she knew that   she had stopped payment of said cheques a fact unknown to the 2</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Respondent/Applicant.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Having satisfied herself that indeed some form of dispute existed between the parties and having had the benefit of listening to Mr. KKK evidence on behalf of the Appellant, the Learned Judge erred in fact in failing to find that in those circumstances, it was doubtful that NN Kenya would indeed have continued to sell petroleum products to the Respondents on credit.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failed in the circumstances that the Appellant must have relied on the said Cheques as value for money before it authorised the release of its products to the Respondents from its depot.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in failing to find that if in fact the evidence of Mrs MMM was to be believed i.e, that the terms of trade was “cash on order”, then it was not necessary for her to leave blank signed cheques with the Appellant as opposed to going with the said cheques to the Appellants offices and writing out a cheque for the value of the products collected every day.</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erred in fact in failing to make a finding that if indeed the MMM had no knowledge of the other three cheques which they claimed were fraudulently filled in by the Appellant,  they have never made a formal complaint to the Police in respect of the alleged fraud.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By satisfying herself that the subject matters of the counter-claim filed by the Appellant  in the civil suit filed by the Respondents is the same which are used in the charge sheet of the criminal proceedings, the Learned Judge failed to appreciate the submissions made on behalf of the Appellant  relating to the sequence of events prior to the filing of the said suits and the subject Notice of Motion from which this Appeal lies in that, the complaint by the Appellant was made on 7</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199,, way  before the Respondents filed the civil suits.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Learned Judge failed to appreciate that the suit having been commenced by the Respondents,  the Appellant was compelled in the circumstances and therefore obliged to file not only a Defence but also a Counterclaim within the time prescribed by the civil  procedure rules and to include the amounts of the subject cheques for which by the Appellants had by their own admission, collected products for the value thereof.</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 the circumstances, the Learned Judge erred in fact in finding that the filing of the Civil suits by the Respondents definitely hampered the Appellant from realizing its claim from the Respondents suggesting that the Appellants resorted to exerting pressure on the Respondents to pay the amounts due to it by the Respondent.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That the Learned Judge erred in fact in failing to appreciate that the fact that the Appellant had filed a counter-claim which included the value of the subject five cheques did not in any way  change the manner in which NN came to be owed the amounts thereof by the Respondents.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Having made a finding that the Investigating Officer did not properly investigate the case, the Learned Judge erred in Law in ordering that only NN Kenya do pay the Applicants/Respondents costs when the original Application was in fact made against the Attorney General who is an independent party from the Appellants herein.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 view of the circumstances set out herein above, the Learned Judge totally misdirected herself in delivering Judgement in favour of the Respondents by failing to consider and appreciate the evidence on record tendered on behalf of the Appellant.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br w:type="textWrapping"/>
        <w:t xml:space="preserve">It is proposed to ask the Court </w:t>
      </w: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FOR ORDERS THAT:-</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br w:type="textWrapping"/>
        <w:br w:type="textWrapping"/>
        <w:t xml:space="preserve">The Appeal be allowed and a declaration be made to the extent that the Appellant properly made a complaint to the police on 7</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 1999 believing that an offence had been committed against it in the period between 12</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and 15</w:t>
      </w:r>
      <w:r w:rsidDel="00000000" w:rsidR="00000000" w:rsidRPr="00000000">
        <w:rPr>
          <w:rFonts w:ascii="Arial" w:cs="Arial" w:eastAsia="Arial" w:hAnsi="Arial"/>
          <w:b w:val="0"/>
          <w:i w:val="0"/>
          <w:smallCaps w:val="0"/>
          <w:strike w:val="0"/>
          <w:color w:val="000000"/>
          <w:sz w:val="26"/>
          <w:szCs w:val="26"/>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September 199….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 the result the orders made by the Learned Judge be set aside.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costs of the Appeal be granted to the Appellant against the Respondent.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DATED</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at Nairobi this </w:t>
        <w:tab/>
        <w:tab/>
        <w:t xml:space="preserve">day of                                201</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TTTTTT AND COMPANY</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ADVOCATES FOR THE APPELLANT</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TO:-</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ab/>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Honourable the Judges of the Kenya Court of Appeal.</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COPY TO BE SERVED UPON:-</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1AC">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WWWW &amp; IIIIIII</w:t>
      </w:r>
    </w:p>
    <w:p w:rsidR="00000000" w:rsidDel="00000000" w:rsidP="00000000" w:rsidRDefault="00000000" w:rsidRPr="00000000" w14:paraId="000001AD">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w:t>
      </w:r>
    </w:p>
    <w:p w:rsidR="00000000" w:rsidDel="00000000" w:rsidP="00000000" w:rsidRDefault="00000000" w:rsidRPr="00000000" w14:paraId="000001AE">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NAIROBI.</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Attorney General</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State Law Offices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Sheria House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Room 308</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NAIROBI</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LODGED</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in the Registry at Nairobi this</w:t>
        <w:tab/>
        <w:t xml:space="preserve">day of                   200,,,,</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DEPUTY REGISTRAR</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1"/>
          <w:i w:val="0"/>
          <w:smallCaps w:val="0"/>
          <w:strike w:val="0"/>
          <w:color w:val="000000"/>
          <w:sz w:val="26"/>
          <w:szCs w:val="26"/>
          <w:u w:val="single"/>
          <w:shd w:fill="auto" w:val="clear"/>
          <w:vertAlign w:val="baseline"/>
          <w:rtl w:val="0"/>
        </w:rPr>
        <w:t xml:space="preserve">COURT OF APPEAL</w:t>
      </w:r>
      <w:r w:rsidDel="00000000" w:rsidR="00000000" w:rsidRPr="00000000">
        <w:rPr>
          <w:rtl w:val="0"/>
        </w:rPr>
      </w:r>
    </w:p>
    <w:p w:rsidR="00000000" w:rsidDel="00000000" w:rsidP="00000000" w:rsidRDefault="00000000" w:rsidRPr="00000000" w14:paraId="000001CF">
      <w:pPr>
        <w:pageBreakBefore w:val="0"/>
        <w:ind w:firstLine="72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1D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pStyle w:val="Heading1"/>
        <w:pageBreakBefore w:val="0"/>
        <w:spacing w:line="360" w:lineRule="auto"/>
        <w:rPr>
          <w:sz w:val="24"/>
          <w:szCs w:val="24"/>
          <w:vertAlign w:val="baseline"/>
        </w:rPr>
      </w:pPr>
      <w:r w:rsidDel="00000000" w:rsidR="00000000" w:rsidRPr="00000000">
        <w:rPr>
          <w:rtl w:val="0"/>
        </w:rPr>
      </w:r>
    </w:p>
    <w:p w:rsidR="00000000" w:rsidDel="00000000" w:rsidP="00000000" w:rsidRDefault="00000000" w:rsidRPr="00000000" w14:paraId="000001D5">
      <w:pPr>
        <w:pStyle w:val="Heading1"/>
        <w:pageBreakBefore w:val="0"/>
        <w:spacing w:line="360" w:lineRule="auto"/>
        <w:rPr>
          <w:sz w:val="24"/>
          <w:szCs w:val="24"/>
          <w:vertAlign w:val="baseline"/>
        </w:rPr>
      </w:pPr>
      <w:r w:rsidDel="00000000" w:rsidR="00000000" w:rsidRPr="00000000">
        <w:rPr>
          <w:b w:val="1"/>
          <w:sz w:val="24"/>
          <w:szCs w:val="24"/>
          <w:vertAlign w:val="baseline"/>
          <w:rtl w:val="0"/>
        </w:rPr>
        <w:t xml:space="preserve">Amend Judgment order XX Rule 3 CPR</w:t>
      </w:r>
      <w:r w:rsidDel="00000000" w:rsidR="00000000" w:rsidRPr="00000000">
        <w:rPr>
          <w:rtl w:val="0"/>
        </w:rPr>
      </w:r>
    </w:p>
    <w:p w:rsidR="00000000" w:rsidDel="00000000" w:rsidP="00000000" w:rsidRDefault="00000000" w:rsidRPr="00000000" w14:paraId="000001D6">
      <w:pPr>
        <w:pageBreakBefore w:val="0"/>
        <w:rPr>
          <w:vertAlign w:val="baseline"/>
        </w:rPr>
      </w:pPr>
      <w:r w:rsidDel="00000000" w:rsidR="00000000" w:rsidRPr="00000000">
        <w:rPr>
          <w:rtl w:val="0"/>
        </w:rPr>
      </w:r>
    </w:p>
    <w:p w:rsidR="00000000" w:rsidDel="00000000" w:rsidP="00000000" w:rsidRDefault="00000000" w:rsidRPr="00000000" w14:paraId="000001D7">
      <w:pPr>
        <w:pStyle w:val="Heading1"/>
        <w:pageBreakBefore w:val="0"/>
        <w:spacing w:line="360" w:lineRule="auto"/>
        <w:rPr>
          <w:sz w:val="24"/>
          <w:szCs w:val="24"/>
          <w:vertAlign w:val="baseline"/>
        </w:rPr>
      </w:pPr>
      <w:r w:rsidDel="00000000" w:rsidR="00000000" w:rsidRPr="00000000">
        <w:rPr>
          <w:b w:val="1"/>
          <w:sz w:val="24"/>
          <w:szCs w:val="24"/>
          <w:vertAlign w:val="baseline"/>
          <w:rtl w:val="0"/>
        </w:rPr>
        <w:t xml:space="preserve">REPUBLIC OF KENYA</w:t>
      </w:r>
      <w:r w:rsidDel="00000000" w:rsidR="00000000" w:rsidRPr="00000000">
        <w:rPr>
          <w:rtl w:val="0"/>
        </w:rPr>
      </w:r>
    </w:p>
    <w:p w:rsidR="00000000" w:rsidDel="00000000" w:rsidP="00000000" w:rsidRDefault="00000000" w:rsidRPr="00000000" w14:paraId="000001D8">
      <w:pPr>
        <w:pageBreakBefore w:val="0"/>
        <w:spacing w:line="360" w:lineRule="auto"/>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1D9">
      <w:pPr>
        <w:pageBreakBefore w:val="0"/>
        <w:spacing w:line="36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1DA">
      <w:pPr>
        <w:pageBreakBefore w:val="0"/>
        <w:spacing w:line="360" w:lineRule="auto"/>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1DB">
      <w:pPr>
        <w:pStyle w:val="Heading2"/>
        <w:pageBreakBefore w:val="0"/>
        <w:spacing w:line="360" w:lineRule="auto"/>
        <w:jc w:val="center"/>
        <w:rPr>
          <w:b w:val="0"/>
          <w:i w:val="0"/>
          <w:sz w:val="24"/>
          <w:szCs w:val="24"/>
          <w:vertAlign w:val="baseline"/>
        </w:rPr>
      </w:pPr>
      <w:r w:rsidDel="00000000" w:rsidR="00000000" w:rsidRPr="00000000">
        <w:rPr>
          <w:b w:val="0"/>
          <w:i w:val="1"/>
          <w:sz w:val="24"/>
          <w:szCs w:val="24"/>
          <w:u w:val="single"/>
          <w:vertAlign w:val="baseline"/>
          <w:rtl w:val="0"/>
        </w:rPr>
        <w:t xml:space="preserve">CIVIL CASE NO       OF 1996</w:t>
      </w:r>
      <w:r w:rsidDel="00000000" w:rsidR="00000000" w:rsidRPr="00000000">
        <w:rPr>
          <w:rtl w:val="0"/>
        </w:rPr>
      </w:r>
    </w:p>
    <w:p w:rsidR="00000000" w:rsidDel="00000000" w:rsidP="00000000" w:rsidRDefault="00000000" w:rsidRPr="00000000" w14:paraId="000001DC">
      <w:pPr>
        <w:pageBreakBefore w:val="0"/>
        <w:spacing w:line="360" w:lineRule="auto"/>
        <w:jc w:val="center"/>
        <w:rPr>
          <w:b w:val="0"/>
          <w:sz w:val="24"/>
          <w:szCs w:val="24"/>
          <w:vertAlign w:val="baseline"/>
        </w:rPr>
      </w:pPr>
      <w:r w:rsidDel="00000000" w:rsidR="00000000" w:rsidRPr="00000000">
        <w:rPr>
          <w:rtl w:val="0"/>
        </w:rPr>
      </w:r>
    </w:p>
    <w:p w:rsidR="00000000" w:rsidDel="00000000" w:rsidP="00000000" w:rsidRDefault="00000000" w:rsidRPr="00000000" w14:paraId="000001DD">
      <w:pPr>
        <w:pStyle w:val="Heading2"/>
        <w:pageBreakBefore w:val="0"/>
        <w:spacing w:line="360" w:lineRule="auto"/>
        <w:jc w:val="both"/>
        <w:rPr>
          <w:b w:val="0"/>
          <w:i w:val="0"/>
          <w:sz w:val="24"/>
          <w:szCs w:val="24"/>
          <w:vertAlign w:val="baseline"/>
        </w:rPr>
      </w:pPr>
      <w:r w:rsidDel="00000000" w:rsidR="00000000" w:rsidRPr="00000000">
        <w:rPr>
          <w:b w:val="0"/>
          <w:i w:val="1"/>
          <w:sz w:val="24"/>
          <w:szCs w:val="24"/>
          <w:vertAlign w:val="baseline"/>
          <w:rtl w:val="0"/>
        </w:rPr>
        <w:t xml:space="preserve">KKKKKKK  ..   ..   ..    ..   ..  ..  ..  ..  ..  ..    PLAINTIFF/APPLICANT </w:t>
      </w:r>
      <w:r w:rsidDel="00000000" w:rsidR="00000000" w:rsidRPr="00000000">
        <w:rPr>
          <w:rtl w:val="0"/>
        </w:rPr>
      </w:r>
    </w:p>
    <w:p w:rsidR="00000000" w:rsidDel="00000000" w:rsidP="00000000" w:rsidRDefault="00000000" w:rsidRPr="00000000" w14:paraId="000001DE">
      <w:pPr>
        <w:pageBreakBefore w:val="0"/>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1DF">
      <w:pPr>
        <w:pStyle w:val="Heading6"/>
        <w:pageBreakBefore w:val="0"/>
        <w:rPr>
          <w:vertAlign w:val="baseline"/>
        </w:rPr>
      </w:pPr>
      <w:r w:rsidDel="00000000" w:rsidR="00000000" w:rsidRPr="00000000">
        <w:rPr>
          <w:b w:val="1"/>
          <w:vertAlign w:val="baseline"/>
          <w:rtl w:val="0"/>
        </w:rPr>
        <w:t xml:space="preserve">VERSUS</w:t>
      </w:r>
      <w:r w:rsidDel="00000000" w:rsidR="00000000" w:rsidRPr="00000000">
        <w:rPr>
          <w:rtl w:val="0"/>
        </w:rPr>
      </w:r>
    </w:p>
    <w:p w:rsidR="00000000" w:rsidDel="00000000" w:rsidP="00000000" w:rsidRDefault="00000000" w:rsidRPr="00000000" w14:paraId="000001E0">
      <w:pPr>
        <w:pageBreakBefore w:val="0"/>
        <w:rPr>
          <w:vertAlign w:val="baseline"/>
        </w:rPr>
      </w:pPr>
      <w:r w:rsidDel="00000000" w:rsidR="00000000" w:rsidRPr="00000000">
        <w:rPr>
          <w:rtl w:val="0"/>
        </w:rPr>
      </w:r>
    </w:p>
    <w:p w:rsidR="00000000" w:rsidDel="00000000" w:rsidP="00000000" w:rsidRDefault="00000000" w:rsidRPr="00000000" w14:paraId="000001E1">
      <w:pPr>
        <w:pStyle w:val="Heading4"/>
        <w:pageBreakBefore w:val="0"/>
        <w:rPr>
          <w:vertAlign w:val="baseline"/>
        </w:rPr>
      </w:pPr>
      <w:r w:rsidDel="00000000" w:rsidR="00000000" w:rsidRPr="00000000">
        <w:rPr>
          <w:b w:val="1"/>
          <w:i w:val="1"/>
          <w:vertAlign w:val="baseline"/>
          <w:rtl w:val="0"/>
        </w:rPr>
        <w:t xml:space="preserve">KKKKKKK CARGO AG</w:t>
        <w:tab/>
        <w:t xml:space="preserve">..  .. ..     DEFENDANT/RESPONDENT </w:t>
      </w:r>
      <w:r w:rsidDel="00000000" w:rsidR="00000000" w:rsidRPr="00000000">
        <w:rPr>
          <w:rtl w:val="0"/>
        </w:rPr>
      </w:r>
    </w:p>
    <w:p w:rsidR="00000000" w:rsidDel="00000000" w:rsidP="00000000" w:rsidRDefault="00000000" w:rsidRPr="00000000" w14:paraId="000001E2">
      <w:pPr>
        <w:pStyle w:val="Heading4"/>
        <w:pageBreakBefore w:val="0"/>
        <w:rPr>
          <w:rFonts w:ascii="Book Antiqua" w:cs="Book Antiqua" w:eastAsia="Book Antiqua" w:hAnsi="Book Antiqua"/>
          <w:sz w:val="24"/>
          <w:szCs w:val="24"/>
          <w:u w:val="single"/>
          <w:vertAlign w:val="baseline"/>
        </w:rPr>
      </w:pPr>
      <w:r w:rsidDel="00000000" w:rsidR="00000000" w:rsidRPr="00000000">
        <w:rPr>
          <w:rFonts w:ascii="Book Antiqua" w:cs="Book Antiqua" w:eastAsia="Book Antiqua" w:hAnsi="Book Antiqua"/>
          <w:b w:val="1"/>
          <w:i w:val="1"/>
          <w:sz w:val="24"/>
          <w:szCs w:val="24"/>
          <w:u w:val="single"/>
          <w:vertAlign w:val="baseline"/>
          <w:rtl w:val="0"/>
        </w:rPr>
        <w:t xml:space="preserve">NOTICE OF MOTION</w:t>
      </w:r>
      <w:r w:rsidDel="00000000" w:rsidR="00000000" w:rsidRPr="00000000">
        <w:rPr>
          <w:rtl w:val="0"/>
        </w:rPr>
      </w:r>
    </w:p>
    <w:p w:rsidR="00000000" w:rsidDel="00000000" w:rsidP="00000000" w:rsidRDefault="00000000" w:rsidRPr="00000000" w14:paraId="000001E3">
      <w:pPr>
        <w:pageBreakBefore w:val="0"/>
        <w:rPr>
          <w:sz w:val="24"/>
          <w:szCs w:val="24"/>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(Under Sections 3A and  99 of the Civil Procedure Act, Cap 21,of  the  Laws of  Kenya;  Order XX Rule 3(3), Order L Rule 1 of the Civil Procedure Rules and all other enabling provisions of the law)</w:t>
      </w:r>
      <w:r w:rsidDel="00000000" w:rsidR="00000000" w:rsidRPr="00000000">
        <w:rPr>
          <w:rtl w:val="0"/>
        </w:rPr>
      </w:r>
    </w:p>
    <w:p w:rsidR="00000000" w:rsidDel="00000000" w:rsidP="00000000" w:rsidRDefault="00000000" w:rsidRPr="00000000" w14:paraId="000001E5">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1E6">
      <w:pPr>
        <w:pageBreakBefore w:val="0"/>
        <w:rPr>
          <w:sz w:val="24"/>
          <w:szCs w:val="24"/>
          <w:vertAlign w:val="baseline"/>
        </w:rPr>
      </w:pPr>
      <w:r w:rsidDel="00000000" w:rsidR="00000000" w:rsidRPr="00000000">
        <w:rPr>
          <w:rtl w:val="0"/>
        </w:rPr>
      </w:r>
    </w:p>
    <w:p w:rsidR="00000000" w:rsidDel="00000000" w:rsidP="00000000" w:rsidRDefault="00000000" w:rsidRPr="00000000" w14:paraId="000001E7">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TAKE NOTICE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that on the                day of                      2001 at 9.00 O'clock in the forenoon or so soon thereafter as they can be heard, Messrs. KKKKKKK &amp; Company, Advocates for the Plaintiff/Applicant ("the  Plaintiff") herein will move this Honourable Court </w:t>
      </w:r>
      <w:r w:rsidDel="00000000" w:rsidR="00000000" w:rsidRPr="00000000">
        <w:rPr>
          <w:b w:val="1"/>
          <w:sz w:val="24"/>
          <w:szCs w:val="24"/>
          <w:u w:val="single"/>
          <w:vertAlign w:val="baseline"/>
          <w:rtl w:val="0"/>
        </w:rPr>
        <w:t xml:space="preserve">FOR ORDERS:-</w:t>
      </w:r>
      <w:r w:rsidDel="00000000" w:rsidR="00000000" w:rsidRPr="00000000">
        <w:rPr>
          <w:rtl w:val="0"/>
        </w:rPr>
      </w:r>
    </w:p>
    <w:p w:rsidR="00000000" w:rsidDel="00000000" w:rsidP="00000000" w:rsidRDefault="00000000" w:rsidRPr="00000000" w14:paraId="000001E8">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E9">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the Judgment of  the Honourable Mr Justice  Mitey  delivered  herein on  25</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May, 2001  (“the  said   Judgment”) be  amended  so  as  to  rectify  an  arithmetical  error apparent  in the  said  Judgment. </w:t>
      </w:r>
    </w:p>
    <w:p w:rsidR="00000000" w:rsidDel="00000000" w:rsidP="00000000" w:rsidRDefault="00000000" w:rsidRPr="00000000" w14:paraId="000001EA">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EB">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 the  said  Judgment  be  amended  to  read  that  the  Plaintiff  earned  a total  sum  of  Kshs. 577,500.00 from   VVV  Kenya  Limited  and not  Kshs. 877,500.00 as  contained in  the said Judgment. </w:t>
      </w:r>
    </w:p>
    <w:p w:rsidR="00000000" w:rsidDel="00000000" w:rsidP="00000000" w:rsidRDefault="00000000" w:rsidRPr="00000000" w14:paraId="000001EC">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ED">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further,  the said Judgment  be  amended to read that</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total  sum   of  income earned  by  the  Plaintiff from  his  subsequent  employment at  VVV  Kenya Limited  and  VVV  Industries  Limited, respectively,  after premature  determination of  his  contract  of  employment  with the Defendant amounted to Kshs. 877,500.00 .</w:t>
      </w:r>
    </w:p>
    <w:p w:rsidR="00000000" w:rsidDel="00000000" w:rsidP="00000000" w:rsidRDefault="00000000" w:rsidRPr="00000000" w14:paraId="000001EE">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EF">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 in the circumstances,  the  true  and rightful  amount  to  be  deducted  from the  sum of , </w:t>
      </w:r>
      <w:r w:rsidDel="00000000" w:rsidR="00000000" w:rsidRPr="00000000">
        <w:rPr>
          <w:i w:val="1"/>
          <w:sz w:val="24"/>
          <w:szCs w:val="24"/>
          <w:vertAlign w:val="baseline"/>
          <w:rtl w:val="0"/>
        </w:rPr>
        <w:t xml:space="preserve">inter  alia</w:t>
      </w:r>
      <w:r w:rsidDel="00000000" w:rsidR="00000000" w:rsidRPr="00000000">
        <w:rPr>
          <w:sz w:val="24"/>
          <w:szCs w:val="24"/>
          <w:vertAlign w:val="baseline"/>
          <w:rtl w:val="0"/>
        </w:rPr>
        <w:t xml:space="preserve">,   Kshs. 13,689,830.00    awarded  to the Plaintiff  for  loss  of  future earnings,  should be  Kshs. 877,500.00.</w:t>
      </w:r>
    </w:p>
    <w:p w:rsidR="00000000" w:rsidDel="00000000" w:rsidP="00000000" w:rsidRDefault="00000000" w:rsidRPr="00000000" w14:paraId="000001F0">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1">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such further Orders and/or directions be given to the intent that the amounts payable by the Defendant to the Plaintiff be fully and finally determined.</w:t>
      </w:r>
    </w:p>
    <w:p w:rsidR="00000000" w:rsidDel="00000000" w:rsidP="00000000" w:rsidRDefault="00000000" w:rsidRPr="00000000" w14:paraId="000001F2">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3">
      <w:pPr>
        <w:pageBreakBefore w:val="0"/>
        <w:numPr>
          <w:ilvl w:val="0"/>
          <w:numId w:val="4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the costs of this application be provided for.</w:t>
      </w:r>
    </w:p>
    <w:p w:rsidR="00000000" w:rsidDel="00000000" w:rsidP="00000000" w:rsidRDefault="00000000" w:rsidRPr="00000000" w14:paraId="000001F4">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5">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WHICH APPLICATION</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is made on the </w:t>
      </w:r>
      <w:r w:rsidDel="00000000" w:rsidR="00000000" w:rsidRPr="00000000">
        <w:rPr>
          <w:b w:val="1"/>
          <w:sz w:val="24"/>
          <w:szCs w:val="24"/>
          <w:u w:val="single"/>
          <w:vertAlign w:val="baseline"/>
          <w:rtl w:val="0"/>
        </w:rPr>
        <w:t xml:space="preserve">GROUNDS</w:t>
      </w:r>
      <w:r w:rsidDel="00000000" w:rsidR="00000000" w:rsidRPr="00000000">
        <w:rPr>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F6">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7">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in  a Judgment  delivered  by  this  Honourable  Court on  25</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May, 2001 by the Honourable  Mr. Justice  Mitey,  (“the said Judgment”) the  Plaintiff  was  awarded,  inter  alia,  the  sum of  Kshs. 13,689,830.00     being  loss   of  future  earnings  by  the Plaintiff  on account  of    premature  determination  of  the Plaintiff’s  contract  of  employment  with  the  Defendant,  less  the  sums  of  Kshs. 300,000.00  and  Kshs. 877,500.00  earned  by the  Plaintiff from  VVV  Industries  Kenya  and  VVV  Kenya  Limited,  respectively. </w:t>
      </w:r>
    </w:p>
    <w:p w:rsidR="00000000" w:rsidDel="00000000" w:rsidP="00000000" w:rsidRDefault="00000000" w:rsidRPr="00000000" w14:paraId="000001F8">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9">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 upon the  premature  determination of  the Plaintiff’s contract of  employment by  the  Defendant, the   Plaintiff  mitigated his losses  by  securing employment with  VVV  Industries  and  VVV  Kenya  Limited,  where  he earned  a  total  sum  of  Kshs.  300,000.00 and  Kshs. 577,500.00, respectively,  as  income. </w:t>
      </w:r>
    </w:p>
    <w:p w:rsidR="00000000" w:rsidDel="00000000" w:rsidP="00000000" w:rsidRDefault="00000000" w:rsidRPr="00000000" w14:paraId="000001FA">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B">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the  total  sum  therefore earned   by  the  Plaintiff  in  his  subsequent  employments  aforesaid  amounted  to  Kshs. 877,500.00 </w:t>
      </w:r>
    </w:p>
    <w:p w:rsidR="00000000" w:rsidDel="00000000" w:rsidP="00000000" w:rsidRDefault="00000000" w:rsidRPr="00000000" w14:paraId="000001FC">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D">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however, at  page  31  of  the Plaintiff’s  written  submissions dated  19</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December, 2000 and  filed  in  this  Honourable  Court  on  20</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December, 2000,the Plaintiff’s  Advocates  on  record, herein Messrs. Salim  Dhanji  &amp;  company,  inadvertently miscalculated  the Plaintiff’s  income  aforesaid and  indicated  that the Plaintiff   had  earned  a sum of  Kshs.  877,500.00 from  VVV  Limited   alone, whereas the said  sum was  indeed  the  total  sum of  income  earned  by the Plaintiff   in  his  two  subsequent  employments  aforesaid. </w:t>
      </w:r>
    </w:p>
    <w:p w:rsidR="00000000" w:rsidDel="00000000" w:rsidP="00000000" w:rsidRDefault="00000000" w:rsidRPr="00000000" w14:paraId="000001FE">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1FF">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pursuant  to the  aforesaid erroneous  miscalculation, the   total  amount of  income  earned  by the Plaintiff from  his  subsequent employments  aforesaid  purportedly  amounted  to Kshs. 1,177,500.00.  </w:t>
      </w:r>
    </w:p>
    <w:p w:rsidR="00000000" w:rsidDel="00000000" w:rsidP="00000000" w:rsidRDefault="00000000" w:rsidRPr="00000000" w14:paraId="00000200">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1">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uncontroverted  evidence   adduced  by  the Plaintiff  at  the   hearing  of  this    suit  and the  Final  written  Submissions  prepared by  the  said  Advocates  on  behalf  of  the Plaintiff at  page  28 thereof,    confirms  that the  Plaintiff  indeed earned  a total  sum  of  Kshs.  877,500.00  from  his  said   subsequent employments,  not Kshs. 1,177,500.00  as  erroneously  computed  by the Plaintiff’s  Advocates. </w:t>
      </w:r>
    </w:p>
    <w:p w:rsidR="00000000" w:rsidDel="00000000" w:rsidP="00000000" w:rsidRDefault="00000000" w:rsidRPr="00000000" w14:paraId="00000202">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3">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however,  the learned  trial Judge  in  his said  Judgment, relied  on the Plaintiff’s  Advocates’  inadvertent arithmetical miscalculation and  deducted  the  erroneous  sum of  Kshs. 1,177,500.00   from the  amount of  Kshs.  13,689,830.00  awarded  to  the Plaintiff on  account  of loss  of future earnings  due  to  premature determination of  the Plaintiff’s  contract  of  employment  as  aforesaid.</w:t>
      </w:r>
    </w:p>
    <w:p w:rsidR="00000000" w:rsidDel="00000000" w:rsidP="00000000" w:rsidRDefault="00000000" w:rsidRPr="00000000" w14:paraId="00000204">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5">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the aforesaid  inadvertent arithmetical  miscalculation  of  the  Plaintiff’s said   Advocates  should  not  be  visited  on the litigant  as  the  same  would  occasion  grave  and  substantial  prejudice  to  the Plaintiff.</w:t>
      </w:r>
    </w:p>
    <w:p w:rsidR="00000000" w:rsidDel="00000000" w:rsidP="00000000" w:rsidRDefault="00000000" w:rsidRPr="00000000" w14:paraId="00000206">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7">
      <w:pPr>
        <w:pageBreakBefore w:val="0"/>
        <w:numPr>
          <w:ilvl w:val="0"/>
          <w:numId w:val="63"/>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 </w:t>
      </w: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in  view  of  the said arithmetical  error  contained  in  the said  Judgment, to  date  the Plaintiff  is  yet  to  extract   the  Final Decree thereof  as the same  can only be  extracted  after due resolution by the learned trial Judge of the   actual  amounts  to be deducted  from the  amount of  Kshs.13,689,830.00  awarded to the Plaintiff on  account  of loss  of  future  earnings. </w:t>
      </w:r>
    </w:p>
    <w:p w:rsidR="00000000" w:rsidDel="00000000" w:rsidP="00000000" w:rsidRDefault="00000000" w:rsidRPr="00000000" w14:paraId="00000208">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9">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unless the said  Judgment is amended as prayed:-</w:t>
      </w:r>
    </w:p>
    <w:p w:rsidR="00000000" w:rsidDel="00000000" w:rsidP="00000000" w:rsidRDefault="00000000" w:rsidRPr="00000000" w14:paraId="0000020A">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B">
      <w:pPr>
        <w:pageBreakBefore w:val="0"/>
        <w:numPr>
          <w:ilvl w:val="0"/>
          <w:numId w:val="65"/>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The Plaintiff  would be unable to obtain his just fruits therefrom.</w:t>
      </w:r>
    </w:p>
    <w:p w:rsidR="00000000" w:rsidDel="00000000" w:rsidP="00000000" w:rsidRDefault="00000000" w:rsidRPr="00000000" w14:paraId="0000020C">
      <w:pPr>
        <w:pageBreakBefore w:val="0"/>
        <w:numPr>
          <w:ilvl w:val="0"/>
          <w:numId w:val="65"/>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The entire trial process would be rendered a nullity.</w:t>
      </w:r>
    </w:p>
    <w:p w:rsidR="00000000" w:rsidDel="00000000" w:rsidP="00000000" w:rsidRDefault="00000000" w:rsidRPr="00000000" w14:paraId="0000020D">
      <w:pPr>
        <w:pageBreakBefore w:val="0"/>
        <w:numPr>
          <w:ilvl w:val="0"/>
          <w:numId w:val="65"/>
        </w:numPr>
        <w:spacing w:line="360" w:lineRule="auto"/>
        <w:ind w:left="1080" w:hanging="360"/>
        <w:jc w:val="both"/>
        <w:rPr>
          <w:sz w:val="24"/>
          <w:szCs w:val="24"/>
          <w:vertAlign w:val="baseline"/>
        </w:rPr>
      </w:pPr>
      <w:r w:rsidDel="00000000" w:rsidR="00000000" w:rsidRPr="00000000">
        <w:rPr>
          <w:sz w:val="24"/>
          <w:szCs w:val="24"/>
          <w:vertAlign w:val="baseline"/>
          <w:rtl w:val="0"/>
        </w:rPr>
        <w:t xml:space="preserve">The ends of justice and equity would be defeated and frustrated.</w:t>
      </w:r>
    </w:p>
    <w:p w:rsidR="00000000" w:rsidDel="00000000" w:rsidP="00000000" w:rsidRDefault="00000000" w:rsidRPr="00000000" w14:paraId="0000020E">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0F">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in view of the foregoing, there is good and sufficient cause for amendment of the said Judgment as prayed.</w:t>
      </w:r>
    </w:p>
    <w:p w:rsidR="00000000" w:rsidDel="00000000" w:rsidP="00000000" w:rsidRDefault="00000000" w:rsidRPr="00000000" w14:paraId="00000210">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11">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this application has been made diligently and without unreasonable delay.  </w:t>
      </w:r>
    </w:p>
    <w:p w:rsidR="00000000" w:rsidDel="00000000" w:rsidP="00000000" w:rsidRDefault="00000000" w:rsidRPr="00000000" w14:paraId="00000212">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13">
      <w:pPr>
        <w:pageBreakBefore w:val="0"/>
        <w:numPr>
          <w:ilvl w:val="0"/>
          <w:numId w:val="63"/>
        </w:numPr>
        <w:spacing w:line="360" w:lineRule="auto"/>
        <w:ind w:left="720" w:hanging="72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accordingly,</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in the interests of justice  and  fairness , the said Judgment  ought  to  be  reviewed as  prayed. </w:t>
      </w:r>
    </w:p>
    <w:p w:rsidR="00000000" w:rsidDel="00000000" w:rsidP="00000000" w:rsidRDefault="00000000" w:rsidRPr="00000000" w14:paraId="00000214">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WHICH APPLICATION</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is further supported by the Affidavits of </w:t>
      </w:r>
      <w:r w:rsidDel="00000000" w:rsidR="00000000" w:rsidRPr="00000000">
        <w:rPr>
          <w:b w:val="1"/>
          <w:sz w:val="24"/>
          <w:szCs w:val="24"/>
          <w:u w:val="single"/>
          <w:vertAlign w:val="baseline"/>
          <w:rtl w:val="0"/>
        </w:rPr>
        <w:t xml:space="preserve">KKKKKKK </w:t>
      </w:r>
      <w:r w:rsidDel="00000000" w:rsidR="00000000" w:rsidRPr="00000000">
        <w:rPr>
          <w:sz w:val="24"/>
          <w:szCs w:val="24"/>
          <w:vertAlign w:val="baseline"/>
          <w:rtl w:val="0"/>
        </w:rPr>
        <w:t xml:space="preserve"> and on such other or further grounds as may be adduced at the hearing thereof. </w:t>
      </w:r>
    </w:p>
    <w:p w:rsidR="00000000" w:rsidDel="00000000" w:rsidP="00000000" w:rsidRDefault="00000000" w:rsidRPr="00000000" w14:paraId="00000215">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216">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DATED</w:t>
      </w:r>
      <w:r w:rsidDel="00000000" w:rsidR="00000000" w:rsidRPr="00000000">
        <w:rPr>
          <w:sz w:val="24"/>
          <w:szCs w:val="24"/>
          <w:vertAlign w:val="baseline"/>
          <w:rtl w:val="0"/>
        </w:rPr>
        <w:t xml:space="preserve"> at Nairobi this          day of</w:t>
        <w:tab/>
        <w:t xml:space="preserve">                               2001.</w:t>
      </w:r>
    </w:p>
    <w:p w:rsidR="00000000" w:rsidDel="00000000" w:rsidP="00000000" w:rsidRDefault="00000000" w:rsidRPr="00000000" w14:paraId="00000217">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218">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219">
      <w:pPr>
        <w:pStyle w:val="Heading1"/>
        <w:pageBreakBefore w:val="0"/>
        <w:jc w:val="right"/>
        <w:rPr>
          <w:rFonts w:ascii="Book Antiqua" w:cs="Book Antiqua" w:eastAsia="Book Antiqua" w:hAnsi="Book Antiqua"/>
          <w:sz w:val="24"/>
          <w:szCs w:val="24"/>
          <w:u w:val="none"/>
          <w:vertAlign w:val="baseline"/>
        </w:rPr>
      </w:pPr>
      <w:r w:rsidDel="00000000" w:rsidR="00000000" w:rsidRPr="00000000">
        <w:rPr>
          <w:rFonts w:ascii="Book Antiqua" w:cs="Book Antiqua" w:eastAsia="Book Antiqua" w:hAnsi="Book Antiqua"/>
          <w:b w:val="1"/>
          <w:sz w:val="24"/>
          <w:szCs w:val="24"/>
          <w:u w:val="none"/>
          <w:vertAlign w:val="baseline"/>
          <w:rtl w:val="0"/>
        </w:rPr>
        <w:t xml:space="preserve">KKKKKKK AND COMPANY</w:t>
      </w:r>
      <w:r w:rsidDel="00000000" w:rsidR="00000000" w:rsidRPr="00000000">
        <w:rPr>
          <w:rtl w:val="0"/>
        </w:rPr>
      </w:r>
    </w:p>
    <w:p w:rsidR="00000000" w:rsidDel="00000000" w:rsidP="00000000" w:rsidRDefault="00000000" w:rsidRPr="00000000" w14:paraId="0000021A">
      <w:pPr>
        <w:pStyle w:val="Heading2"/>
        <w:pageBreakBefore w:val="0"/>
        <w:jc w:val="right"/>
        <w:rPr>
          <w:rFonts w:ascii="Book Antiqua" w:cs="Book Antiqua" w:eastAsia="Book Antiqua" w:hAnsi="Book Antiqua"/>
          <w:b w:val="0"/>
          <w:i w:val="0"/>
          <w:sz w:val="24"/>
          <w:szCs w:val="24"/>
          <w:u w:val="single"/>
          <w:vertAlign w:val="baseline"/>
        </w:rPr>
      </w:pPr>
      <w:r w:rsidDel="00000000" w:rsidR="00000000" w:rsidRPr="00000000">
        <w:rPr>
          <w:rFonts w:ascii="Book Antiqua" w:cs="Book Antiqua" w:eastAsia="Book Antiqua" w:hAnsi="Book Antiqua"/>
          <w:b w:val="0"/>
          <w:i w:val="1"/>
          <w:sz w:val="24"/>
          <w:szCs w:val="24"/>
          <w:u w:val="single"/>
          <w:vertAlign w:val="baseline"/>
          <w:rtl w:val="0"/>
        </w:rPr>
        <w:t xml:space="preserve">ADVOCATES FOR THE PLAINTIFF/APPLICANT</w:t>
      </w:r>
      <w:r w:rsidDel="00000000" w:rsidR="00000000" w:rsidRPr="00000000">
        <w:rPr>
          <w:rtl w:val="0"/>
        </w:rPr>
      </w:r>
    </w:p>
    <w:p w:rsidR="00000000" w:rsidDel="00000000" w:rsidP="00000000" w:rsidRDefault="00000000" w:rsidRPr="00000000" w14:paraId="0000021B">
      <w:pPr>
        <w:pageBreakBefore w:val="0"/>
        <w:rPr>
          <w:b w:val="0"/>
          <w:sz w:val="24"/>
          <w:szCs w:val="24"/>
          <w:u w:val="single"/>
          <w:vertAlign w:val="baseline"/>
        </w:rPr>
      </w:pPr>
      <w:r w:rsidDel="00000000" w:rsidR="00000000" w:rsidRPr="00000000">
        <w:rPr>
          <w:b w:val="1"/>
          <w:sz w:val="24"/>
          <w:szCs w:val="24"/>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21C">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21D">
      <w:pPr>
        <w:pageBreakBefore w:val="0"/>
        <w:rPr>
          <w:sz w:val="24"/>
          <w:szCs w:val="24"/>
          <w:vertAlign w:val="baseline"/>
        </w:rPr>
      </w:pPr>
      <w:r w:rsidDel="00000000" w:rsidR="00000000" w:rsidRPr="00000000">
        <w:rPr>
          <w:sz w:val="24"/>
          <w:szCs w:val="24"/>
          <w:vertAlign w:val="baseline"/>
          <w:rtl w:val="0"/>
        </w:rPr>
        <w:t xml:space="preserve">KKKKKKK and Company</w:t>
      </w:r>
    </w:p>
    <w:p w:rsidR="00000000" w:rsidDel="00000000" w:rsidP="00000000" w:rsidRDefault="00000000" w:rsidRPr="00000000" w14:paraId="0000021E">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21F">
      <w:pPr>
        <w:pageBreakBefore w:val="0"/>
        <w:rPr>
          <w:sz w:val="24"/>
          <w:szCs w:val="24"/>
          <w:vertAlign w:val="baseline"/>
        </w:rPr>
      </w:pPr>
      <w:r w:rsidDel="00000000" w:rsidR="00000000" w:rsidRPr="00000000">
        <w:rPr>
          <w:sz w:val="24"/>
          <w:szCs w:val="24"/>
          <w:vertAlign w:val="baseline"/>
          <w:rtl w:val="0"/>
        </w:rPr>
        <w:t xml:space="preserve"> House</w:t>
        <w:tab/>
      </w:r>
    </w:p>
    <w:p w:rsidR="00000000" w:rsidDel="00000000" w:rsidP="00000000" w:rsidRDefault="00000000" w:rsidRPr="00000000" w14:paraId="00000220">
      <w:pPr>
        <w:pageBreakBefore w:val="0"/>
        <w:rPr>
          <w:sz w:val="24"/>
          <w:szCs w:val="24"/>
          <w:vertAlign w:val="baseline"/>
        </w:rPr>
      </w:pPr>
      <w:r w:rsidDel="00000000" w:rsidR="00000000" w:rsidRPr="00000000">
        <w:rPr>
          <w:sz w:val="24"/>
          <w:szCs w:val="24"/>
          <w:vertAlign w:val="baseline"/>
          <w:rtl w:val="0"/>
        </w:rPr>
        <w:t xml:space="preserve">P O Box </w:t>
      </w:r>
    </w:p>
    <w:p w:rsidR="00000000" w:rsidDel="00000000" w:rsidP="00000000" w:rsidRDefault="00000000" w:rsidRPr="00000000" w14:paraId="00000221">
      <w:pPr>
        <w:pageBreakBefore w:val="0"/>
        <w:rPr>
          <w:sz w:val="24"/>
          <w:szCs w:val="24"/>
          <w:vertAlign w:val="baseline"/>
        </w:rPr>
      </w:pPr>
      <w:r w:rsidDel="00000000" w:rsidR="00000000" w:rsidRPr="00000000">
        <w:rPr>
          <w:sz w:val="24"/>
          <w:szCs w:val="24"/>
          <w:vertAlign w:val="baseline"/>
          <w:rtl w:val="0"/>
        </w:rPr>
        <w:t xml:space="preserve">Nairobi</w:t>
      </w:r>
    </w:p>
    <w:p w:rsidR="00000000" w:rsidDel="00000000" w:rsidP="00000000" w:rsidRDefault="00000000" w:rsidRPr="00000000" w14:paraId="00000222">
      <w:pPr>
        <w:pageBreakBefore w:val="0"/>
        <w:jc w:val="both"/>
        <w:rPr>
          <w:sz w:val="22"/>
          <w:szCs w:val="22"/>
          <w:vertAlign w:val="baseline"/>
        </w:rPr>
      </w:pPr>
      <w:r w:rsidDel="00000000" w:rsidR="00000000" w:rsidRPr="00000000">
        <w:rPr>
          <w:b w:val="1"/>
          <w:sz w:val="22"/>
          <w:szCs w:val="22"/>
          <w:u w:val="single"/>
          <w:vertAlign w:val="baseline"/>
          <w:rtl w:val="0"/>
        </w:rPr>
        <w:t xml:space="preserve">TO BE SERVED UPON:-</w:t>
      </w:r>
      <w:r w:rsidDel="00000000" w:rsidR="00000000" w:rsidRPr="00000000">
        <w:rPr>
          <w:rtl w:val="0"/>
        </w:rPr>
      </w:r>
    </w:p>
    <w:p w:rsidR="00000000" w:rsidDel="00000000" w:rsidP="00000000" w:rsidRDefault="00000000" w:rsidRPr="00000000" w14:paraId="00000223">
      <w:pPr>
        <w:pageBreakBefore w:val="0"/>
        <w:jc w:val="both"/>
        <w:rPr>
          <w:sz w:val="22"/>
          <w:szCs w:val="22"/>
          <w:vertAlign w:val="baseline"/>
        </w:rPr>
      </w:pPr>
      <w:r w:rsidDel="00000000" w:rsidR="00000000" w:rsidRPr="00000000">
        <w:rPr>
          <w:rtl w:val="0"/>
        </w:rPr>
      </w:r>
    </w:p>
    <w:p w:rsidR="00000000" w:rsidDel="00000000" w:rsidP="00000000" w:rsidRDefault="00000000" w:rsidRPr="00000000" w14:paraId="00000224">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1001" w:hanging="144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NOTE:</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If any party served does not appear at the place and time abovementioned,   such orders will be made and proceedings taken as the Court will deem just and expedient.</w:t>
      </w:r>
      <w:r w:rsidDel="00000000" w:rsidR="00000000" w:rsidRPr="00000000">
        <w:rPr>
          <w:rtl w:val="0"/>
        </w:rPr>
      </w:r>
    </w:p>
    <w:p w:rsidR="00000000" w:rsidDel="00000000" w:rsidP="00000000" w:rsidRDefault="00000000" w:rsidRPr="00000000" w14:paraId="00000226">
      <w:pPr>
        <w:pStyle w:val="Heading3"/>
        <w:pageBreakBefore w:val="0"/>
        <w:spacing w:line="360" w:lineRule="auto"/>
        <w:jc w:val="center"/>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27">
      <w:pPr>
        <w:pageBreakBefore w:val="0"/>
        <w:rPr>
          <w:sz w:val="24"/>
          <w:szCs w:val="24"/>
          <w:vertAlign w:val="baseline"/>
        </w:rPr>
      </w:pPr>
      <w:r w:rsidDel="00000000" w:rsidR="00000000" w:rsidRPr="00000000">
        <w:rPr>
          <w:rtl w:val="0"/>
        </w:rPr>
      </w:r>
    </w:p>
    <w:p w:rsidR="00000000" w:rsidDel="00000000" w:rsidP="00000000" w:rsidRDefault="00000000" w:rsidRPr="00000000" w14:paraId="00000228">
      <w:pPr>
        <w:pageBreakBefore w:val="0"/>
        <w:rPr>
          <w:rFonts w:ascii="Arial" w:cs="Arial" w:eastAsia="Arial" w:hAnsi="Arial"/>
          <w:b w:val="0"/>
          <w:i w:val="0"/>
          <w:sz w:val="20"/>
          <w:szCs w:val="20"/>
          <w:u w:val="single"/>
          <w:vertAlign w:val="baseline"/>
        </w:rPr>
      </w:pPr>
      <w:r w:rsidDel="00000000" w:rsidR="00000000" w:rsidRPr="00000000">
        <w:rPr>
          <w:rFonts w:ascii="Arial" w:cs="Arial" w:eastAsia="Arial" w:hAnsi="Arial"/>
          <w:b w:val="1"/>
          <w:i w:val="1"/>
          <w:sz w:val="20"/>
          <w:szCs w:val="20"/>
          <w:u w:val="single"/>
          <w:vertAlign w:val="baseline"/>
          <w:rtl w:val="0"/>
        </w:rPr>
        <w:t xml:space="preserve">Dismiss for want of prosecution Order 16 Rule 5(d)</w:t>
      </w:r>
      <w:r w:rsidDel="00000000" w:rsidR="00000000" w:rsidRPr="00000000">
        <w:rPr>
          <w:rtl w:val="0"/>
        </w:rPr>
      </w:r>
    </w:p>
    <w:p w:rsidR="00000000" w:rsidDel="00000000" w:rsidP="00000000" w:rsidRDefault="00000000" w:rsidRPr="00000000" w14:paraId="00000229">
      <w:pPr>
        <w:pageBreakBefore w:val="0"/>
        <w:jc w:val="center"/>
        <w:rPr>
          <w:rFonts w:ascii="Arial" w:cs="Arial" w:eastAsia="Arial" w:hAnsi="Arial"/>
          <w:b w:val="0"/>
          <w:i w:val="0"/>
          <w:sz w:val="20"/>
          <w:szCs w:val="20"/>
          <w:u w:val="single"/>
          <w:vertAlign w:val="baseline"/>
        </w:rPr>
      </w:pPr>
      <w:r w:rsidDel="00000000" w:rsidR="00000000" w:rsidRPr="00000000">
        <w:rPr>
          <w:rtl w:val="0"/>
        </w:rPr>
      </w:r>
    </w:p>
    <w:p w:rsidR="00000000" w:rsidDel="00000000" w:rsidP="00000000" w:rsidRDefault="00000000" w:rsidRPr="00000000" w14:paraId="0000022A">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2B">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2C">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2D">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2E">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2F">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0">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1">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2">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3">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4">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5">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6">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7">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8">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9">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A">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B">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C">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D">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E">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3F">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40">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41">
      <w:pPr>
        <w:pageBreakBefore w:val="0"/>
        <w:jc w:val="center"/>
        <w:rPr>
          <w:rFonts w:ascii="Arial" w:cs="Arial" w:eastAsia="Arial" w:hAnsi="Arial"/>
          <w:b w:val="0"/>
          <w:color w:val="00b0f0"/>
          <w:u w:val="single"/>
          <w:vertAlign w:val="baseline"/>
        </w:rPr>
      </w:pPr>
      <w:r w:rsidDel="00000000" w:rsidR="00000000" w:rsidRPr="00000000">
        <w:rPr>
          <w:rFonts w:ascii="Arial" w:cs="Arial" w:eastAsia="Arial" w:hAnsi="Arial"/>
          <w:b w:val="1"/>
          <w:color w:val="00b0f0"/>
          <w:u w:val="single"/>
          <w:vertAlign w:val="baseline"/>
          <w:rtl w:val="0"/>
        </w:rPr>
        <w:t xml:space="preserve">REPUBLIC OF KENYA</w:t>
      </w:r>
      <w:r w:rsidDel="00000000" w:rsidR="00000000" w:rsidRPr="00000000">
        <w:rPr>
          <w:rtl w:val="0"/>
        </w:rPr>
      </w:r>
    </w:p>
    <w:p w:rsidR="00000000" w:rsidDel="00000000" w:rsidP="00000000" w:rsidRDefault="00000000" w:rsidRPr="00000000" w14:paraId="00000242">
      <w:pPr>
        <w:pageBreakBefore w:val="0"/>
        <w:jc w:val="center"/>
        <w:rPr>
          <w:rFonts w:ascii="Arial" w:cs="Arial" w:eastAsia="Arial" w:hAnsi="Arial"/>
          <w:b w:val="0"/>
          <w:color w:val="00b0f0"/>
          <w:u w:val="single"/>
          <w:vertAlign w:val="baseline"/>
        </w:rPr>
      </w:pPr>
      <w:r w:rsidDel="00000000" w:rsidR="00000000" w:rsidRPr="00000000">
        <w:rPr>
          <w:rtl w:val="0"/>
        </w:rPr>
      </w:r>
    </w:p>
    <w:p w:rsidR="00000000" w:rsidDel="00000000" w:rsidP="00000000" w:rsidRDefault="00000000" w:rsidRPr="00000000" w14:paraId="00000243">
      <w:pPr>
        <w:pageBreakBefore w:val="0"/>
        <w:jc w:val="center"/>
        <w:rPr>
          <w:rFonts w:ascii="Arial" w:cs="Arial" w:eastAsia="Arial" w:hAnsi="Arial"/>
          <w:b w:val="0"/>
          <w:color w:val="00b0f0"/>
          <w:highlight w:val="blue"/>
          <w:u w:val="single"/>
          <w:vertAlign w:val="baseline"/>
        </w:rPr>
      </w:pPr>
      <w:r w:rsidDel="00000000" w:rsidR="00000000" w:rsidRPr="00000000">
        <w:rPr>
          <w:rFonts w:ascii="Arial" w:cs="Arial" w:eastAsia="Arial" w:hAnsi="Arial"/>
          <w:b w:val="1"/>
          <w:color w:val="00b0f0"/>
          <w:u w:val="single"/>
          <w:vertAlign w:val="baseline"/>
          <w:rtl w:val="0"/>
        </w:rPr>
        <w:t xml:space="preserve">IN THE RESIDENT MAGISTRATES COURT AT NAIROB</w:t>
      </w:r>
      <w:r w:rsidDel="00000000" w:rsidR="00000000" w:rsidRPr="00000000">
        <w:rPr>
          <w:rFonts w:ascii="Arial" w:cs="Arial" w:eastAsia="Arial" w:hAnsi="Arial"/>
          <w:b w:val="1"/>
          <w:color w:val="00b0f0"/>
          <w:highlight w:val="blue"/>
          <w:u w:val="single"/>
          <w:vertAlign w:val="baseline"/>
          <w:rtl w:val="0"/>
        </w:rPr>
        <w:t xml:space="preserve">I</w:t>
      </w:r>
      <w:r w:rsidDel="00000000" w:rsidR="00000000" w:rsidRPr="00000000">
        <w:rPr>
          <w:rtl w:val="0"/>
        </w:rPr>
      </w:r>
    </w:p>
    <w:p w:rsidR="00000000" w:rsidDel="00000000" w:rsidP="00000000" w:rsidRDefault="00000000" w:rsidRPr="00000000" w14:paraId="00000244">
      <w:pPr>
        <w:pageBreakBefore w:val="0"/>
        <w:jc w:val="center"/>
        <w:rPr>
          <w:rFonts w:ascii="Arial" w:cs="Arial" w:eastAsia="Arial" w:hAnsi="Arial"/>
          <w:b w:val="0"/>
          <w:color w:val="00b0f0"/>
          <w:u w:val="single"/>
          <w:vertAlign w:val="baseline"/>
        </w:rPr>
      </w:pPr>
      <w:r w:rsidDel="00000000" w:rsidR="00000000" w:rsidRPr="00000000">
        <w:rPr>
          <w:rtl w:val="0"/>
        </w:rPr>
      </w:r>
    </w:p>
    <w:p w:rsidR="00000000" w:rsidDel="00000000" w:rsidP="00000000" w:rsidRDefault="00000000" w:rsidRPr="00000000" w14:paraId="00000245">
      <w:pPr>
        <w:pageBreakBefore w:val="0"/>
        <w:jc w:val="center"/>
        <w:rPr>
          <w:rFonts w:ascii="Arial" w:cs="Arial" w:eastAsia="Arial" w:hAnsi="Arial"/>
          <w:b w:val="0"/>
          <w:color w:val="00b0f0"/>
          <w:u w:val="single"/>
          <w:vertAlign w:val="baseline"/>
        </w:rPr>
      </w:pPr>
      <w:r w:rsidDel="00000000" w:rsidR="00000000" w:rsidRPr="00000000">
        <w:rPr>
          <w:rFonts w:ascii="Arial" w:cs="Arial" w:eastAsia="Arial" w:hAnsi="Arial"/>
          <w:b w:val="1"/>
          <w:color w:val="00b0f0"/>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246">
      <w:pPr>
        <w:pageBreakBefore w:val="0"/>
        <w:jc w:val="center"/>
        <w:rPr>
          <w:rFonts w:ascii="Arial" w:cs="Arial" w:eastAsia="Arial" w:hAnsi="Arial"/>
          <w:b w:val="0"/>
          <w:color w:val="00b0f0"/>
          <w:highlight w:val="blue"/>
          <w:u w:val="single"/>
          <w:vertAlign w:val="baseline"/>
        </w:rPr>
      </w:pPr>
      <w:r w:rsidDel="00000000" w:rsidR="00000000" w:rsidRPr="00000000">
        <w:rPr>
          <w:rtl w:val="0"/>
        </w:rPr>
      </w:r>
    </w:p>
    <w:p w:rsidR="00000000" w:rsidDel="00000000" w:rsidP="00000000" w:rsidRDefault="00000000" w:rsidRPr="00000000" w14:paraId="00000247">
      <w:pPr>
        <w:pageBreakBefore w:val="0"/>
        <w:jc w:val="center"/>
        <w:rPr>
          <w:rFonts w:ascii="Arial" w:cs="Arial" w:eastAsia="Arial" w:hAnsi="Arial"/>
          <w:b w:val="0"/>
          <w:color w:val="00b0f0"/>
          <w:u w:val="single"/>
          <w:vertAlign w:val="baseline"/>
        </w:rPr>
      </w:pPr>
      <w:r w:rsidDel="00000000" w:rsidR="00000000" w:rsidRPr="00000000">
        <w:rPr>
          <w:rFonts w:ascii="Arial" w:cs="Arial" w:eastAsia="Arial" w:hAnsi="Arial"/>
          <w:b w:val="1"/>
          <w:color w:val="00b0f0"/>
          <w:u w:val="single"/>
          <w:vertAlign w:val="baseline"/>
          <w:rtl w:val="0"/>
        </w:rPr>
        <w:t xml:space="preserve">RMCC NO. PP OF 1995</w:t>
      </w:r>
      <w:r w:rsidDel="00000000" w:rsidR="00000000" w:rsidRPr="00000000">
        <w:rPr>
          <w:rtl w:val="0"/>
        </w:rPr>
      </w:r>
    </w:p>
    <w:p w:rsidR="00000000" w:rsidDel="00000000" w:rsidP="00000000" w:rsidRDefault="00000000" w:rsidRPr="00000000" w14:paraId="00000248">
      <w:pPr>
        <w:pageBreakBefore w:val="0"/>
        <w:jc w:val="center"/>
        <w:rPr>
          <w:rFonts w:ascii="Arial" w:cs="Arial" w:eastAsia="Arial" w:hAnsi="Arial"/>
          <w:b w:val="0"/>
          <w:color w:val="00b0f0"/>
          <w:highlight w:val="blue"/>
          <w:u w:val="single"/>
          <w:vertAlign w:val="baseline"/>
        </w:rPr>
      </w:pPr>
      <w:r w:rsidDel="00000000" w:rsidR="00000000" w:rsidRPr="00000000">
        <w:rPr>
          <w:rtl w:val="0"/>
        </w:rPr>
      </w:r>
    </w:p>
    <w:p w:rsidR="00000000" w:rsidDel="00000000" w:rsidP="00000000" w:rsidRDefault="00000000" w:rsidRPr="00000000" w14:paraId="00000249">
      <w:pPr>
        <w:pageBreakBefore w:val="0"/>
        <w:rPr>
          <w:rFonts w:ascii="Arial" w:cs="Arial" w:eastAsia="Arial" w:hAnsi="Arial"/>
          <w:b w:val="0"/>
          <w:color w:val="00b0f0"/>
          <w:highlight w:val="blue"/>
          <w:u w:val="single"/>
          <w:vertAlign w:val="baseline"/>
        </w:rPr>
      </w:pPr>
      <w:r w:rsidDel="00000000" w:rsidR="00000000" w:rsidRPr="00000000">
        <w:rPr>
          <w:rtl w:val="0"/>
        </w:rPr>
      </w:r>
    </w:p>
    <w:p w:rsidR="00000000" w:rsidDel="00000000" w:rsidP="00000000" w:rsidRDefault="00000000" w:rsidRPr="00000000" w14:paraId="0000024A">
      <w:pPr>
        <w:pageBreakBefore w:val="0"/>
        <w:rPr>
          <w:rFonts w:ascii="Arial" w:cs="Arial" w:eastAsia="Arial" w:hAnsi="Arial"/>
          <w:b w:val="0"/>
          <w:color w:val="00b0f0"/>
          <w:vertAlign w:val="baseline"/>
        </w:rPr>
      </w:pPr>
      <w:r w:rsidDel="00000000" w:rsidR="00000000" w:rsidRPr="00000000">
        <w:rPr>
          <w:rFonts w:ascii="Arial" w:cs="Arial" w:eastAsia="Arial" w:hAnsi="Arial"/>
          <w:b w:val="1"/>
          <w:color w:val="00b0f0"/>
          <w:vertAlign w:val="baseline"/>
          <w:rtl w:val="0"/>
        </w:rPr>
        <w:t xml:space="preserve">XXXXXXXXXXXXX ..</w:t>
        <w:tab/>
        <w:t xml:space="preserve">..</w:t>
        <w:tab/>
        <w:t xml:space="preserve">..</w:t>
        <w:tab/>
        <w:t xml:space="preserve">..</w:t>
        <w:tab/>
        <w:t xml:space="preserve">..</w:t>
        <w:tab/>
        <w:t xml:space="preserve">…………..PLAINTIFF</w:t>
      </w:r>
      <w:r w:rsidDel="00000000" w:rsidR="00000000" w:rsidRPr="00000000">
        <w:rPr>
          <w:rtl w:val="0"/>
        </w:rPr>
      </w:r>
    </w:p>
    <w:p w:rsidR="00000000" w:rsidDel="00000000" w:rsidP="00000000" w:rsidRDefault="00000000" w:rsidRPr="00000000" w14:paraId="0000024B">
      <w:pPr>
        <w:pageBreakBefore w:val="0"/>
        <w:jc w:val="center"/>
        <w:rPr>
          <w:rFonts w:ascii="Arial" w:cs="Arial" w:eastAsia="Arial" w:hAnsi="Arial"/>
          <w:b w:val="0"/>
          <w:color w:val="00b0f0"/>
          <w:highlight w:val="blue"/>
          <w:u w:val="single"/>
          <w:vertAlign w:val="baseline"/>
        </w:rPr>
      </w:pPr>
      <w:r w:rsidDel="00000000" w:rsidR="00000000" w:rsidRPr="00000000">
        <w:rPr>
          <w:rtl w:val="0"/>
        </w:rPr>
      </w:r>
    </w:p>
    <w:p w:rsidR="00000000" w:rsidDel="00000000" w:rsidP="00000000" w:rsidRDefault="00000000" w:rsidRPr="00000000" w14:paraId="0000024C">
      <w:pPr>
        <w:pageBreakBefore w:val="0"/>
        <w:jc w:val="center"/>
        <w:rPr>
          <w:rFonts w:ascii="Arial" w:cs="Arial" w:eastAsia="Arial" w:hAnsi="Arial"/>
          <w:b w:val="0"/>
          <w:color w:val="00b0f0"/>
          <w:vertAlign w:val="baseline"/>
        </w:rPr>
      </w:pPr>
      <w:r w:rsidDel="00000000" w:rsidR="00000000" w:rsidRPr="00000000">
        <w:rPr>
          <w:rFonts w:ascii="Arial" w:cs="Arial" w:eastAsia="Arial" w:hAnsi="Arial"/>
          <w:b w:val="1"/>
          <w:color w:val="00b0f0"/>
          <w:vertAlign w:val="baseline"/>
          <w:rtl w:val="0"/>
        </w:rPr>
        <w:t xml:space="preserve">-VERSUS -</w:t>
      </w:r>
      <w:r w:rsidDel="00000000" w:rsidR="00000000" w:rsidRPr="00000000">
        <w:rPr>
          <w:rtl w:val="0"/>
        </w:rPr>
      </w:r>
    </w:p>
    <w:p w:rsidR="00000000" w:rsidDel="00000000" w:rsidP="00000000" w:rsidRDefault="00000000" w:rsidRPr="00000000" w14:paraId="0000024D">
      <w:pPr>
        <w:pageBreakBefore w:val="0"/>
        <w:jc w:val="center"/>
        <w:rPr>
          <w:rFonts w:ascii="Arial" w:cs="Arial" w:eastAsia="Arial" w:hAnsi="Arial"/>
          <w:b w:val="0"/>
          <w:color w:val="00b0f0"/>
          <w:highlight w:val="blue"/>
          <w:u w:val="single"/>
          <w:vertAlign w:val="baseline"/>
        </w:rPr>
      </w:pPr>
      <w:r w:rsidDel="00000000" w:rsidR="00000000" w:rsidRPr="00000000">
        <w:rPr>
          <w:rtl w:val="0"/>
        </w:rPr>
      </w:r>
    </w:p>
    <w:p w:rsidR="00000000" w:rsidDel="00000000" w:rsidP="00000000" w:rsidRDefault="00000000" w:rsidRPr="00000000" w14:paraId="0000024E">
      <w:pPr>
        <w:pageBreakBefore w:val="0"/>
        <w:rPr>
          <w:rFonts w:ascii="Arial" w:cs="Arial" w:eastAsia="Arial" w:hAnsi="Arial"/>
          <w:b w:val="0"/>
          <w:color w:val="00b0f0"/>
          <w:vertAlign w:val="baseline"/>
        </w:rPr>
      </w:pPr>
      <w:r w:rsidDel="00000000" w:rsidR="00000000" w:rsidRPr="00000000">
        <w:rPr>
          <w:rFonts w:ascii="Arial" w:cs="Arial" w:eastAsia="Arial" w:hAnsi="Arial"/>
          <w:b w:val="1"/>
          <w:color w:val="00b0f0"/>
          <w:vertAlign w:val="baseline"/>
          <w:rtl w:val="0"/>
        </w:rPr>
        <w:t xml:space="preserve">YYYYYYYYY  LIMITED ..</w:t>
        <w:tab/>
        <w:t xml:space="preserve">..</w:t>
        <w:tab/>
        <w:t xml:space="preserve">..</w:t>
        <w:tab/>
        <w:t xml:space="preserve">……………….DEFENDANT</w:t>
      </w:r>
      <w:r w:rsidDel="00000000" w:rsidR="00000000" w:rsidRPr="00000000">
        <w:rPr>
          <w:rtl w:val="0"/>
        </w:rPr>
      </w:r>
    </w:p>
    <w:p w:rsidR="00000000" w:rsidDel="00000000" w:rsidP="00000000" w:rsidRDefault="00000000" w:rsidRPr="00000000" w14:paraId="0000024F">
      <w:pPr>
        <w:pageBreakBefore w:val="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50">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51">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NOTICE OF MOTION</w:t>
      </w:r>
      <w:r w:rsidDel="00000000" w:rsidR="00000000" w:rsidRPr="00000000">
        <w:rPr>
          <w:rtl w:val="0"/>
        </w:rPr>
      </w:r>
    </w:p>
    <w:p w:rsidR="00000000" w:rsidDel="00000000" w:rsidP="00000000" w:rsidRDefault="00000000" w:rsidRPr="00000000" w14:paraId="0000025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3">
      <w:pPr>
        <w:pageBreakBefore w:val="0"/>
        <w:jc w:val="center"/>
        <w:rPr>
          <w:rFonts w:ascii="Arial" w:cs="Arial" w:eastAsia="Arial" w:hAnsi="Arial"/>
          <w:u w:val="single"/>
          <w:vertAlign w:val="baseline"/>
        </w:rPr>
      </w:pPr>
      <w:r w:rsidDel="00000000" w:rsidR="00000000" w:rsidRPr="00000000">
        <w:rPr>
          <w:rFonts w:ascii="Arial" w:cs="Arial" w:eastAsia="Arial" w:hAnsi="Arial"/>
          <w:vertAlign w:val="baseline"/>
          <w:rtl w:val="0"/>
        </w:rPr>
        <w:t xml:space="preserve">(</w:t>
      </w:r>
      <w:r w:rsidDel="00000000" w:rsidR="00000000" w:rsidRPr="00000000">
        <w:rPr>
          <w:rFonts w:ascii="Arial" w:cs="Arial" w:eastAsia="Arial" w:hAnsi="Arial"/>
          <w:u w:val="single"/>
          <w:vertAlign w:val="baseline"/>
          <w:rtl w:val="0"/>
        </w:rPr>
        <w:t xml:space="preserve">Order XVI Rule 5(d) of the Civil Procedure Rules)</w:t>
      </w:r>
    </w:p>
    <w:p w:rsidR="00000000" w:rsidDel="00000000" w:rsidP="00000000" w:rsidRDefault="00000000" w:rsidRPr="00000000" w14:paraId="00000254">
      <w:pPr>
        <w:pageBreakBefore w:val="0"/>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255">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color w:val="c0504d"/>
          <w:u w:val="single"/>
          <w:vertAlign w:val="baseline"/>
          <w:rtl w:val="0"/>
        </w:rPr>
        <w:t xml:space="preserve">TAKE NOTICE THAT </w:t>
      </w:r>
      <w:r w:rsidDel="00000000" w:rsidR="00000000" w:rsidRPr="00000000">
        <w:rPr>
          <w:rFonts w:ascii="Arial" w:cs="Arial" w:eastAsia="Arial" w:hAnsi="Arial"/>
          <w:vertAlign w:val="baseline"/>
          <w:rtl w:val="0"/>
        </w:rPr>
        <w:t xml:space="preserve">this Honourable Court will be moved on the   </w:t>
      </w:r>
    </w:p>
    <w:p w:rsidR="00000000" w:rsidDel="00000000" w:rsidP="00000000" w:rsidRDefault="00000000" w:rsidRPr="00000000" w14:paraId="00000256">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day of                      2000 at 9.00 O'clock in the forenoon or soon thereafter so as counsel for the     Defendant may be heard on an application for orders:-</w:t>
      </w:r>
    </w:p>
    <w:p w:rsidR="00000000" w:rsidDel="00000000" w:rsidP="00000000" w:rsidRDefault="00000000" w:rsidRPr="00000000" w14:paraId="00000257">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8">
      <w:pPr>
        <w:pageBreakBefore w:val="0"/>
        <w:numPr>
          <w:ilvl w:val="0"/>
          <w:numId w:val="66"/>
        </w:numPr>
        <w:ind w:left="360" w:hanging="36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this suit be dismissed with costs for want of prosecution.</w:t>
      </w:r>
    </w:p>
    <w:p w:rsidR="00000000" w:rsidDel="00000000" w:rsidP="00000000" w:rsidRDefault="00000000" w:rsidRPr="00000000" w14:paraId="00000259">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5A">
      <w:pPr>
        <w:pageBreakBefore w:val="0"/>
        <w:numPr>
          <w:ilvl w:val="0"/>
          <w:numId w:val="66"/>
        </w:numPr>
        <w:ind w:left="360" w:hanging="36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 </w:t>
      </w:r>
      <w:r w:rsidDel="00000000" w:rsidR="00000000" w:rsidRPr="00000000">
        <w:rPr>
          <w:rFonts w:ascii="Arial" w:cs="Arial" w:eastAsia="Arial" w:hAnsi="Arial"/>
          <w:vertAlign w:val="baseline"/>
          <w:rtl w:val="0"/>
        </w:rPr>
        <w:t xml:space="preserve"> the costs of this application and of the entire suit be awarded to</w:t>
      </w:r>
    </w:p>
    <w:p w:rsidR="00000000" w:rsidDel="00000000" w:rsidP="00000000" w:rsidRDefault="00000000" w:rsidRPr="00000000" w14:paraId="0000025B">
      <w:pPr>
        <w:pageBreakBefore w:val="0"/>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Defendant.</w:t>
      </w:r>
    </w:p>
    <w:p w:rsidR="00000000" w:rsidDel="00000000" w:rsidP="00000000" w:rsidRDefault="00000000" w:rsidRPr="00000000" w14:paraId="0000025C">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D">
      <w:pPr>
        <w:pageBreakBefore w:val="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WHICH APPLICATION  </w:t>
      </w:r>
      <w:r w:rsidDel="00000000" w:rsidR="00000000" w:rsidRPr="00000000">
        <w:rPr>
          <w:rFonts w:ascii="Arial" w:cs="Arial" w:eastAsia="Arial" w:hAnsi="Arial"/>
          <w:vertAlign w:val="baseline"/>
          <w:rtl w:val="0"/>
        </w:rPr>
        <w:t xml:space="preserve"> is,  based on the ground that the Plaintiff has </w:t>
      </w:r>
    </w:p>
    <w:p w:rsidR="00000000" w:rsidDel="00000000" w:rsidP="00000000" w:rsidRDefault="00000000" w:rsidRPr="00000000" w14:paraId="0000025E">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5F">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neglected and/or otherwise failed to set down the suit for hearing and/or or </w:t>
      </w:r>
    </w:p>
    <w:p w:rsidR="00000000" w:rsidDel="00000000" w:rsidP="00000000" w:rsidRDefault="00000000" w:rsidRPr="00000000" w14:paraId="00000260">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1">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otherwise failed to take any steps to prosecute the same for a period of over </w:t>
      </w:r>
    </w:p>
    <w:p w:rsidR="00000000" w:rsidDel="00000000" w:rsidP="00000000" w:rsidRDefault="00000000" w:rsidRPr="00000000" w14:paraId="00000262">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3">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twelve months.</w:t>
      </w:r>
    </w:p>
    <w:p w:rsidR="00000000" w:rsidDel="00000000" w:rsidP="00000000" w:rsidRDefault="00000000" w:rsidRPr="00000000" w14:paraId="00000264">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5">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6">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67">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68">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69">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6A">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AND WHICH APPLICATION  </w:t>
      </w:r>
      <w:r w:rsidDel="00000000" w:rsidR="00000000" w:rsidRPr="00000000">
        <w:rPr>
          <w:rFonts w:ascii="Arial" w:cs="Arial" w:eastAsia="Arial" w:hAnsi="Arial"/>
          <w:vertAlign w:val="baseline"/>
          <w:rtl w:val="0"/>
        </w:rPr>
        <w:t xml:space="preserve">is further supported by the annexed </w:t>
      </w:r>
    </w:p>
    <w:p w:rsidR="00000000" w:rsidDel="00000000" w:rsidP="00000000" w:rsidRDefault="00000000" w:rsidRPr="00000000" w14:paraId="0000026B">
      <w:pPr>
        <w:pageBreakBefore w:val="0"/>
        <w:spacing w:line="360" w:lineRule="auto"/>
        <w:jc w:val="both"/>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affidavit of </w:t>
      </w:r>
      <w:r w:rsidDel="00000000" w:rsidR="00000000" w:rsidRPr="00000000">
        <w:rPr>
          <w:rFonts w:ascii="Arial" w:cs="Arial" w:eastAsia="Arial" w:hAnsi="Arial"/>
          <w:b w:val="1"/>
          <w:u w:val="single"/>
          <w:vertAlign w:val="baseline"/>
          <w:rtl w:val="0"/>
        </w:rPr>
        <w:t xml:space="preserve">BBBBBBBBL.</w:t>
      </w:r>
      <w:r w:rsidDel="00000000" w:rsidR="00000000" w:rsidRPr="00000000">
        <w:rPr>
          <w:rFonts w:ascii="Arial" w:cs="Arial" w:eastAsia="Arial" w:hAnsi="Arial"/>
          <w:vertAlign w:val="baseline"/>
          <w:rtl w:val="0"/>
        </w:rPr>
        <w:t xml:space="preserve">  </w:t>
      </w:r>
      <w:r w:rsidDel="00000000" w:rsidR="00000000" w:rsidRPr="00000000">
        <w:rPr>
          <w:rtl w:val="0"/>
        </w:rPr>
      </w:r>
    </w:p>
    <w:p w:rsidR="00000000" w:rsidDel="00000000" w:rsidP="00000000" w:rsidRDefault="00000000" w:rsidRPr="00000000" w14:paraId="0000026C">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6D">
      <w:pPr>
        <w:pageBreakBefore w:val="0"/>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DATED</w:t>
      </w:r>
      <w:r w:rsidDel="00000000" w:rsidR="00000000" w:rsidRPr="00000000">
        <w:rPr>
          <w:rFonts w:ascii="Arial" w:cs="Arial" w:eastAsia="Arial" w:hAnsi="Arial"/>
          <w:vertAlign w:val="baseline"/>
          <w:rtl w:val="0"/>
        </w:rPr>
        <w:t xml:space="preserve"> at Nairobi this       day of                 2000.</w:t>
      </w:r>
    </w:p>
    <w:p w:rsidR="00000000" w:rsidDel="00000000" w:rsidP="00000000" w:rsidRDefault="00000000" w:rsidRPr="00000000" w14:paraId="0000026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1">
      <w:pPr>
        <w:pageBreakBefore w:val="0"/>
        <w:jc w:val="right"/>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VVVVVVVVV AND COMPANY </w:t>
      </w:r>
      <w:r w:rsidDel="00000000" w:rsidR="00000000" w:rsidRPr="00000000">
        <w:rPr>
          <w:rtl w:val="0"/>
        </w:rPr>
      </w:r>
    </w:p>
    <w:p w:rsidR="00000000" w:rsidDel="00000000" w:rsidP="00000000" w:rsidRDefault="00000000" w:rsidRPr="00000000" w14:paraId="00000272">
      <w:pPr>
        <w:pageBreakBefore w:val="0"/>
        <w:jc w:val="right"/>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ADVOCATES FOR THE DEFENDANT</w:t>
      </w:r>
      <w:r w:rsidDel="00000000" w:rsidR="00000000" w:rsidRPr="00000000">
        <w:rPr>
          <w:rtl w:val="0"/>
        </w:rPr>
      </w:r>
    </w:p>
    <w:p w:rsidR="00000000" w:rsidDel="00000000" w:rsidP="00000000" w:rsidRDefault="00000000" w:rsidRPr="00000000" w14:paraId="00000273">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74">
      <w:pPr>
        <w:pageBreakBefore w:val="0"/>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27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6">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 and Company</w:t>
      </w:r>
    </w:p>
    <w:p w:rsidR="00000000" w:rsidDel="00000000" w:rsidP="00000000" w:rsidRDefault="00000000" w:rsidRPr="00000000" w14:paraId="00000277">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 </w:t>
      </w:r>
    </w:p>
    <w:p w:rsidR="00000000" w:rsidDel="00000000" w:rsidP="00000000" w:rsidRDefault="00000000" w:rsidRPr="00000000" w14:paraId="00000278">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 House</w:t>
      </w:r>
    </w:p>
    <w:p w:rsidR="00000000" w:rsidDel="00000000" w:rsidP="00000000" w:rsidRDefault="00000000" w:rsidRPr="00000000" w14:paraId="00000279">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VVVVVVVVVVVVVVVVVV</w:t>
      </w:r>
    </w:p>
    <w:p w:rsidR="00000000" w:rsidDel="00000000" w:rsidP="00000000" w:rsidRDefault="00000000" w:rsidRPr="00000000" w14:paraId="0000027A">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P.O. Box LLLLLL</w:t>
      </w:r>
    </w:p>
    <w:p w:rsidR="00000000" w:rsidDel="00000000" w:rsidP="00000000" w:rsidRDefault="00000000" w:rsidRPr="00000000" w14:paraId="0000027B">
      <w:pPr>
        <w:pageBreakBefore w:val="0"/>
        <w:rPr>
          <w:rFonts w:ascii="Arial" w:cs="Arial" w:eastAsia="Arial" w:hAnsi="Arial"/>
          <w:b w:val="0"/>
          <w:vertAlign w:val="baseline"/>
        </w:rPr>
      </w:pPr>
      <w:r w:rsidDel="00000000" w:rsidR="00000000" w:rsidRPr="00000000">
        <w:rPr>
          <w:rFonts w:ascii="Arial" w:cs="Arial" w:eastAsia="Arial" w:hAnsi="Arial"/>
          <w:vertAlign w:val="baseline"/>
          <w:rtl w:val="0"/>
        </w:rPr>
        <w:t xml:space="preserve">NAIROBI</w:t>
      </w:r>
      <w:r w:rsidDel="00000000" w:rsidR="00000000" w:rsidRPr="00000000">
        <w:rPr>
          <w:rFonts w:ascii="Arial" w:cs="Arial" w:eastAsia="Arial" w:hAnsi="Arial"/>
          <w:b w:val="1"/>
          <w:vertAlign w:val="baseline"/>
          <w:rtl w:val="0"/>
        </w:rPr>
        <w:t xml:space="preserve">.         </w:t>
      </w:r>
      <w:r w:rsidDel="00000000" w:rsidR="00000000" w:rsidRPr="00000000">
        <w:rPr>
          <w:rtl w:val="0"/>
        </w:rPr>
      </w:r>
    </w:p>
    <w:p w:rsidR="00000000" w:rsidDel="00000000" w:rsidP="00000000" w:rsidRDefault="00000000" w:rsidRPr="00000000" w14:paraId="0000027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D">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TO BE SERVED UPON :.</w:t>
      </w:r>
      <w:r w:rsidDel="00000000" w:rsidR="00000000" w:rsidRPr="00000000">
        <w:rPr>
          <w:rtl w:val="0"/>
        </w:rPr>
      </w:r>
    </w:p>
    <w:p w:rsidR="00000000" w:rsidDel="00000000" w:rsidP="00000000" w:rsidRDefault="00000000" w:rsidRPr="00000000" w14:paraId="0000027E">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7F">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BBBBBBBBL &amp; Company </w:t>
      </w:r>
    </w:p>
    <w:p w:rsidR="00000000" w:rsidDel="00000000" w:rsidP="00000000" w:rsidRDefault="00000000" w:rsidRPr="00000000" w14:paraId="00000280">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 </w:t>
      </w:r>
    </w:p>
    <w:p w:rsidR="00000000" w:rsidDel="00000000" w:rsidP="00000000" w:rsidRDefault="00000000" w:rsidRPr="00000000" w14:paraId="00000281">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5</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Floor, Jubilee Place</w:t>
      </w:r>
    </w:p>
    <w:p w:rsidR="00000000" w:rsidDel="00000000" w:rsidP="00000000" w:rsidRDefault="00000000" w:rsidRPr="00000000" w14:paraId="00000282">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Mama Ngina Street P.O. Box BBBBBBBBL</w:t>
      </w:r>
    </w:p>
    <w:p w:rsidR="00000000" w:rsidDel="00000000" w:rsidP="00000000" w:rsidRDefault="00000000" w:rsidRPr="00000000" w14:paraId="00000283">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NAIROBI.</w:t>
      </w:r>
    </w:p>
    <w:p w:rsidR="00000000" w:rsidDel="00000000" w:rsidP="00000000" w:rsidRDefault="00000000" w:rsidRPr="00000000" w14:paraId="0000028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6">
      <w:pPr>
        <w:pageBreakBefore w:val="0"/>
        <w:ind w:left="720"/>
        <w:rPr>
          <w:rFonts w:ascii="Arial" w:cs="Arial" w:eastAsia="Arial" w:hAnsi="Arial"/>
          <w:vertAlign w:val="baseline"/>
        </w:rPr>
      </w:pPr>
      <w:r w:rsidDel="00000000" w:rsidR="00000000" w:rsidRPr="00000000">
        <w:rPr>
          <w:rFonts w:ascii="Arial" w:cs="Arial" w:eastAsia="Arial" w:hAnsi="Arial"/>
          <w:vertAlign w:val="baseline"/>
          <w:rtl w:val="0"/>
        </w:rPr>
        <w:t xml:space="preserve">"If any Party served does not appear at the time and place above-mentioned such order will be made and proceedings taken as the court may think just and expedient."</w:t>
      </w:r>
    </w:p>
    <w:p w:rsidR="00000000" w:rsidDel="00000000" w:rsidP="00000000" w:rsidRDefault="00000000" w:rsidRPr="00000000" w14:paraId="0000028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A">
      <w:pPr>
        <w:pageBreakBefore w:val="0"/>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8C">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REPUBLIC OF KENYA</w:t>
      </w:r>
      <w:r w:rsidDel="00000000" w:rsidR="00000000" w:rsidRPr="00000000">
        <w:rPr>
          <w:rtl w:val="0"/>
        </w:rPr>
      </w:r>
    </w:p>
    <w:p w:rsidR="00000000" w:rsidDel="00000000" w:rsidP="00000000" w:rsidRDefault="00000000" w:rsidRPr="00000000" w14:paraId="0000028D">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8E">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RESIDENT MAGISTRATES COURT AT NAIROBI</w:t>
      </w:r>
      <w:r w:rsidDel="00000000" w:rsidR="00000000" w:rsidRPr="00000000">
        <w:rPr>
          <w:rtl w:val="0"/>
        </w:rPr>
      </w:r>
    </w:p>
    <w:p w:rsidR="00000000" w:rsidDel="00000000" w:rsidP="00000000" w:rsidRDefault="00000000" w:rsidRPr="00000000" w14:paraId="0000028F">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0">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291">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2">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RMCC NO. PP OF 1995</w:t>
      </w:r>
      <w:r w:rsidDel="00000000" w:rsidR="00000000" w:rsidRPr="00000000">
        <w:rPr>
          <w:rtl w:val="0"/>
        </w:rPr>
      </w:r>
    </w:p>
    <w:p w:rsidR="00000000" w:rsidDel="00000000" w:rsidP="00000000" w:rsidRDefault="00000000" w:rsidRPr="00000000" w14:paraId="00000293">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4">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5">
      <w:pPr>
        <w:pageBreakBefore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XXXXXXXXXXXXX ..</w:t>
        <w:tab/>
        <w:t xml:space="preserve">..</w:t>
        <w:tab/>
        <w:t xml:space="preserve">..</w:t>
        <w:tab/>
        <w:t xml:space="preserve">..</w:t>
        <w:tab/>
        <w:t xml:space="preserve">..</w:t>
        <w:tab/>
        <w:t xml:space="preserve">..</w:t>
        <w:tab/>
        <w:t xml:space="preserve">. PLAINTIFF</w:t>
      </w:r>
      <w:r w:rsidDel="00000000" w:rsidR="00000000" w:rsidRPr="00000000">
        <w:rPr>
          <w:rtl w:val="0"/>
        </w:rPr>
      </w:r>
    </w:p>
    <w:p w:rsidR="00000000" w:rsidDel="00000000" w:rsidP="00000000" w:rsidRDefault="00000000" w:rsidRPr="00000000" w14:paraId="00000296">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7">
      <w:pPr>
        <w:pageBreakBefore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-VERSUS -</w:t>
      </w:r>
      <w:r w:rsidDel="00000000" w:rsidR="00000000" w:rsidRPr="00000000">
        <w:rPr>
          <w:rtl w:val="0"/>
        </w:rPr>
      </w:r>
    </w:p>
    <w:p w:rsidR="00000000" w:rsidDel="00000000" w:rsidP="00000000" w:rsidRDefault="00000000" w:rsidRPr="00000000" w14:paraId="00000298">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9">
      <w:pPr>
        <w:pageBreakBefore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YYYYYYYYY  LIMITED ..</w:t>
        <w:tab/>
        <w:t xml:space="preserve">..</w:t>
        <w:tab/>
        <w:t xml:space="preserve">..</w:t>
        <w:tab/>
        <w:t xml:space="preserve">..DEFENDANT</w:t>
      </w:r>
      <w:r w:rsidDel="00000000" w:rsidR="00000000" w:rsidRPr="00000000">
        <w:rPr>
          <w:rtl w:val="0"/>
        </w:rPr>
      </w:r>
    </w:p>
    <w:p w:rsidR="00000000" w:rsidDel="00000000" w:rsidP="00000000" w:rsidRDefault="00000000" w:rsidRPr="00000000" w14:paraId="0000029A">
      <w:pPr>
        <w:pageBreakBefore w:val="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9B">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AFFIDAVIT</w:t>
      </w:r>
      <w:r w:rsidDel="00000000" w:rsidR="00000000" w:rsidRPr="00000000">
        <w:rPr>
          <w:rtl w:val="0"/>
        </w:rPr>
      </w:r>
    </w:p>
    <w:p w:rsidR="00000000" w:rsidDel="00000000" w:rsidP="00000000" w:rsidRDefault="00000000" w:rsidRPr="00000000" w14:paraId="0000029C">
      <w:pPr>
        <w:pageBreakBefore w:val="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9D">
      <w:pPr>
        <w:pageBreakBefore w:val="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 </w:t>
      </w:r>
      <w:r w:rsidDel="00000000" w:rsidR="00000000" w:rsidRPr="00000000">
        <w:rPr>
          <w:rFonts w:ascii="Arial" w:cs="Arial" w:eastAsia="Arial" w:hAnsi="Arial"/>
          <w:b w:val="1"/>
          <w:u w:val="single"/>
          <w:vertAlign w:val="baseline"/>
          <w:rtl w:val="0"/>
        </w:rPr>
        <w:t xml:space="preserve">BBBBBBBBL  </w:t>
      </w:r>
      <w:r w:rsidDel="00000000" w:rsidR="00000000" w:rsidRPr="00000000">
        <w:rPr>
          <w:rFonts w:ascii="Arial" w:cs="Arial" w:eastAsia="Arial" w:hAnsi="Arial"/>
          <w:vertAlign w:val="baseline"/>
          <w:rtl w:val="0"/>
        </w:rPr>
        <w:t xml:space="preserve">of  Post Office Number ,,,,,,,,,, Nairobi in the Republic of Kenya  do swear and solemnly state as follows:-</w:t>
      </w:r>
    </w:p>
    <w:p w:rsidR="00000000" w:rsidDel="00000000" w:rsidP="00000000" w:rsidRDefault="00000000" w:rsidRPr="00000000" w14:paraId="0000029E">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9F">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 am an Advocate of the High Court of Kenya employed by and practising with the firm of Messrs VVVVVVVVV &amp; Company, Advocates, VVVVVVVVV House, VVVVVVVVVVVVVVVVVV, P. O. Box LLLLLL, Nairobi who have the conduct of this matter on behalf of the Defendant. </w:t>
      </w:r>
    </w:p>
    <w:p w:rsidR="00000000" w:rsidDel="00000000" w:rsidP="00000000" w:rsidRDefault="00000000" w:rsidRPr="00000000" w14:paraId="000002A0">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1">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in 1995, the Defendant instructed us to act in this matter. </w:t>
      </w:r>
    </w:p>
    <w:p w:rsidR="00000000" w:rsidDel="00000000" w:rsidP="00000000" w:rsidRDefault="00000000" w:rsidRPr="00000000" w14:paraId="000002A2">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3">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pursuant thereto, upon perusing the Plaint and Summons to Enter Appearance, we entered appearance for the Defendant and on 8</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March, 1995, filed the Defendant's Statement of Defence and Counterclaim. </w:t>
      </w:r>
    </w:p>
    <w:p w:rsidR="00000000" w:rsidDel="00000000" w:rsidP="00000000" w:rsidRDefault="00000000" w:rsidRPr="00000000" w14:paraId="000002A4">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5">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on 16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March, 1995, the Plaintiff filed his reply to Defence and Counterclaim. </w:t>
      </w:r>
    </w:p>
    <w:p w:rsidR="00000000" w:rsidDel="00000000" w:rsidP="00000000" w:rsidRDefault="00000000" w:rsidRPr="00000000" w14:paraId="000002A6">
      <w:pPr>
        <w:pageBreakBefore w:val="0"/>
        <w:spacing w:line="360" w:lineRule="auto"/>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A7">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8">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when the case came up for hearing on 13</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September, 1996, the same could not proceed since the Plaintiff was not present on the material date as a consequence whereof the matter was stood over generally. </w:t>
      </w:r>
    </w:p>
    <w:p w:rsidR="00000000" w:rsidDel="00000000" w:rsidP="00000000" w:rsidRDefault="00000000" w:rsidRPr="00000000" w14:paraId="000002A9">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A">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the case was again fixed for hearing on 28</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January, 1998 when the same could not proceed since the Plaintiff's Advocate was apparently held up in the Court of Appeal.</w:t>
      </w:r>
    </w:p>
    <w:p w:rsidR="00000000" w:rsidDel="00000000" w:rsidP="00000000" w:rsidRDefault="00000000" w:rsidRPr="00000000" w14:paraId="000002AB">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C">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on 19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November, 1997 the Plaintiff's Advocates Messrs BBBBBBBBL invited our firm to attend the Registry for purposes of taking a hearing date on 29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November, 1997 but no hearing date could be taken on that day as the said date fell on a Saturday. </w:t>
      </w:r>
    </w:p>
    <w:p w:rsidR="00000000" w:rsidDel="00000000" w:rsidP="00000000" w:rsidRDefault="00000000" w:rsidRPr="00000000" w14:paraId="000002AD">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E">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thereafter, the Plaintiff refused, neglected and/or otherwise failed to take out fresh hearing  and has since refused, neglected, and/or otherwise failed to take set down the suit for hearing and/or take any steps to prosecute the same. </w:t>
      </w:r>
    </w:p>
    <w:p w:rsidR="00000000" w:rsidDel="00000000" w:rsidP="00000000" w:rsidRDefault="00000000" w:rsidRPr="00000000" w14:paraId="000002AF">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0">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 verily believe that this neglect and/or failure to set down the suit for hearing amounts to an abuse of the process of this of this Honourable Court. </w:t>
      </w:r>
    </w:p>
    <w:p w:rsidR="00000000" w:rsidDel="00000000" w:rsidP="00000000" w:rsidRDefault="00000000" w:rsidRPr="00000000" w14:paraId="000002B1">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2">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for reasons aforesaid, it is just and expedient that this case be dismissed with costs for want of prosecution. </w:t>
      </w:r>
    </w:p>
    <w:p w:rsidR="00000000" w:rsidDel="00000000" w:rsidP="00000000" w:rsidRDefault="00000000" w:rsidRPr="00000000" w14:paraId="000002B3">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4">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 swear this Affidavit in support of the Defendant's Application herein seeking the dismissal of this suit for want of prosecution. </w:t>
      </w:r>
    </w:p>
    <w:p w:rsidR="00000000" w:rsidDel="00000000" w:rsidP="00000000" w:rsidRDefault="00000000" w:rsidRPr="00000000" w14:paraId="000002B5">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6">
      <w:pPr>
        <w:pageBreakBefore w:val="0"/>
        <w:numPr>
          <w:ilvl w:val="0"/>
          <w:numId w:val="67"/>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the matters deponed to herein are true to the best of my knowledge save for matters deponed to on belief the grounds whereof have been given and matters deponed to on information the sources whereof have been disclosed.</w:t>
      </w:r>
    </w:p>
    <w:p w:rsidR="00000000" w:rsidDel="00000000" w:rsidP="00000000" w:rsidRDefault="00000000" w:rsidRPr="00000000" w14:paraId="000002B7">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8">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9">
      <w:pPr>
        <w:pageBreakBefore w:val="0"/>
        <w:spacing w:line="360" w:lineRule="auto"/>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SWORN</w:t>
      </w:r>
      <w:r w:rsidDel="00000000" w:rsidR="00000000" w:rsidRPr="00000000">
        <w:rPr>
          <w:rFonts w:ascii="Arial" w:cs="Arial" w:eastAsia="Arial" w:hAnsi="Arial"/>
          <w:vertAlign w:val="baseline"/>
          <w:rtl w:val="0"/>
        </w:rPr>
        <w:t xml:space="preserve">  by the said </w:t>
      </w:r>
      <w:r w:rsidDel="00000000" w:rsidR="00000000" w:rsidRPr="00000000">
        <w:rPr>
          <w:rFonts w:ascii="Arial" w:cs="Arial" w:eastAsia="Arial" w:hAnsi="Arial"/>
          <w:b w:val="1"/>
          <w:u w:val="single"/>
          <w:vertAlign w:val="baseline"/>
          <w:rtl w:val="0"/>
        </w:rPr>
        <w:t xml:space="preserve">BBBBBBBBL</w:t>
      </w:r>
      <w:r w:rsidDel="00000000" w:rsidR="00000000" w:rsidRPr="00000000">
        <w:rPr>
          <w:rFonts w:ascii="Arial" w:cs="Arial" w:eastAsia="Arial" w:hAnsi="Arial"/>
          <w:vertAlign w:val="baseline"/>
          <w:rtl w:val="0"/>
        </w:rPr>
        <w:t xml:space="preserve"> </w:t>
        <w:tab/>
        <w:tab/>
        <w:t xml:space="preserve">)</w:t>
      </w:r>
    </w:p>
    <w:p w:rsidR="00000000" w:rsidDel="00000000" w:rsidP="00000000" w:rsidRDefault="00000000" w:rsidRPr="00000000" w14:paraId="000002BA">
      <w:pPr>
        <w:pageBreakBefore w:val="0"/>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at  Nairobi on this        day of          2000</w:t>
        <w:tab/>
        <w:t xml:space="preserve">)</w:t>
      </w:r>
    </w:p>
    <w:p w:rsidR="00000000" w:rsidDel="00000000" w:rsidP="00000000" w:rsidRDefault="00000000" w:rsidRPr="00000000" w14:paraId="000002BB">
      <w:pPr>
        <w:pageBreakBefore w:val="0"/>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 xml:space="preserve">)</w:t>
      </w:r>
    </w:p>
    <w:p w:rsidR="00000000" w:rsidDel="00000000" w:rsidP="00000000" w:rsidRDefault="00000000" w:rsidRPr="00000000" w14:paraId="000002BC">
      <w:pPr>
        <w:pageBreakBefore w:val="0"/>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 xml:space="preserve">)</w:t>
      </w:r>
    </w:p>
    <w:p w:rsidR="00000000" w:rsidDel="00000000" w:rsidP="00000000" w:rsidRDefault="00000000" w:rsidRPr="00000000" w14:paraId="000002BD">
      <w:pPr>
        <w:pageBreakBefore w:val="0"/>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 xml:space="preserve">)</w:t>
      </w:r>
    </w:p>
    <w:p w:rsidR="00000000" w:rsidDel="00000000" w:rsidP="00000000" w:rsidRDefault="00000000" w:rsidRPr="00000000" w14:paraId="000002BE">
      <w:pPr>
        <w:pageBreakBefore w:val="0"/>
        <w:spacing w:line="36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BEFORE ME </w:t>
        <w:tab/>
        <w:tab/>
        <w:tab/>
        <w:tab/>
        <w:tab/>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BF">
      <w:pPr>
        <w:pageBreakBefore w:val="0"/>
        <w:spacing w:line="360" w:lineRule="auto"/>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 xml:space="preserve">)</w:t>
      </w:r>
    </w:p>
    <w:p w:rsidR="00000000" w:rsidDel="00000000" w:rsidP="00000000" w:rsidRDefault="00000000" w:rsidRPr="00000000" w14:paraId="000002C0">
      <w:pPr>
        <w:pageBreakBefore w:val="0"/>
        <w:spacing w:line="360" w:lineRule="auto"/>
        <w:rPr>
          <w:rFonts w:ascii="Arial" w:cs="Arial" w:eastAsia="Arial" w:hAnsi="Arial"/>
          <w:b w:val="0"/>
          <w:vertAlign w:val="baseline"/>
        </w:rPr>
      </w:pPr>
      <w:r w:rsidDel="00000000" w:rsidR="00000000" w:rsidRPr="00000000">
        <w:rPr>
          <w:rFonts w:ascii="Arial" w:cs="Arial" w:eastAsia="Arial" w:hAnsi="Arial"/>
          <w:vertAlign w:val="baseline"/>
          <w:rtl w:val="0"/>
        </w:rPr>
        <w:tab/>
        <w:tab/>
        <w:tab/>
        <w:tab/>
        <w:tab/>
        <w:tab/>
        <w:tab/>
        <w:t xml:space="preserve">)</w:t>
        <w:tab/>
      </w:r>
      <w:r w:rsidDel="00000000" w:rsidR="00000000" w:rsidRPr="00000000">
        <w:rPr>
          <w:rtl w:val="0"/>
        </w:rPr>
      </w:r>
    </w:p>
    <w:p w:rsidR="00000000" w:rsidDel="00000000" w:rsidP="00000000" w:rsidRDefault="00000000" w:rsidRPr="00000000" w14:paraId="000002C1">
      <w:pPr>
        <w:pageBreakBefore w:val="0"/>
        <w:spacing w:line="36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COMMISSIONER FOR OATHS </w:t>
        <w:tab/>
        <w:tab/>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C2">
      <w:pPr>
        <w:pageBreakBefore w:val="0"/>
        <w:spacing w:line="36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2C3">
      <w:pPr>
        <w:pageBreakBefore w:val="0"/>
        <w:spacing w:line="36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2C4">
      <w:pPr>
        <w:pageBreakBefore w:val="0"/>
        <w:spacing w:line="360" w:lineRule="auto"/>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2C5">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 &amp; Company</w:t>
      </w:r>
    </w:p>
    <w:p w:rsidR="00000000" w:rsidDel="00000000" w:rsidP="00000000" w:rsidRDefault="00000000" w:rsidRPr="00000000" w14:paraId="000002C6">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 </w:t>
      </w:r>
    </w:p>
    <w:p w:rsidR="00000000" w:rsidDel="00000000" w:rsidP="00000000" w:rsidRDefault="00000000" w:rsidRPr="00000000" w14:paraId="000002C7">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 House</w:t>
      </w:r>
    </w:p>
    <w:p w:rsidR="00000000" w:rsidDel="00000000" w:rsidP="00000000" w:rsidRDefault="00000000" w:rsidRPr="00000000" w14:paraId="000002C8">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VVVVVVVVVVVVVVVVVV</w:t>
      </w:r>
    </w:p>
    <w:p w:rsidR="00000000" w:rsidDel="00000000" w:rsidP="00000000" w:rsidRDefault="00000000" w:rsidRPr="00000000" w14:paraId="000002C9">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P. O. Box LLLLLL </w:t>
      </w:r>
    </w:p>
    <w:p w:rsidR="00000000" w:rsidDel="00000000" w:rsidP="00000000" w:rsidRDefault="00000000" w:rsidRPr="00000000" w14:paraId="000002CA">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Nairobi.</w:t>
      </w:r>
    </w:p>
    <w:p w:rsidR="00000000" w:rsidDel="00000000" w:rsidP="00000000" w:rsidRDefault="00000000" w:rsidRPr="00000000" w14:paraId="000002CB">
      <w:pPr>
        <w:pageBreakBefore w:val="0"/>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0"/>
          <w:i w:val="1"/>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0"/>
          <w:i w:val="1"/>
          <w:smallCaps w:val="0"/>
          <w:strike w:val="0"/>
          <w:color w:val="404040"/>
          <w:sz w:val="26"/>
          <w:szCs w:val="26"/>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404040"/>
          <w:sz w:val="26"/>
          <w:szCs w:val="26"/>
          <w:u w:val="none"/>
          <w:shd w:fill="auto" w:val="clear"/>
          <w:vertAlign w:val="baseline"/>
          <w:rtl w:val="0"/>
        </w:rPr>
        <w:t xml:space="preserve">Leave to Appeal out of time--Sections 79G and 95 CPA &amp; order 49 CPR</w:t>
      </w:r>
    </w:p>
    <w:p w:rsidR="00000000" w:rsidDel="00000000" w:rsidP="00000000" w:rsidRDefault="00000000" w:rsidRPr="00000000" w14:paraId="000002CE">
      <w:pPr>
        <w:pageBreakBefore w:val="0"/>
        <w:rPr>
          <w:vertAlign w:val="baseline"/>
        </w:rPr>
      </w:pPr>
      <w:r w:rsidDel="00000000" w:rsidR="00000000" w:rsidRPr="00000000">
        <w:rPr>
          <w:rtl w:val="0"/>
        </w:rPr>
      </w:r>
    </w:p>
    <w:p w:rsidR="00000000" w:rsidDel="00000000" w:rsidP="00000000" w:rsidRDefault="00000000" w:rsidRPr="00000000" w14:paraId="000002CF">
      <w:pPr>
        <w:pageBreakBefore w:val="0"/>
        <w:rPr>
          <w:vertAlign w:val="baseline"/>
        </w:rPr>
      </w:pPr>
      <w:r w:rsidDel="00000000" w:rsidR="00000000" w:rsidRPr="00000000">
        <w:rPr>
          <w:rtl w:val="0"/>
        </w:rPr>
      </w:r>
    </w:p>
    <w:p w:rsidR="00000000" w:rsidDel="00000000" w:rsidP="00000000" w:rsidRDefault="00000000" w:rsidRPr="00000000" w14:paraId="000002D0">
      <w:pPr>
        <w:pageBreakBefore w:val="0"/>
        <w:rPr>
          <w:vertAlign w:val="baseline"/>
        </w:rPr>
      </w:pPr>
      <w:r w:rsidDel="00000000" w:rsidR="00000000" w:rsidRPr="00000000">
        <w:rPr>
          <w:rtl w:val="0"/>
        </w:rPr>
      </w:r>
    </w:p>
    <w:p w:rsidR="00000000" w:rsidDel="00000000" w:rsidP="00000000" w:rsidRDefault="00000000" w:rsidRPr="00000000" w14:paraId="000002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0"/>
          <w:i w:val="1"/>
          <w:smallCaps w:val="0"/>
          <w:strike w:val="0"/>
          <w:color w:val="404040"/>
          <w:sz w:val="26"/>
          <w:szCs w:val="26"/>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404040"/>
          <w:sz w:val="26"/>
          <w:szCs w:val="26"/>
          <w:u w:val="none"/>
          <w:shd w:fill="auto" w:val="clear"/>
          <w:vertAlign w:val="baseline"/>
          <w:rtl w:val="0"/>
        </w:rPr>
        <w:t xml:space="preserve">REPUBLIC OF KENYA</w:t>
      </w:r>
    </w:p>
    <w:p w:rsidR="00000000" w:rsidDel="00000000" w:rsidP="00000000" w:rsidRDefault="00000000" w:rsidRPr="00000000" w14:paraId="000002D2">
      <w:pPr>
        <w:pageBreakBefore w:val="0"/>
        <w:jc w:val="center"/>
        <w:rPr>
          <w:rFonts w:ascii="Century Schoolbook" w:cs="Century Schoolbook" w:eastAsia="Century Schoolbook" w:hAnsi="Century Schoolbook"/>
          <w:u w:val="single"/>
          <w:vertAlign w:val="baseline"/>
        </w:rPr>
      </w:pPr>
      <w:r w:rsidDel="00000000" w:rsidR="00000000" w:rsidRPr="00000000">
        <w:rPr>
          <w:rtl w:val="0"/>
        </w:rPr>
      </w:r>
    </w:p>
    <w:p w:rsidR="00000000" w:rsidDel="00000000" w:rsidP="00000000" w:rsidRDefault="00000000" w:rsidRPr="00000000" w14:paraId="000002D3">
      <w:pPr>
        <w:pStyle w:val="Heading2"/>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IN THE HIGH COURT AT MACHAKOS</w:t>
      </w:r>
      <w:r w:rsidDel="00000000" w:rsidR="00000000" w:rsidRPr="00000000">
        <w:rPr>
          <w:rtl w:val="0"/>
        </w:rPr>
      </w:r>
    </w:p>
    <w:p w:rsidR="00000000" w:rsidDel="00000000" w:rsidP="00000000" w:rsidRDefault="00000000" w:rsidRPr="00000000" w14:paraId="000002D4">
      <w:pPr>
        <w:pageBreakBefore w:val="0"/>
        <w:jc w:val="center"/>
        <w:rPr>
          <w:rFonts w:ascii="Century Schoolbook" w:cs="Century Schoolbook" w:eastAsia="Century Schoolbook" w:hAnsi="Century Schoolbook"/>
          <w:u w:val="single"/>
          <w:vertAlign w:val="baseline"/>
        </w:rPr>
      </w:pPr>
      <w:r w:rsidDel="00000000" w:rsidR="00000000" w:rsidRPr="00000000">
        <w:rPr>
          <w:rtl w:val="0"/>
        </w:rPr>
      </w:r>
    </w:p>
    <w:p w:rsidR="00000000" w:rsidDel="00000000" w:rsidP="00000000" w:rsidRDefault="00000000" w:rsidRPr="00000000" w14:paraId="000002D5">
      <w:pPr>
        <w:pageBreakBefore w:val="0"/>
        <w:jc w:val="center"/>
        <w:rPr>
          <w:rFonts w:ascii="Century Schoolbook" w:cs="Century Schoolbook" w:eastAsia="Century Schoolbook" w:hAnsi="Century Schoolbook"/>
          <w:b w:val="0"/>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MISCELLANEOUS APPLICATION  NO.           OF 2000</w:t>
      </w:r>
      <w:r w:rsidDel="00000000" w:rsidR="00000000" w:rsidRPr="00000000">
        <w:rPr>
          <w:rtl w:val="0"/>
        </w:rPr>
      </w:r>
    </w:p>
    <w:p w:rsidR="00000000" w:rsidDel="00000000" w:rsidP="00000000" w:rsidRDefault="00000000" w:rsidRPr="00000000" w14:paraId="000002D6">
      <w:pPr>
        <w:pageBreakBefore w:val="0"/>
        <w:rPr>
          <w:rFonts w:ascii="Century Schoolbook" w:cs="Century Schoolbook" w:eastAsia="Century Schoolbook" w:hAnsi="Century Schoolbook"/>
          <w:b w:val="0"/>
          <w:vertAlign w:val="baseline"/>
        </w:rPr>
      </w:pPr>
      <w:r w:rsidDel="00000000" w:rsidR="00000000" w:rsidRPr="00000000">
        <w:rPr>
          <w:rtl w:val="0"/>
        </w:rPr>
      </w:r>
    </w:p>
    <w:p w:rsidR="00000000" w:rsidDel="00000000" w:rsidP="00000000" w:rsidRDefault="00000000" w:rsidRPr="00000000" w14:paraId="000002D7">
      <w:pPr>
        <w:pageBreakBefore w:val="0"/>
        <w:jc w:val="center"/>
        <w:rPr>
          <w:rFonts w:ascii="Century Schoolbook" w:cs="Century Schoolbook" w:eastAsia="Century Schoolbook" w:hAnsi="Century Schoolbook"/>
          <w:b w:val="0"/>
          <w:vertAlign w:val="baseline"/>
        </w:rPr>
      </w:pPr>
      <w:sdt>
        <w:sdtPr>
          <w:tag w:val="goog_rdk_11"/>
        </w:sdtPr>
        <w:sdtContent>
          <w:ins w:author="Margaret Macharia" w:id="4" w:date="2021-06-16T12:36:57Z">
            <w:r w:rsidDel="00000000" w:rsidR="00000000" w:rsidRPr="00000000">
              <w:rPr>
                <w:rFonts w:ascii="Century Schoolbook" w:cs="Century Schoolbook" w:eastAsia="Century Schoolbook" w:hAnsi="Century Schoolbook"/>
                <w:b w:val="0"/>
                <w:vertAlign w:val="baseline"/>
                <w:rtl w:val="0"/>
              </w:rPr>
              <w:t xml:space="preserve"> </w:t>
            </w:r>
          </w:ins>
        </w:sdtContent>
      </w:sdt>
      <w:r w:rsidDel="00000000" w:rsidR="00000000" w:rsidRPr="00000000">
        <w:rPr>
          <w:rtl w:val="0"/>
        </w:rPr>
      </w:r>
    </w:p>
    <w:p w:rsidR="00000000" w:rsidDel="00000000" w:rsidP="00000000" w:rsidRDefault="00000000" w:rsidRPr="00000000" w14:paraId="000002D8">
      <w:pPr>
        <w:pageBreakBefore w:val="0"/>
        <w:jc w:val="both"/>
        <w:rPr>
          <w:rFonts w:ascii="Century Schoolbook" w:cs="Century Schoolbook" w:eastAsia="Century Schoolbook" w:hAnsi="Century Schoolbook"/>
          <w:b w:val="0"/>
          <w:vertAlign w:val="baseline"/>
        </w:rPr>
      </w:pPr>
      <w:r w:rsidDel="00000000" w:rsidR="00000000" w:rsidRPr="00000000">
        <w:rPr>
          <w:rFonts w:ascii="Century Schoolbook" w:cs="Century Schoolbook" w:eastAsia="Century Schoolbook" w:hAnsi="Century Schoolbook"/>
          <w:b w:val="1"/>
          <w:vertAlign w:val="baseline"/>
          <w:rtl w:val="0"/>
        </w:rPr>
        <w:t xml:space="preserve">AAAAAAAAAA LIMITED…………….…….… PROPOSED APPELLANT</w:t>
      </w:r>
      <w:r w:rsidDel="00000000" w:rsidR="00000000" w:rsidRPr="00000000">
        <w:rPr>
          <w:rtl w:val="0"/>
        </w:rPr>
      </w:r>
    </w:p>
    <w:p w:rsidR="00000000" w:rsidDel="00000000" w:rsidP="00000000" w:rsidRDefault="00000000" w:rsidRPr="00000000" w14:paraId="000002D9">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DA">
      <w:pPr>
        <w:pStyle w:val="Heading1"/>
        <w:pageBreakBefore w:val="0"/>
        <w:rPr>
          <w:rFonts w:ascii="Century Schoolbook" w:cs="Century Schoolbook" w:eastAsia="Century Schoolbook" w:hAnsi="Century Schoolbook"/>
          <w:sz w:val="26"/>
          <w:szCs w:val="26"/>
          <w:vertAlign w:val="baseline"/>
        </w:rPr>
      </w:pPr>
      <w:r w:rsidDel="00000000" w:rsidR="00000000" w:rsidRPr="00000000">
        <w:rPr>
          <w:rFonts w:ascii="Century Schoolbook" w:cs="Century Schoolbook" w:eastAsia="Century Schoolbook" w:hAnsi="Century Schoolbook"/>
          <w:b w:val="1"/>
          <w:sz w:val="26"/>
          <w:szCs w:val="26"/>
          <w:vertAlign w:val="baseline"/>
          <w:rtl w:val="0"/>
        </w:rPr>
        <w:t xml:space="preserve">VERSUS</w:t>
      </w:r>
      <w:r w:rsidDel="00000000" w:rsidR="00000000" w:rsidRPr="00000000">
        <w:rPr>
          <w:rtl w:val="0"/>
        </w:rPr>
      </w:r>
    </w:p>
    <w:p w:rsidR="00000000" w:rsidDel="00000000" w:rsidP="00000000" w:rsidRDefault="00000000" w:rsidRPr="00000000" w14:paraId="000002DB">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DC">
      <w:pPr>
        <w:pStyle w:val="Heading6"/>
        <w:pageBreakBefore w:val="0"/>
        <w:jc w:val="both"/>
        <w:rPr>
          <w:rFonts w:ascii="Century Schoolbook" w:cs="Century Schoolbook" w:eastAsia="Century Schoolbook" w:hAnsi="Century Schoolbook"/>
          <w:sz w:val="26"/>
          <w:szCs w:val="26"/>
          <w:vertAlign w:val="baseline"/>
        </w:rPr>
      </w:pPr>
      <w:r w:rsidDel="00000000" w:rsidR="00000000" w:rsidRPr="00000000">
        <w:rPr>
          <w:rFonts w:ascii="Century Schoolbook" w:cs="Century Schoolbook" w:eastAsia="Century Schoolbook" w:hAnsi="Century Schoolbook"/>
          <w:b w:val="1"/>
          <w:sz w:val="26"/>
          <w:szCs w:val="26"/>
          <w:vertAlign w:val="baseline"/>
          <w:rtl w:val="0"/>
        </w:rPr>
        <w:t xml:space="preserve">BBBBBBBBBBB ………………………………PROPOSED RESPONDENT</w:t>
      </w:r>
      <w:r w:rsidDel="00000000" w:rsidR="00000000" w:rsidRPr="00000000">
        <w:rPr>
          <w:rtl w:val="0"/>
        </w:rPr>
      </w:r>
    </w:p>
    <w:p w:rsidR="00000000" w:rsidDel="00000000" w:rsidP="00000000" w:rsidRDefault="00000000" w:rsidRPr="00000000" w14:paraId="000002DD">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DE">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DF">
      <w:pPr>
        <w:pStyle w:val="Heading2"/>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NOTICE OF MOTION</w:t>
      </w:r>
      <w:r w:rsidDel="00000000" w:rsidR="00000000" w:rsidRPr="00000000">
        <w:rPr>
          <w:rtl w:val="0"/>
        </w:rPr>
      </w:r>
    </w:p>
    <w:p w:rsidR="00000000" w:rsidDel="00000000" w:rsidP="00000000" w:rsidRDefault="00000000" w:rsidRPr="00000000" w14:paraId="000002E0">
      <w:pPr>
        <w:pageBreakBefore w:val="0"/>
        <w:jc w:val="center"/>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2E1">
      <w:pPr>
        <w:pageBreakBefore w:val="0"/>
        <w:spacing w:line="360" w:lineRule="auto"/>
        <w:jc w:val="center"/>
        <w:rPr>
          <w:rFonts w:ascii="Century Schoolbook" w:cs="Century Schoolbook" w:eastAsia="Century Schoolbook" w:hAnsi="Century Schoolbook"/>
          <w:b w:val="0"/>
          <w:i w:val="0"/>
          <w:u w:val="single"/>
          <w:vertAlign w:val="baseline"/>
        </w:rPr>
      </w:pPr>
      <w:r w:rsidDel="00000000" w:rsidR="00000000" w:rsidRPr="00000000">
        <w:rPr>
          <w:rFonts w:ascii="Century Schoolbook" w:cs="Century Schoolbook" w:eastAsia="Century Schoolbook" w:hAnsi="Century Schoolbook"/>
          <w:b w:val="1"/>
          <w:i w:val="1"/>
          <w:u w:val="single"/>
          <w:vertAlign w:val="baseline"/>
          <w:rtl w:val="0"/>
        </w:rPr>
        <w:t xml:space="preserve">(Under sections 79G and 95 of the Civil Procedure Act and </w:t>
      </w:r>
      <w:r w:rsidDel="00000000" w:rsidR="00000000" w:rsidRPr="00000000">
        <w:rPr>
          <w:rtl w:val="0"/>
        </w:rPr>
      </w:r>
    </w:p>
    <w:p w:rsidR="00000000" w:rsidDel="00000000" w:rsidP="00000000" w:rsidRDefault="00000000" w:rsidRPr="00000000" w14:paraId="000002E2">
      <w:pPr>
        <w:pageBreakBefore w:val="0"/>
        <w:spacing w:line="360" w:lineRule="auto"/>
        <w:jc w:val="center"/>
        <w:rPr>
          <w:rFonts w:ascii="Century Schoolbook" w:cs="Century Schoolbook" w:eastAsia="Century Schoolbook" w:hAnsi="Century Schoolbook"/>
          <w:b w:val="0"/>
          <w:i w:val="0"/>
          <w:u w:val="single"/>
          <w:vertAlign w:val="baseline"/>
        </w:rPr>
      </w:pPr>
      <w:r w:rsidDel="00000000" w:rsidR="00000000" w:rsidRPr="00000000">
        <w:rPr>
          <w:rFonts w:ascii="Century Schoolbook" w:cs="Century Schoolbook" w:eastAsia="Century Schoolbook" w:hAnsi="Century Schoolbook"/>
          <w:b w:val="1"/>
          <w:i w:val="1"/>
          <w:u w:val="single"/>
          <w:vertAlign w:val="baseline"/>
          <w:rtl w:val="0"/>
        </w:rPr>
        <w:t xml:space="preserve">Order XLIX Rule 5 of the Civil Procedure Rules)</w:t>
      </w:r>
      <w:r w:rsidDel="00000000" w:rsidR="00000000" w:rsidRPr="00000000">
        <w:rPr>
          <w:rtl w:val="0"/>
        </w:rPr>
      </w:r>
    </w:p>
    <w:p w:rsidR="00000000" w:rsidDel="00000000" w:rsidP="00000000" w:rsidRDefault="00000000" w:rsidRPr="00000000" w14:paraId="000002E3">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2E4">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TAKE NOTICE</w:t>
      </w:r>
      <w:r w:rsidDel="00000000" w:rsidR="00000000" w:rsidRPr="00000000">
        <w:rPr>
          <w:rFonts w:ascii="Century Schoolbook" w:cs="Century Schoolbook" w:eastAsia="Century Schoolbook" w:hAnsi="Century Schoolbook"/>
          <w:vertAlign w:val="baseline"/>
          <w:rtl w:val="0"/>
        </w:rPr>
        <w:t xml:space="preserve"> that this Honourable court will be moved on the          day of              2000  at 9.00 o’clock in the forenoon or soon thereafter so as Counsel for the proposed appellant may be heard on an application for orders: -</w:t>
      </w:r>
    </w:p>
    <w:p w:rsidR="00000000" w:rsidDel="00000000" w:rsidP="00000000" w:rsidRDefault="00000000" w:rsidRPr="00000000" w14:paraId="000002E5">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E6">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w:t>
      </w:r>
      <w:r w:rsidDel="00000000" w:rsidR="00000000" w:rsidRPr="00000000">
        <w:rPr>
          <w:rFonts w:ascii="Century Schoolbook" w:cs="Century Schoolbook" w:eastAsia="Century Schoolbook" w:hAnsi="Century Schoolbook"/>
          <w:b w:val="1"/>
          <w:vertAlign w:val="baseline"/>
          <w:rtl w:val="0"/>
        </w:rPr>
        <w:t xml:space="preserve"> </w:t>
      </w:r>
      <w:r w:rsidDel="00000000" w:rsidR="00000000" w:rsidRPr="00000000">
        <w:rPr>
          <w:rFonts w:ascii="Century Schoolbook" w:cs="Century Schoolbook" w:eastAsia="Century Schoolbook" w:hAnsi="Century Schoolbook"/>
          <w:vertAlign w:val="baseline"/>
          <w:rtl w:val="0"/>
        </w:rPr>
        <w:t xml:space="preserve">the proposed Appellant be granted leave to appeal out of time against the whole judgement of the Senior Resident Magistrate’s Court at Kangundo delivered on 7</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without notice to the applicant.</w:t>
      </w:r>
    </w:p>
    <w:p w:rsidR="00000000" w:rsidDel="00000000" w:rsidP="00000000" w:rsidRDefault="00000000" w:rsidRPr="00000000" w14:paraId="000002E7">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E8">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 </w:t>
      </w:r>
      <w:r w:rsidDel="00000000" w:rsidR="00000000" w:rsidRPr="00000000">
        <w:rPr>
          <w:rFonts w:ascii="Century Schoolbook" w:cs="Century Schoolbook" w:eastAsia="Century Schoolbook" w:hAnsi="Century Schoolbook"/>
          <w:vertAlign w:val="baseline"/>
          <w:rtl w:val="0"/>
        </w:rPr>
        <w:t xml:space="preserve">the Memorandum of Appeal annexed hereto be deemed as duly filed and served.</w:t>
      </w:r>
    </w:p>
    <w:p w:rsidR="00000000" w:rsidDel="00000000" w:rsidP="00000000" w:rsidRDefault="00000000" w:rsidRPr="00000000" w14:paraId="000002E9">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EA">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w:t>
      </w:r>
      <w:r w:rsidDel="00000000" w:rsidR="00000000" w:rsidRPr="00000000">
        <w:rPr>
          <w:rFonts w:ascii="Century Schoolbook" w:cs="Century Schoolbook" w:eastAsia="Century Schoolbook" w:hAnsi="Century Schoolbook"/>
          <w:vertAlign w:val="baseline"/>
          <w:rtl w:val="0"/>
        </w:rPr>
        <w:t xml:space="preserve"> the costs of this application be provided for.</w:t>
      </w:r>
    </w:p>
    <w:p w:rsidR="00000000" w:rsidDel="00000000" w:rsidP="00000000" w:rsidRDefault="00000000" w:rsidRPr="00000000" w14:paraId="000002EB">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2EC">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WHICH APPLICATION </w:t>
      </w:r>
      <w:r w:rsidDel="00000000" w:rsidR="00000000" w:rsidRPr="00000000">
        <w:rPr>
          <w:rFonts w:ascii="Century Schoolbook" w:cs="Century Schoolbook" w:eastAsia="Century Schoolbook" w:hAnsi="Century Schoolbook"/>
          <w:vertAlign w:val="baseline"/>
          <w:rtl w:val="0"/>
        </w:rPr>
        <w:t xml:space="preserve">is based on the following grounds: </w:t>
      </w:r>
    </w:p>
    <w:p w:rsidR="00000000" w:rsidDel="00000000" w:rsidP="00000000" w:rsidRDefault="00000000" w:rsidRPr="00000000" w14:paraId="000002ED">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EE">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the Advocate for the Proposed Appellant was unaware of the delivery of judgement as the same was to have been delivered on 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March, 2000 on which date the Resident Magistrate was not sitting and no subsequent dates for judgement were given and none could be established despite all due diligence.</w:t>
      </w:r>
    </w:p>
    <w:p w:rsidR="00000000" w:rsidDel="00000000" w:rsidP="00000000" w:rsidRDefault="00000000" w:rsidRPr="00000000" w14:paraId="000002EF">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0">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it was not until a proclamation was issued against the proposed appellant on 19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that the said Advocate became aware that judgement had been delivered.</w:t>
      </w:r>
    </w:p>
    <w:p w:rsidR="00000000" w:rsidDel="00000000" w:rsidP="00000000" w:rsidRDefault="00000000" w:rsidRPr="00000000" w14:paraId="000002F1">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2">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soon thereafter on 20</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the said Advocate filed an application for stay of execution pending appeal in the Resident Magistrate’s Court which application was heard on 28</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and ruling delivered on 19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May, 2000.</w:t>
      </w:r>
    </w:p>
    <w:p w:rsidR="00000000" w:rsidDel="00000000" w:rsidP="00000000" w:rsidRDefault="00000000" w:rsidRPr="00000000" w14:paraId="000002F3">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4">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by the time the said Advocate could obtain sufficient instructions from the proposed appellant, the time allowed to file an appeal had run out.</w:t>
      </w:r>
    </w:p>
    <w:p w:rsidR="00000000" w:rsidDel="00000000" w:rsidP="00000000" w:rsidRDefault="00000000" w:rsidRPr="00000000" w14:paraId="000002F5">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6">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the proposed respondent is unlikely to suffer any prejudice.</w:t>
      </w:r>
    </w:p>
    <w:p w:rsidR="00000000" w:rsidDel="00000000" w:rsidP="00000000" w:rsidRDefault="00000000" w:rsidRPr="00000000" w14:paraId="000002F7">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2F8">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AND WHICH APPLICATION</w:t>
      </w:r>
      <w:r w:rsidDel="00000000" w:rsidR="00000000" w:rsidRPr="00000000">
        <w:rPr>
          <w:rFonts w:ascii="Century Schoolbook" w:cs="Century Schoolbook" w:eastAsia="Century Schoolbook" w:hAnsi="Century Schoolbook"/>
          <w:vertAlign w:val="baseline"/>
          <w:rtl w:val="0"/>
        </w:rPr>
        <w:t xml:space="preserve"> is supported by the annexed affidavit of </w:t>
      </w:r>
      <w:r w:rsidDel="00000000" w:rsidR="00000000" w:rsidRPr="00000000">
        <w:rPr>
          <w:rFonts w:ascii="Century Schoolbook" w:cs="Century Schoolbook" w:eastAsia="Century Schoolbook" w:hAnsi="Century Schoolbook"/>
          <w:b w:val="1"/>
          <w:u w:val="single"/>
          <w:vertAlign w:val="baseline"/>
          <w:rtl w:val="0"/>
        </w:rPr>
        <w:t xml:space="preserve">EEEEEEEEE </w:t>
      </w:r>
      <w:r w:rsidDel="00000000" w:rsidR="00000000" w:rsidRPr="00000000">
        <w:rPr>
          <w:rFonts w:ascii="Century Schoolbook" w:cs="Century Schoolbook" w:eastAsia="Century Schoolbook" w:hAnsi="Century Schoolbook"/>
          <w:vertAlign w:val="baseline"/>
          <w:rtl w:val="0"/>
        </w:rPr>
        <w:t xml:space="preserve">Advocate and other reasons and grounds as may be adduced at the hearing hereof.</w:t>
      </w:r>
    </w:p>
    <w:p w:rsidR="00000000" w:rsidDel="00000000" w:rsidP="00000000" w:rsidRDefault="00000000" w:rsidRPr="00000000" w14:paraId="000002F9">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A">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DATED</w:t>
      </w:r>
      <w:r w:rsidDel="00000000" w:rsidR="00000000" w:rsidRPr="00000000">
        <w:rPr>
          <w:rFonts w:ascii="Century Schoolbook" w:cs="Century Schoolbook" w:eastAsia="Century Schoolbook" w:hAnsi="Century Schoolbook"/>
          <w:vertAlign w:val="baseline"/>
          <w:rtl w:val="0"/>
        </w:rPr>
        <w:t xml:space="preserve"> at Nairobi this                day of                                  2000.</w:t>
      </w:r>
    </w:p>
    <w:p w:rsidR="00000000" w:rsidDel="00000000" w:rsidP="00000000" w:rsidRDefault="00000000" w:rsidRPr="00000000" w14:paraId="000002FB">
      <w:pPr>
        <w:pStyle w:val="Heading4"/>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C">
      <w:pPr>
        <w:pStyle w:val="Heading4"/>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D">
      <w:pPr>
        <w:pStyle w:val="Heading4"/>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2FE">
      <w:pPr>
        <w:pStyle w:val="Heading4"/>
        <w:pageBreakBefore w:val="0"/>
        <w:rPr>
          <w:rFonts w:ascii="Century Schoolbook" w:cs="Century Schoolbook" w:eastAsia="Century Schoolbook" w:hAnsi="Century Schoolbook"/>
          <w:u w:val="single"/>
          <w:vertAlign w:val="baseline"/>
        </w:rPr>
      </w:pPr>
      <w:r w:rsidDel="00000000" w:rsidR="00000000" w:rsidRPr="00000000">
        <w:rPr>
          <w:rFonts w:ascii="Century Schoolbook" w:cs="Century Schoolbook" w:eastAsia="Century Schoolbook" w:hAnsi="Century Schoolbook"/>
          <w:b w:val="1"/>
          <w:i w:val="1"/>
          <w:vertAlign w:val="baseline"/>
          <w:rtl w:val="0"/>
        </w:rPr>
        <w:t xml:space="preserve">BBBBBBBBBBB AND COMPANY</w:t>
      </w:r>
      <w:r w:rsidDel="00000000" w:rsidR="00000000" w:rsidRPr="00000000">
        <w:rPr>
          <w:rtl w:val="0"/>
        </w:rPr>
      </w:r>
    </w:p>
    <w:p w:rsidR="00000000" w:rsidDel="00000000" w:rsidP="00000000" w:rsidRDefault="00000000" w:rsidRPr="00000000" w14:paraId="000002FF">
      <w:pPr>
        <w:pageBreakBefore w:val="0"/>
        <w:jc w:val="right"/>
        <w:rPr>
          <w:rFonts w:ascii="Century Schoolbook" w:cs="Century Schoolbook" w:eastAsia="Century Schoolbook" w:hAnsi="Century Schoolbook"/>
          <w:b w:val="0"/>
          <w:u w:val="single"/>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ADVOCATES FOR THE PROPOSED APPELLANTS</w:t>
      </w:r>
      <w:r w:rsidDel="00000000" w:rsidR="00000000" w:rsidRPr="00000000">
        <w:rPr>
          <w:rtl w:val="0"/>
        </w:rPr>
      </w:r>
    </w:p>
    <w:p w:rsidR="00000000" w:rsidDel="00000000" w:rsidP="00000000" w:rsidRDefault="00000000" w:rsidRPr="00000000" w14:paraId="00000300">
      <w:pPr>
        <w:pStyle w:val="Heading5"/>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01">
      <w:pPr>
        <w:pStyle w:val="Heading5"/>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02">
      <w:pPr>
        <w:pageBreakBefore w:val="0"/>
        <w:rPr>
          <w:vertAlign w:val="baseline"/>
        </w:rPr>
      </w:pPr>
      <w:r w:rsidDel="00000000" w:rsidR="00000000" w:rsidRPr="00000000">
        <w:rPr>
          <w:rtl w:val="0"/>
        </w:rPr>
      </w:r>
    </w:p>
    <w:p w:rsidR="00000000" w:rsidDel="00000000" w:rsidP="00000000" w:rsidRDefault="00000000" w:rsidRPr="00000000" w14:paraId="00000303">
      <w:pPr>
        <w:pStyle w:val="Heading5"/>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i w:val="1"/>
          <w:vertAlign w:val="baseline"/>
          <w:rtl w:val="0"/>
        </w:rPr>
        <w:t xml:space="preserve">DRAWN AND FILED BY: -</w:t>
      </w:r>
      <w:r w:rsidDel="00000000" w:rsidR="00000000" w:rsidRPr="00000000">
        <w:rPr>
          <w:rtl w:val="0"/>
        </w:rPr>
      </w:r>
    </w:p>
    <w:p w:rsidR="00000000" w:rsidDel="00000000" w:rsidP="00000000" w:rsidRDefault="00000000" w:rsidRPr="00000000" w14:paraId="00000304">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05">
      <w:pPr>
        <w:pStyle w:val="Heading3"/>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BBBBBBBBBBB and Company</w:t>
      </w:r>
      <w:r w:rsidDel="00000000" w:rsidR="00000000" w:rsidRPr="00000000">
        <w:rPr>
          <w:rtl w:val="0"/>
        </w:rPr>
      </w:r>
    </w:p>
    <w:p w:rsidR="00000000" w:rsidDel="00000000" w:rsidP="00000000" w:rsidRDefault="00000000" w:rsidRPr="00000000" w14:paraId="00000306">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Advocates,</w:t>
      </w:r>
    </w:p>
    <w:p w:rsidR="00000000" w:rsidDel="00000000" w:rsidP="00000000" w:rsidRDefault="00000000" w:rsidRPr="00000000" w14:paraId="00000307">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BBBBBBBBBBB House,</w:t>
      </w:r>
    </w:p>
    <w:p w:rsidR="00000000" w:rsidDel="00000000" w:rsidP="00000000" w:rsidRDefault="00000000" w:rsidRPr="00000000" w14:paraId="00000308">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BBBBBBBBBBBBBBBBBBBBBB,</w:t>
      </w:r>
    </w:p>
    <w:p w:rsidR="00000000" w:rsidDel="00000000" w:rsidP="00000000" w:rsidRDefault="00000000" w:rsidRPr="00000000" w14:paraId="00000309">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P. O. Box ,</w:t>
      </w:r>
    </w:p>
    <w:p w:rsidR="00000000" w:rsidDel="00000000" w:rsidP="00000000" w:rsidRDefault="00000000" w:rsidRPr="00000000" w14:paraId="0000030A">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NAIROBI.</w:t>
      </w:r>
      <w:r w:rsidDel="00000000" w:rsidR="00000000" w:rsidRPr="00000000">
        <w:rPr>
          <w:rFonts w:ascii="Century Schoolbook" w:cs="Century Schoolbook" w:eastAsia="Century Schoolbook" w:hAnsi="Century Schoolbook"/>
          <w:vertAlign w:val="baseline"/>
          <w:rtl w:val="0"/>
        </w:rPr>
        <w:tab/>
        <w:tab/>
        <w:tab/>
        <w:tab/>
      </w:r>
    </w:p>
    <w:p w:rsidR="00000000" w:rsidDel="00000000" w:rsidP="00000000" w:rsidRDefault="00000000" w:rsidRPr="00000000" w14:paraId="0000030B">
      <w:pPr>
        <w:pageBreakBefore w:val="0"/>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0C">
      <w:pPr>
        <w:pStyle w:val="Heading5"/>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0D">
      <w:pPr>
        <w:pStyle w:val="Heading5"/>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i w:val="1"/>
          <w:vertAlign w:val="baseline"/>
          <w:rtl w:val="0"/>
        </w:rPr>
        <w:t xml:space="preserve">TO BE SERVED UPON: -</w:t>
      </w:r>
      <w:r w:rsidDel="00000000" w:rsidR="00000000" w:rsidRPr="00000000">
        <w:rPr>
          <w:rtl w:val="0"/>
        </w:rPr>
      </w:r>
    </w:p>
    <w:p w:rsidR="00000000" w:rsidDel="00000000" w:rsidP="00000000" w:rsidRDefault="00000000" w:rsidRPr="00000000" w14:paraId="0000030E">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0F">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NNNN &amp; Company</w:t>
      </w:r>
    </w:p>
    <w:p w:rsidR="00000000" w:rsidDel="00000000" w:rsidP="00000000" w:rsidRDefault="00000000" w:rsidRPr="00000000" w14:paraId="00000310">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P. O. Box </w:t>
      </w:r>
    </w:p>
    <w:p w:rsidR="00000000" w:rsidDel="00000000" w:rsidP="00000000" w:rsidRDefault="00000000" w:rsidRPr="00000000" w14:paraId="00000311">
      <w:pPr>
        <w:pageBreakBefore w:val="0"/>
        <w:rPr>
          <w:rFonts w:ascii="Century Schoolbook" w:cs="Century Schoolbook" w:eastAsia="Century Schoolbook" w:hAnsi="Century Schoolbook"/>
          <w:b w:val="0"/>
          <w:u w:val="single"/>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NAIROBI.</w:t>
      </w:r>
      <w:r w:rsidDel="00000000" w:rsidR="00000000" w:rsidRPr="00000000">
        <w:rPr>
          <w:rtl w:val="0"/>
        </w:rPr>
      </w:r>
    </w:p>
    <w:p w:rsidR="00000000" w:rsidDel="00000000" w:rsidP="00000000" w:rsidRDefault="00000000" w:rsidRPr="00000000" w14:paraId="00000312">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13">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11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“If any party served does not appear at the time and place above mentioned such order will be made and proceedings taken as the court may think just and expedient”. </w:t>
      </w:r>
    </w:p>
    <w:p w:rsidR="00000000" w:rsidDel="00000000" w:rsidP="00000000" w:rsidRDefault="00000000" w:rsidRPr="00000000" w14:paraId="00000315">
      <w:pPr>
        <w:pageBreakBefore w:val="0"/>
        <w:rPr>
          <w:vertAlign w:val="baseline"/>
        </w:rPr>
      </w:pPr>
      <w:r w:rsidDel="00000000" w:rsidR="00000000" w:rsidRPr="00000000">
        <w:rPr>
          <w:rtl w:val="0"/>
        </w:rPr>
      </w:r>
    </w:p>
    <w:p w:rsidR="00000000" w:rsidDel="00000000" w:rsidP="00000000" w:rsidRDefault="00000000" w:rsidRPr="00000000" w14:paraId="00000316">
      <w:pPr>
        <w:pageBreakBefore w:val="0"/>
        <w:rPr>
          <w:rFonts w:ascii="Century Schoolbook" w:cs="Century Schoolbook" w:eastAsia="Century Schoolbook" w:hAnsi="Century Schoolbook"/>
          <w:b w:val="0"/>
          <w:sz w:val="24"/>
          <w:szCs w:val="24"/>
          <w:u w:val="single"/>
          <w:vertAlign w:val="baseline"/>
        </w:rPr>
      </w:pPr>
      <w:r w:rsidDel="00000000" w:rsidR="00000000" w:rsidRPr="00000000">
        <w:rPr>
          <w:rtl w:val="0"/>
        </w:rPr>
      </w:r>
    </w:p>
    <w:p w:rsidR="00000000" w:rsidDel="00000000" w:rsidP="00000000" w:rsidRDefault="00000000" w:rsidRPr="00000000" w14:paraId="000003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0"/>
          <w:i w:val="1"/>
          <w:smallCaps w:val="0"/>
          <w:strike w:val="0"/>
          <w:color w:val="40404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entury Schoolbook" w:cs="Century Schoolbook" w:eastAsia="Century Schoolbook" w:hAnsi="Century Schoolbook"/>
          <w:b w:val="0"/>
          <w:i w:val="1"/>
          <w:smallCaps w:val="0"/>
          <w:strike w:val="0"/>
          <w:color w:val="404040"/>
          <w:sz w:val="26"/>
          <w:szCs w:val="26"/>
          <w:u w:val="none"/>
          <w:shd w:fill="auto" w:val="clear"/>
          <w:vertAlign w:val="baseline"/>
        </w:rPr>
      </w:pPr>
      <w:r w:rsidDel="00000000" w:rsidR="00000000" w:rsidRPr="00000000">
        <w:rPr>
          <w:rFonts w:ascii="Century Schoolbook" w:cs="Century Schoolbook" w:eastAsia="Century Schoolbook" w:hAnsi="Century Schoolbook"/>
          <w:b w:val="0"/>
          <w:i w:val="1"/>
          <w:smallCaps w:val="0"/>
          <w:strike w:val="0"/>
          <w:color w:val="404040"/>
          <w:sz w:val="26"/>
          <w:szCs w:val="26"/>
          <w:u w:val="none"/>
          <w:shd w:fill="auto" w:val="clear"/>
          <w:vertAlign w:val="baseline"/>
          <w:rtl w:val="0"/>
        </w:rPr>
        <w:t xml:space="preserve">Leave to Appeal out of time--Sections 79G and 95 CPA &amp; order 49 CPR</w:t>
      </w:r>
    </w:p>
    <w:p w:rsidR="00000000" w:rsidDel="00000000" w:rsidP="00000000" w:rsidRDefault="00000000" w:rsidRPr="00000000" w14:paraId="00000319">
      <w:pPr>
        <w:pageBreakBefore w:val="0"/>
        <w:rPr>
          <w:vertAlign w:val="baseline"/>
        </w:rPr>
      </w:pPr>
      <w:r w:rsidDel="00000000" w:rsidR="00000000" w:rsidRPr="00000000">
        <w:rPr>
          <w:rtl w:val="0"/>
        </w:rPr>
      </w:r>
    </w:p>
    <w:p w:rsidR="00000000" w:rsidDel="00000000" w:rsidP="00000000" w:rsidRDefault="00000000" w:rsidRPr="00000000" w14:paraId="0000031A">
      <w:pPr>
        <w:pageBreakBefore w:val="0"/>
        <w:rPr>
          <w:vertAlign w:val="baseline"/>
        </w:rPr>
      </w:pPr>
      <w:r w:rsidDel="00000000" w:rsidR="00000000" w:rsidRPr="00000000">
        <w:rPr>
          <w:rtl w:val="0"/>
        </w:rPr>
      </w:r>
    </w:p>
    <w:p w:rsidR="00000000" w:rsidDel="00000000" w:rsidP="00000000" w:rsidRDefault="00000000" w:rsidRPr="00000000" w14:paraId="0000031B">
      <w:pPr>
        <w:pageBreakBefore w:val="0"/>
        <w:rPr>
          <w:vertAlign w:val="baseline"/>
        </w:rPr>
      </w:pPr>
      <w:r w:rsidDel="00000000" w:rsidR="00000000" w:rsidRPr="00000000">
        <w:rPr>
          <w:rtl w:val="0"/>
        </w:rPr>
      </w:r>
    </w:p>
    <w:p w:rsidR="00000000" w:rsidDel="00000000" w:rsidP="00000000" w:rsidRDefault="00000000" w:rsidRPr="00000000" w14:paraId="000003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720"/>
        <w:jc w:val="left"/>
        <w:rPr>
          <w:rFonts w:ascii="Times New Roman" w:cs="Times New Roman" w:eastAsia="Times New Roman" w:hAnsi="Times New Roman"/>
          <w:b w:val="0"/>
          <w:i w:val="0"/>
          <w:smallCaps w:val="0"/>
          <w:strike w:val="0"/>
          <w:color w:val="404040"/>
          <w:sz w:val="26"/>
          <w:szCs w:val="2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404040"/>
          <w:sz w:val="26"/>
          <w:szCs w:val="26"/>
          <w:u w:val="singl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31D">
      <w:pPr>
        <w:pageBreakBefore w:val="0"/>
        <w:jc w:val="center"/>
        <w:rPr>
          <w:rFonts w:ascii="Century Schoolbook" w:cs="Century Schoolbook" w:eastAsia="Century Schoolbook" w:hAnsi="Century Schoolbook"/>
          <w:u w:val="single"/>
          <w:vertAlign w:val="baseline"/>
        </w:rPr>
      </w:pPr>
      <w:r w:rsidDel="00000000" w:rsidR="00000000" w:rsidRPr="00000000">
        <w:rPr>
          <w:rtl w:val="0"/>
        </w:rPr>
      </w:r>
    </w:p>
    <w:p w:rsidR="00000000" w:rsidDel="00000000" w:rsidP="00000000" w:rsidRDefault="00000000" w:rsidRPr="00000000" w14:paraId="0000031E">
      <w:pPr>
        <w:pStyle w:val="Heading2"/>
        <w:pageBreakBefore w:val="0"/>
        <w:ind w:left="1440" w:firstLine="72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IN THE HIGH COURT AT MACHAKOS</w:t>
      </w:r>
      <w:r w:rsidDel="00000000" w:rsidR="00000000" w:rsidRPr="00000000">
        <w:rPr>
          <w:rtl w:val="0"/>
        </w:rPr>
      </w:r>
    </w:p>
    <w:p w:rsidR="00000000" w:rsidDel="00000000" w:rsidP="00000000" w:rsidRDefault="00000000" w:rsidRPr="00000000" w14:paraId="0000031F">
      <w:pPr>
        <w:pageBreakBefore w:val="0"/>
        <w:jc w:val="center"/>
        <w:rPr>
          <w:rFonts w:ascii="Century Schoolbook" w:cs="Century Schoolbook" w:eastAsia="Century Schoolbook" w:hAnsi="Century Schoolbook"/>
          <w:u w:val="single"/>
          <w:vertAlign w:val="baseline"/>
        </w:rPr>
      </w:pPr>
      <w:r w:rsidDel="00000000" w:rsidR="00000000" w:rsidRPr="00000000">
        <w:rPr>
          <w:rtl w:val="0"/>
        </w:rPr>
      </w:r>
    </w:p>
    <w:p w:rsidR="00000000" w:rsidDel="00000000" w:rsidP="00000000" w:rsidRDefault="00000000" w:rsidRPr="00000000" w14:paraId="00000320">
      <w:pPr>
        <w:pageBreakBefore w:val="0"/>
        <w:jc w:val="center"/>
        <w:rPr>
          <w:rFonts w:ascii="Century Schoolbook" w:cs="Century Schoolbook" w:eastAsia="Century Schoolbook" w:hAnsi="Century Schoolbook"/>
          <w:b w:val="0"/>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MISCELLANEOUS APPLICATION  NO.           OF 2000</w:t>
      </w:r>
      <w:r w:rsidDel="00000000" w:rsidR="00000000" w:rsidRPr="00000000">
        <w:rPr>
          <w:rtl w:val="0"/>
        </w:rPr>
      </w:r>
    </w:p>
    <w:p w:rsidR="00000000" w:rsidDel="00000000" w:rsidP="00000000" w:rsidRDefault="00000000" w:rsidRPr="00000000" w14:paraId="00000321">
      <w:pPr>
        <w:pageBreakBefore w:val="0"/>
        <w:rPr>
          <w:rFonts w:ascii="Century Schoolbook" w:cs="Century Schoolbook" w:eastAsia="Century Schoolbook" w:hAnsi="Century Schoolbook"/>
          <w:b w:val="0"/>
          <w:vertAlign w:val="baseline"/>
        </w:rPr>
      </w:pPr>
      <w:r w:rsidDel="00000000" w:rsidR="00000000" w:rsidRPr="00000000">
        <w:rPr>
          <w:rtl w:val="0"/>
        </w:rPr>
      </w:r>
    </w:p>
    <w:p w:rsidR="00000000" w:rsidDel="00000000" w:rsidP="00000000" w:rsidRDefault="00000000" w:rsidRPr="00000000" w14:paraId="00000322">
      <w:pPr>
        <w:pageBreakBefore w:val="0"/>
        <w:jc w:val="center"/>
        <w:rPr>
          <w:rFonts w:ascii="Century Schoolbook" w:cs="Century Schoolbook" w:eastAsia="Century Schoolbook" w:hAnsi="Century Schoolbook"/>
          <w:b w:val="0"/>
          <w:vertAlign w:val="baseline"/>
        </w:rPr>
      </w:pPr>
      <w:r w:rsidDel="00000000" w:rsidR="00000000" w:rsidRPr="00000000">
        <w:rPr>
          <w:rtl w:val="0"/>
        </w:rPr>
      </w:r>
    </w:p>
    <w:p w:rsidR="00000000" w:rsidDel="00000000" w:rsidP="00000000" w:rsidRDefault="00000000" w:rsidRPr="00000000" w14:paraId="00000323">
      <w:pPr>
        <w:pageBreakBefore w:val="0"/>
        <w:jc w:val="both"/>
        <w:rPr>
          <w:rFonts w:ascii="Century Schoolbook" w:cs="Century Schoolbook" w:eastAsia="Century Schoolbook" w:hAnsi="Century Schoolbook"/>
          <w:b w:val="0"/>
          <w:vertAlign w:val="baseline"/>
        </w:rPr>
      </w:pPr>
      <w:r w:rsidDel="00000000" w:rsidR="00000000" w:rsidRPr="00000000">
        <w:rPr>
          <w:rFonts w:ascii="Century Schoolbook" w:cs="Century Schoolbook" w:eastAsia="Century Schoolbook" w:hAnsi="Century Schoolbook"/>
          <w:b w:val="1"/>
          <w:vertAlign w:val="baseline"/>
          <w:rtl w:val="0"/>
        </w:rPr>
        <w:t xml:space="preserve">AAAAAAAAAA LIMITED…………….…….… PROPOSED APPELLANT</w:t>
      </w:r>
      <w:r w:rsidDel="00000000" w:rsidR="00000000" w:rsidRPr="00000000">
        <w:rPr>
          <w:rtl w:val="0"/>
        </w:rPr>
      </w:r>
    </w:p>
    <w:p w:rsidR="00000000" w:rsidDel="00000000" w:rsidP="00000000" w:rsidRDefault="00000000" w:rsidRPr="00000000" w14:paraId="00000324">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25">
      <w:pPr>
        <w:pStyle w:val="Heading1"/>
        <w:pageBreakBefore w:val="0"/>
        <w:rPr>
          <w:rFonts w:ascii="Century Schoolbook" w:cs="Century Schoolbook" w:eastAsia="Century Schoolbook" w:hAnsi="Century Schoolbook"/>
          <w:sz w:val="26"/>
          <w:szCs w:val="26"/>
          <w:vertAlign w:val="baseline"/>
        </w:rPr>
      </w:pPr>
      <w:r w:rsidDel="00000000" w:rsidR="00000000" w:rsidRPr="00000000">
        <w:rPr>
          <w:rFonts w:ascii="Century Schoolbook" w:cs="Century Schoolbook" w:eastAsia="Century Schoolbook" w:hAnsi="Century Schoolbook"/>
          <w:b w:val="1"/>
          <w:sz w:val="26"/>
          <w:szCs w:val="26"/>
          <w:vertAlign w:val="baseline"/>
          <w:rtl w:val="0"/>
        </w:rPr>
        <w:t xml:space="preserve">VERSUS</w:t>
      </w:r>
      <w:r w:rsidDel="00000000" w:rsidR="00000000" w:rsidRPr="00000000">
        <w:rPr>
          <w:rtl w:val="0"/>
        </w:rPr>
      </w:r>
    </w:p>
    <w:p w:rsidR="00000000" w:rsidDel="00000000" w:rsidP="00000000" w:rsidRDefault="00000000" w:rsidRPr="00000000" w14:paraId="00000326">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27">
      <w:pPr>
        <w:pStyle w:val="Heading6"/>
        <w:pageBreakBefore w:val="0"/>
        <w:jc w:val="both"/>
        <w:rPr>
          <w:rFonts w:ascii="Century Schoolbook" w:cs="Century Schoolbook" w:eastAsia="Century Schoolbook" w:hAnsi="Century Schoolbook"/>
          <w:sz w:val="26"/>
          <w:szCs w:val="26"/>
          <w:vertAlign w:val="baseline"/>
        </w:rPr>
      </w:pPr>
      <w:r w:rsidDel="00000000" w:rsidR="00000000" w:rsidRPr="00000000">
        <w:rPr>
          <w:rFonts w:ascii="Century Schoolbook" w:cs="Century Schoolbook" w:eastAsia="Century Schoolbook" w:hAnsi="Century Schoolbook"/>
          <w:b w:val="1"/>
          <w:sz w:val="26"/>
          <w:szCs w:val="26"/>
          <w:vertAlign w:val="baseline"/>
          <w:rtl w:val="0"/>
        </w:rPr>
        <w:t xml:space="preserve">BBBBBBBBBBB ………………………………PROPOSED RESPONDENT</w:t>
      </w:r>
      <w:r w:rsidDel="00000000" w:rsidR="00000000" w:rsidRPr="00000000">
        <w:rPr>
          <w:rtl w:val="0"/>
        </w:rPr>
      </w:r>
    </w:p>
    <w:p w:rsidR="00000000" w:rsidDel="00000000" w:rsidP="00000000" w:rsidRDefault="00000000" w:rsidRPr="00000000" w14:paraId="00000328">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29">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2A">
      <w:pPr>
        <w:pStyle w:val="Heading2"/>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NOTICE OF MOTION</w:t>
      </w:r>
      <w:r w:rsidDel="00000000" w:rsidR="00000000" w:rsidRPr="00000000">
        <w:rPr>
          <w:rtl w:val="0"/>
        </w:rPr>
      </w:r>
    </w:p>
    <w:p w:rsidR="00000000" w:rsidDel="00000000" w:rsidP="00000000" w:rsidRDefault="00000000" w:rsidRPr="00000000" w14:paraId="0000032B">
      <w:pPr>
        <w:pageBreakBefore w:val="0"/>
        <w:jc w:val="center"/>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2C">
      <w:pPr>
        <w:pageBreakBefore w:val="0"/>
        <w:spacing w:line="360" w:lineRule="auto"/>
        <w:jc w:val="center"/>
        <w:rPr>
          <w:rFonts w:ascii="Century Schoolbook" w:cs="Century Schoolbook" w:eastAsia="Century Schoolbook" w:hAnsi="Century Schoolbook"/>
          <w:b w:val="0"/>
          <w:i w:val="0"/>
          <w:u w:val="single"/>
          <w:vertAlign w:val="baseline"/>
        </w:rPr>
      </w:pPr>
      <w:r w:rsidDel="00000000" w:rsidR="00000000" w:rsidRPr="00000000">
        <w:rPr>
          <w:rFonts w:ascii="Century Schoolbook" w:cs="Century Schoolbook" w:eastAsia="Century Schoolbook" w:hAnsi="Century Schoolbook"/>
          <w:b w:val="1"/>
          <w:i w:val="1"/>
          <w:u w:val="single"/>
          <w:vertAlign w:val="baseline"/>
          <w:rtl w:val="0"/>
        </w:rPr>
        <w:t xml:space="preserve">(Under sections 79G and 95 of the Civil Procedure Act and </w:t>
      </w:r>
      <w:r w:rsidDel="00000000" w:rsidR="00000000" w:rsidRPr="00000000">
        <w:rPr>
          <w:rtl w:val="0"/>
        </w:rPr>
      </w:r>
    </w:p>
    <w:p w:rsidR="00000000" w:rsidDel="00000000" w:rsidP="00000000" w:rsidRDefault="00000000" w:rsidRPr="00000000" w14:paraId="0000032D">
      <w:pPr>
        <w:pageBreakBefore w:val="0"/>
        <w:spacing w:line="360" w:lineRule="auto"/>
        <w:jc w:val="center"/>
        <w:rPr>
          <w:rFonts w:ascii="Century Schoolbook" w:cs="Century Schoolbook" w:eastAsia="Century Schoolbook" w:hAnsi="Century Schoolbook"/>
          <w:b w:val="0"/>
          <w:i w:val="0"/>
          <w:u w:val="single"/>
          <w:vertAlign w:val="baseline"/>
        </w:rPr>
      </w:pPr>
      <w:r w:rsidDel="00000000" w:rsidR="00000000" w:rsidRPr="00000000">
        <w:rPr>
          <w:rFonts w:ascii="Century Schoolbook" w:cs="Century Schoolbook" w:eastAsia="Century Schoolbook" w:hAnsi="Century Schoolbook"/>
          <w:b w:val="1"/>
          <w:i w:val="1"/>
          <w:u w:val="single"/>
          <w:vertAlign w:val="baseline"/>
          <w:rtl w:val="0"/>
        </w:rPr>
        <w:t xml:space="preserve">Order XLIX Rule 5 of the Civil Procedure Rules)</w:t>
      </w:r>
      <w:r w:rsidDel="00000000" w:rsidR="00000000" w:rsidRPr="00000000">
        <w:rPr>
          <w:rtl w:val="0"/>
        </w:rPr>
      </w:r>
    </w:p>
    <w:p w:rsidR="00000000" w:rsidDel="00000000" w:rsidP="00000000" w:rsidRDefault="00000000" w:rsidRPr="00000000" w14:paraId="0000032E">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2F">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TAKE NOTICE</w:t>
      </w:r>
      <w:r w:rsidDel="00000000" w:rsidR="00000000" w:rsidRPr="00000000">
        <w:rPr>
          <w:rFonts w:ascii="Century Schoolbook" w:cs="Century Schoolbook" w:eastAsia="Century Schoolbook" w:hAnsi="Century Schoolbook"/>
          <w:vertAlign w:val="baseline"/>
          <w:rtl w:val="0"/>
        </w:rPr>
        <w:t xml:space="preserve"> that this Honourable court will be moved on the          day of              2000  at 9.00 o’clock in the forenoon or soon thereafter so as Counsel for the proposed appellant may be heard on an application for orders: -</w:t>
      </w:r>
    </w:p>
    <w:p w:rsidR="00000000" w:rsidDel="00000000" w:rsidP="00000000" w:rsidRDefault="00000000" w:rsidRPr="00000000" w14:paraId="00000330">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1">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w:t>
      </w:r>
      <w:r w:rsidDel="00000000" w:rsidR="00000000" w:rsidRPr="00000000">
        <w:rPr>
          <w:rFonts w:ascii="Century Schoolbook" w:cs="Century Schoolbook" w:eastAsia="Century Schoolbook" w:hAnsi="Century Schoolbook"/>
          <w:b w:val="1"/>
          <w:vertAlign w:val="baseline"/>
          <w:rtl w:val="0"/>
        </w:rPr>
        <w:t xml:space="preserve"> </w:t>
      </w:r>
      <w:r w:rsidDel="00000000" w:rsidR="00000000" w:rsidRPr="00000000">
        <w:rPr>
          <w:rFonts w:ascii="Century Schoolbook" w:cs="Century Schoolbook" w:eastAsia="Century Schoolbook" w:hAnsi="Century Schoolbook"/>
          <w:vertAlign w:val="baseline"/>
          <w:rtl w:val="0"/>
        </w:rPr>
        <w:t xml:space="preserve">the proposed Appellant be granted leave to appeal out of time against the whole judgement of the Senior Resident Magistrate’s Court at Kangundo delivered on 7</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without notice to the applicant.</w:t>
      </w:r>
    </w:p>
    <w:p w:rsidR="00000000" w:rsidDel="00000000" w:rsidP="00000000" w:rsidRDefault="00000000" w:rsidRPr="00000000" w14:paraId="00000332">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3">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 </w:t>
      </w:r>
      <w:r w:rsidDel="00000000" w:rsidR="00000000" w:rsidRPr="00000000">
        <w:rPr>
          <w:rFonts w:ascii="Century Schoolbook" w:cs="Century Schoolbook" w:eastAsia="Century Schoolbook" w:hAnsi="Century Schoolbook"/>
          <w:vertAlign w:val="baseline"/>
          <w:rtl w:val="0"/>
        </w:rPr>
        <w:t xml:space="preserve">the Memorandum of Appeal annexed hereto be deemed as duly filed and served.</w:t>
      </w:r>
    </w:p>
    <w:p w:rsidR="00000000" w:rsidDel="00000000" w:rsidP="00000000" w:rsidRDefault="00000000" w:rsidRPr="00000000" w14:paraId="00000334">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5">
      <w:pPr>
        <w:pageBreakBefore w:val="0"/>
        <w:numPr>
          <w:ilvl w:val="0"/>
          <w:numId w:val="68"/>
        </w:numPr>
        <w:spacing w:line="360" w:lineRule="auto"/>
        <w:ind w:left="360" w:hanging="36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THAT</w:t>
      </w:r>
      <w:r w:rsidDel="00000000" w:rsidR="00000000" w:rsidRPr="00000000">
        <w:rPr>
          <w:rFonts w:ascii="Century Schoolbook" w:cs="Century Schoolbook" w:eastAsia="Century Schoolbook" w:hAnsi="Century Schoolbook"/>
          <w:vertAlign w:val="baseline"/>
          <w:rtl w:val="0"/>
        </w:rPr>
        <w:t xml:space="preserve"> the costs of this application be provided for.</w:t>
      </w:r>
    </w:p>
    <w:p w:rsidR="00000000" w:rsidDel="00000000" w:rsidP="00000000" w:rsidRDefault="00000000" w:rsidRPr="00000000" w14:paraId="00000336">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37">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WHICH APPLICATION </w:t>
      </w:r>
      <w:r w:rsidDel="00000000" w:rsidR="00000000" w:rsidRPr="00000000">
        <w:rPr>
          <w:rFonts w:ascii="Century Schoolbook" w:cs="Century Schoolbook" w:eastAsia="Century Schoolbook" w:hAnsi="Century Schoolbook"/>
          <w:vertAlign w:val="baseline"/>
          <w:rtl w:val="0"/>
        </w:rPr>
        <w:t xml:space="preserve">is based on the following grounds: </w:t>
      </w:r>
    </w:p>
    <w:p w:rsidR="00000000" w:rsidDel="00000000" w:rsidP="00000000" w:rsidRDefault="00000000" w:rsidRPr="00000000" w14:paraId="00000338">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9">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the Advocate for the Proposed Appellant was unaware of the delivery of judgement as the same was to have been delivered on 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March, 2000 on which date the Resident Magistrate was not sitting and no subsequent dates for judgement were given and none could be established despite all due diligence.</w:t>
      </w:r>
    </w:p>
    <w:p w:rsidR="00000000" w:rsidDel="00000000" w:rsidP="00000000" w:rsidRDefault="00000000" w:rsidRPr="00000000" w14:paraId="0000033A">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B">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it was not until a proclamation was issued against the proposed appellant on 19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that the said Advocate became aware that judgement had been delivered.</w:t>
      </w:r>
    </w:p>
    <w:p w:rsidR="00000000" w:rsidDel="00000000" w:rsidP="00000000" w:rsidRDefault="00000000" w:rsidRPr="00000000" w14:paraId="0000033C">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D">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soon thereafter on 20</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the said Advocate filed an application for stay of execution pending appeal in the Resident Magistrate’s Court which application was heard on 28</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April, 2000 and ruling delivered on 19</w:t>
      </w:r>
      <w:r w:rsidDel="00000000" w:rsidR="00000000" w:rsidRPr="00000000">
        <w:rPr>
          <w:rFonts w:ascii="Century Schoolbook" w:cs="Century Schoolbook" w:eastAsia="Century Schoolbook" w:hAnsi="Century Schoolbook"/>
          <w:vertAlign w:val="superscript"/>
          <w:rtl w:val="0"/>
        </w:rPr>
        <w:t xml:space="preserve">th</w:t>
      </w:r>
      <w:r w:rsidDel="00000000" w:rsidR="00000000" w:rsidRPr="00000000">
        <w:rPr>
          <w:rFonts w:ascii="Century Schoolbook" w:cs="Century Schoolbook" w:eastAsia="Century Schoolbook" w:hAnsi="Century Schoolbook"/>
          <w:vertAlign w:val="baseline"/>
          <w:rtl w:val="0"/>
        </w:rPr>
        <w:t xml:space="preserve"> May, 2000.</w:t>
      </w:r>
    </w:p>
    <w:p w:rsidR="00000000" w:rsidDel="00000000" w:rsidP="00000000" w:rsidRDefault="00000000" w:rsidRPr="00000000" w14:paraId="0000033E">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3F">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by the time the said Advocate could obtain sufficient instructions from the proposed appellant, the time allowed to file an appeal had run out.</w:t>
      </w:r>
    </w:p>
    <w:p w:rsidR="00000000" w:rsidDel="00000000" w:rsidP="00000000" w:rsidRDefault="00000000" w:rsidRPr="00000000" w14:paraId="00000340">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1">
      <w:pPr>
        <w:pageBreakBefore w:val="0"/>
        <w:numPr>
          <w:ilvl w:val="0"/>
          <w:numId w:val="50"/>
        </w:numPr>
        <w:spacing w:line="360" w:lineRule="auto"/>
        <w:ind w:left="720" w:hanging="720"/>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That the proposed respondent is unlikely to suffer any prejudice.</w:t>
      </w:r>
    </w:p>
    <w:p w:rsidR="00000000" w:rsidDel="00000000" w:rsidP="00000000" w:rsidRDefault="00000000" w:rsidRPr="00000000" w14:paraId="00000342">
      <w:pPr>
        <w:pageBreakBefore w:val="0"/>
        <w:spacing w:line="360" w:lineRule="auto"/>
        <w:jc w:val="both"/>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43">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AND WHICH APPLICATION</w:t>
      </w:r>
      <w:r w:rsidDel="00000000" w:rsidR="00000000" w:rsidRPr="00000000">
        <w:rPr>
          <w:rFonts w:ascii="Century Schoolbook" w:cs="Century Schoolbook" w:eastAsia="Century Schoolbook" w:hAnsi="Century Schoolbook"/>
          <w:vertAlign w:val="baseline"/>
          <w:rtl w:val="0"/>
        </w:rPr>
        <w:t xml:space="preserve"> is supported by the annexed affidavit of </w:t>
      </w:r>
      <w:r w:rsidDel="00000000" w:rsidR="00000000" w:rsidRPr="00000000">
        <w:rPr>
          <w:rFonts w:ascii="Century Schoolbook" w:cs="Century Schoolbook" w:eastAsia="Century Schoolbook" w:hAnsi="Century Schoolbook"/>
          <w:b w:val="1"/>
          <w:u w:val="single"/>
          <w:vertAlign w:val="baseline"/>
          <w:rtl w:val="0"/>
        </w:rPr>
        <w:t xml:space="preserve">EEEEEEEEE </w:t>
      </w:r>
      <w:r w:rsidDel="00000000" w:rsidR="00000000" w:rsidRPr="00000000">
        <w:rPr>
          <w:rFonts w:ascii="Century Schoolbook" w:cs="Century Schoolbook" w:eastAsia="Century Schoolbook" w:hAnsi="Century Schoolbook"/>
          <w:vertAlign w:val="baseline"/>
          <w:rtl w:val="0"/>
        </w:rPr>
        <w:t xml:space="preserve">Advocate and other reasons and grounds as may be adduced at the hearing hereof.</w:t>
      </w:r>
    </w:p>
    <w:p w:rsidR="00000000" w:rsidDel="00000000" w:rsidP="00000000" w:rsidRDefault="00000000" w:rsidRPr="00000000" w14:paraId="00000344">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5">
      <w:pPr>
        <w:pageBreakBefore w:val="0"/>
        <w:spacing w:line="360" w:lineRule="auto"/>
        <w:jc w:val="both"/>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DATED</w:t>
      </w:r>
      <w:r w:rsidDel="00000000" w:rsidR="00000000" w:rsidRPr="00000000">
        <w:rPr>
          <w:rFonts w:ascii="Century Schoolbook" w:cs="Century Schoolbook" w:eastAsia="Century Schoolbook" w:hAnsi="Century Schoolbook"/>
          <w:vertAlign w:val="baseline"/>
          <w:rtl w:val="0"/>
        </w:rPr>
        <w:t xml:space="preserve"> at Nairobi this                day of                                  2000.</w:t>
      </w:r>
    </w:p>
    <w:p w:rsidR="00000000" w:rsidDel="00000000" w:rsidP="00000000" w:rsidRDefault="00000000" w:rsidRPr="00000000" w14:paraId="00000346">
      <w:pPr>
        <w:pStyle w:val="Heading4"/>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7">
      <w:pPr>
        <w:pStyle w:val="Heading4"/>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8">
      <w:pPr>
        <w:pStyle w:val="Heading4"/>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9">
      <w:pPr>
        <w:pStyle w:val="Heading4"/>
        <w:pageBreakBefore w:val="0"/>
        <w:rPr>
          <w:rFonts w:ascii="Century Schoolbook" w:cs="Century Schoolbook" w:eastAsia="Century Schoolbook" w:hAnsi="Century Schoolbook"/>
          <w:u w:val="single"/>
          <w:vertAlign w:val="baseline"/>
        </w:rPr>
      </w:pPr>
      <w:r w:rsidDel="00000000" w:rsidR="00000000" w:rsidRPr="00000000">
        <w:rPr>
          <w:rFonts w:ascii="Century Schoolbook" w:cs="Century Schoolbook" w:eastAsia="Century Schoolbook" w:hAnsi="Century Schoolbook"/>
          <w:b w:val="1"/>
          <w:i w:val="1"/>
          <w:vertAlign w:val="baseline"/>
          <w:rtl w:val="0"/>
        </w:rPr>
        <w:t xml:space="preserve">BBBBBBBBBBB AND COMPANY</w:t>
      </w:r>
      <w:r w:rsidDel="00000000" w:rsidR="00000000" w:rsidRPr="00000000">
        <w:rPr>
          <w:rtl w:val="0"/>
        </w:rPr>
      </w:r>
    </w:p>
    <w:p w:rsidR="00000000" w:rsidDel="00000000" w:rsidP="00000000" w:rsidRDefault="00000000" w:rsidRPr="00000000" w14:paraId="0000034A">
      <w:pPr>
        <w:pageBreakBefore w:val="0"/>
        <w:jc w:val="right"/>
        <w:rPr>
          <w:rFonts w:ascii="Century Schoolbook" w:cs="Century Schoolbook" w:eastAsia="Century Schoolbook" w:hAnsi="Century Schoolbook"/>
          <w:b w:val="0"/>
          <w:u w:val="single"/>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ADVOCATES FOR THE PROPOSED APPELLANTS</w:t>
      </w:r>
      <w:r w:rsidDel="00000000" w:rsidR="00000000" w:rsidRPr="00000000">
        <w:rPr>
          <w:rtl w:val="0"/>
        </w:rPr>
      </w:r>
    </w:p>
    <w:p w:rsidR="00000000" w:rsidDel="00000000" w:rsidP="00000000" w:rsidRDefault="00000000" w:rsidRPr="00000000" w14:paraId="0000034B">
      <w:pPr>
        <w:pStyle w:val="Heading5"/>
        <w:pageBreakBefore w:val="0"/>
        <w:spacing w:line="360" w:lineRule="auto"/>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C">
      <w:pPr>
        <w:pStyle w:val="Heading5"/>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4D">
      <w:pPr>
        <w:pageBreakBefore w:val="0"/>
        <w:rPr>
          <w:vertAlign w:val="baseline"/>
        </w:rPr>
      </w:pPr>
      <w:r w:rsidDel="00000000" w:rsidR="00000000" w:rsidRPr="00000000">
        <w:rPr>
          <w:rtl w:val="0"/>
        </w:rPr>
      </w:r>
    </w:p>
    <w:p w:rsidR="00000000" w:rsidDel="00000000" w:rsidP="00000000" w:rsidRDefault="00000000" w:rsidRPr="00000000" w14:paraId="0000034E">
      <w:pPr>
        <w:pStyle w:val="Heading5"/>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i w:val="1"/>
          <w:vertAlign w:val="baseline"/>
          <w:rtl w:val="0"/>
        </w:rPr>
        <w:t xml:space="preserve">DRAWN AND FILED BY: -</w:t>
      </w:r>
      <w:r w:rsidDel="00000000" w:rsidR="00000000" w:rsidRPr="00000000">
        <w:rPr>
          <w:rtl w:val="0"/>
        </w:rPr>
      </w:r>
    </w:p>
    <w:p w:rsidR="00000000" w:rsidDel="00000000" w:rsidP="00000000" w:rsidRDefault="00000000" w:rsidRPr="00000000" w14:paraId="0000034F">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50">
      <w:pPr>
        <w:pStyle w:val="Heading3"/>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vertAlign w:val="baseline"/>
          <w:rtl w:val="0"/>
        </w:rPr>
        <w:t xml:space="preserve">BBBBBBBBBBB and Company</w:t>
      </w:r>
      <w:r w:rsidDel="00000000" w:rsidR="00000000" w:rsidRPr="00000000">
        <w:rPr>
          <w:rtl w:val="0"/>
        </w:rPr>
      </w:r>
    </w:p>
    <w:p w:rsidR="00000000" w:rsidDel="00000000" w:rsidP="00000000" w:rsidRDefault="00000000" w:rsidRPr="00000000" w14:paraId="00000351">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Advocates,</w:t>
      </w:r>
    </w:p>
    <w:p w:rsidR="00000000" w:rsidDel="00000000" w:rsidP="00000000" w:rsidRDefault="00000000" w:rsidRPr="00000000" w14:paraId="00000352">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BBBBBBBBBBB House,</w:t>
      </w:r>
    </w:p>
    <w:p w:rsidR="00000000" w:rsidDel="00000000" w:rsidP="00000000" w:rsidRDefault="00000000" w:rsidRPr="00000000" w14:paraId="00000353">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BBBBBBBBBBBBBBBBBBBBBB,</w:t>
      </w:r>
    </w:p>
    <w:p w:rsidR="00000000" w:rsidDel="00000000" w:rsidP="00000000" w:rsidRDefault="00000000" w:rsidRPr="00000000" w14:paraId="00000354">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P. O. Box ,</w:t>
      </w:r>
    </w:p>
    <w:p w:rsidR="00000000" w:rsidDel="00000000" w:rsidP="00000000" w:rsidRDefault="00000000" w:rsidRPr="00000000" w14:paraId="00000355">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NAIROBI.</w:t>
      </w:r>
      <w:r w:rsidDel="00000000" w:rsidR="00000000" w:rsidRPr="00000000">
        <w:rPr>
          <w:rFonts w:ascii="Century Schoolbook" w:cs="Century Schoolbook" w:eastAsia="Century Schoolbook" w:hAnsi="Century Schoolbook"/>
          <w:vertAlign w:val="baseline"/>
          <w:rtl w:val="0"/>
        </w:rPr>
        <w:tab/>
        <w:tab/>
        <w:tab/>
        <w:tab/>
      </w:r>
    </w:p>
    <w:p w:rsidR="00000000" w:rsidDel="00000000" w:rsidP="00000000" w:rsidRDefault="00000000" w:rsidRPr="00000000" w14:paraId="00000356">
      <w:pPr>
        <w:pageBreakBefore w:val="0"/>
        <w:rPr>
          <w:rFonts w:ascii="Century Schoolbook" w:cs="Century Schoolbook" w:eastAsia="Century Schoolbook" w:hAnsi="Century Schoolbook"/>
          <w:b w:val="0"/>
          <w:u w:val="single"/>
          <w:vertAlign w:val="baseline"/>
        </w:rPr>
      </w:pPr>
      <w:r w:rsidDel="00000000" w:rsidR="00000000" w:rsidRPr="00000000">
        <w:rPr>
          <w:rtl w:val="0"/>
        </w:rPr>
      </w:r>
    </w:p>
    <w:p w:rsidR="00000000" w:rsidDel="00000000" w:rsidP="00000000" w:rsidRDefault="00000000" w:rsidRPr="00000000" w14:paraId="00000357">
      <w:pPr>
        <w:pStyle w:val="Heading5"/>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58">
      <w:pPr>
        <w:pStyle w:val="Heading5"/>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b w:val="1"/>
          <w:i w:val="1"/>
          <w:vertAlign w:val="baseline"/>
          <w:rtl w:val="0"/>
        </w:rPr>
        <w:t xml:space="preserve">TO BE SERVED UPON: -</w:t>
      </w:r>
      <w:r w:rsidDel="00000000" w:rsidR="00000000" w:rsidRPr="00000000">
        <w:rPr>
          <w:rtl w:val="0"/>
        </w:rPr>
      </w:r>
    </w:p>
    <w:p w:rsidR="00000000" w:rsidDel="00000000" w:rsidP="00000000" w:rsidRDefault="00000000" w:rsidRPr="00000000" w14:paraId="00000359">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5A">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NNNN &amp; Company</w:t>
      </w:r>
    </w:p>
    <w:p w:rsidR="00000000" w:rsidDel="00000000" w:rsidP="00000000" w:rsidRDefault="00000000" w:rsidRPr="00000000" w14:paraId="0000035B">
      <w:pPr>
        <w:pageBreakBefore w:val="0"/>
        <w:rPr>
          <w:rFonts w:ascii="Century Schoolbook" w:cs="Century Schoolbook" w:eastAsia="Century Schoolbook" w:hAnsi="Century Schoolbook"/>
          <w:vertAlign w:val="baseline"/>
        </w:rPr>
      </w:pPr>
      <w:r w:rsidDel="00000000" w:rsidR="00000000" w:rsidRPr="00000000">
        <w:rPr>
          <w:rFonts w:ascii="Century Schoolbook" w:cs="Century Schoolbook" w:eastAsia="Century Schoolbook" w:hAnsi="Century Schoolbook"/>
          <w:vertAlign w:val="baseline"/>
          <w:rtl w:val="0"/>
        </w:rPr>
        <w:t xml:space="preserve">P. O. Box </w:t>
      </w:r>
    </w:p>
    <w:p w:rsidR="00000000" w:rsidDel="00000000" w:rsidP="00000000" w:rsidRDefault="00000000" w:rsidRPr="00000000" w14:paraId="0000035C">
      <w:pPr>
        <w:pageBreakBefore w:val="0"/>
        <w:rPr>
          <w:rFonts w:ascii="Century Schoolbook" w:cs="Century Schoolbook" w:eastAsia="Century Schoolbook" w:hAnsi="Century Schoolbook"/>
          <w:b w:val="0"/>
          <w:u w:val="single"/>
          <w:vertAlign w:val="baseline"/>
        </w:rPr>
      </w:pPr>
      <w:r w:rsidDel="00000000" w:rsidR="00000000" w:rsidRPr="00000000">
        <w:rPr>
          <w:rFonts w:ascii="Century Schoolbook" w:cs="Century Schoolbook" w:eastAsia="Century Schoolbook" w:hAnsi="Century Schoolbook"/>
          <w:b w:val="1"/>
          <w:u w:val="single"/>
          <w:vertAlign w:val="baseline"/>
          <w:rtl w:val="0"/>
        </w:rPr>
        <w:t xml:space="preserve">NAIROBI.</w:t>
      </w:r>
      <w:r w:rsidDel="00000000" w:rsidR="00000000" w:rsidRPr="00000000">
        <w:rPr>
          <w:rtl w:val="0"/>
        </w:rPr>
      </w:r>
    </w:p>
    <w:p w:rsidR="00000000" w:rsidDel="00000000" w:rsidP="00000000" w:rsidRDefault="00000000" w:rsidRPr="00000000" w14:paraId="0000035D">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5E">
      <w:pPr>
        <w:pageBreakBefore w:val="0"/>
        <w:rPr>
          <w:rFonts w:ascii="Century Schoolbook" w:cs="Century Schoolbook" w:eastAsia="Century Schoolbook" w:hAnsi="Century Schoolbook"/>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1152" w:firstLine="0"/>
        <w:jc w:val="left"/>
        <w:rPr>
          <w:rFonts w:ascii="Book Antiqua" w:cs="Book Antiqua" w:eastAsia="Book Antiqua" w:hAnsi="Book Antiqua"/>
          <w:b w:val="1"/>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“If any party served does not appear at the time and place above mentioned such order will be made and proceedings taken as the court may think just and expedient”. </w:t>
      </w:r>
    </w:p>
    <w:p w:rsidR="00000000" w:rsidDel="00000000" w:rsidP="00000000" w:rsidRDefault="00000000" w:rsidRPr="00000000" w14:paraId="00000360">
      <w:pPr>
        <w:pageBreakBefore w:val="0"/>
        <w:rPr>
          <w:vertAlign w:val="baseline"/>
        </w:rPr>
      </w:pPr>
      <w:r w:rsidDel="00000000" w:rsidR="00000000" w:rsidRPr="00000000">
        <w:rPr>
          <w:rtl w:val="0"/>
        </w:rPr>
      </w:r>
    </w:p>
    <w:p w:rsidR="00000000" w:rsidDel="00000000" w:rsidP="00000000" w:rsidRDefault="00000000" w:rsidRPr="00000000" w14:paraId="00000361">
      <w:pPr>
        <w:pageBreakBefore w:val="0"/>
        <w:rPr>
          <w:rFonts w:ascii="Century Schoolbook" w:cs="Century Schoolbook" w:eastAsia="Century Schoolbook" w:hAnsi="Century Schoolbook"/>
          <w:b w:val="0"/>
          <w:sz w:val="24"/>
          <w:szCs w:val="24"/>
          <w:u w:val="single"/>
          <w:vertAlign w:val="baseline"/>
        </w:rPr>
      </w:pPr>
      <w:r w:rsidDel="00000000" w:rsidR="00000000" w:rsidRPr="00000000">
        <w:rPr>
          <w:rtl w:val="0"/>
        </w:rPr>
      </w:r>
    </w:p>
    <w:p w:rsidR="00000000" w:rsidDel="00000000" w:rsidP="00000000" w:rsidRDefault="00000000" w:rsidRPr="00000000" w14:paraId="000003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Sorts Mill Goudy" w:cs="Sorts Mill Goudy" w:eastAsia="Sorts Mill Goudy" w:hAnsi="Sorts Mill Goudy"/>
          <w:b w:val="0"/>
          <w:i w:val="1"/>
          <w:smallCaps w:val="0"/>
          <w:strike w:val="0"/>
          <w:color w:val="404040"/>
          <w:sz w:val="26"/>
          <w:szCs w:val="26"/>
          <w:u w:val="none"/>
          <w:shd w:fill="auto" w:val="clear"/>
          <w:vertAlign w:val="baseline"/>
        </w:rPr>
      </w:pPr>
      <w:r w:rsidDel="00000000" w:rsidR="00000000" w:rsidRPr="00000000">
        <w:rPr>
          <w:rFonts w:ascii="Sorts Mill Goudy" w:cs="Sorts Mill Goudy" w:eastAsia="Sorts Mill Goudy" w:hAnsi="Sorts Mill Goudy"/>
          <w:b w:val="0"/>
          <w:i w:val="1"/>
          <w:smallCaps w:val="0"/>
          <w:strike w:val="0"/>
          <w:color w:val="404040"/>
          <w:sz w:val="26"/>
          <w:szCs w:val="26"/>
          <w:u w:val="none"/>
          <w:shd w:fill="auto" w:val="clear"/>
          <w:vertAlign w:val="baseline"/>
          <w:rtl w:val="0"/>
        </w:rPr>
        <w:t xml:space="preserve">Motion stay of execution</w:t>
      </w:r>
    </w:p>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Sorts Mill Goudy" w:cs="Sorts Mill Goudy" w:eastAsia="Sorts Mill Goudy" w:hAnsi="Sorts Mill Goudy"/>
          <w:b w:val="0"/>
          <w:i w:val="1"/>
          <w:smallCaps w:val="0"/>
          <w:strike w:val="0"/>
          <w:color w:val="404040"/>
          <w:sz w:val="26"/>
          <w:szCs w:val="26"/>
          <w:u w:val="none"/>
          <w:shd w:fill="auto" w:val="clear"/>
          <w:vertAlign w:val="baseline"/>
        </w:rPr>
      </w:pPr>
      <w:r w:rsidDel="00000000" w:rsidR="00000000" w:rsidRPr="00000000">
        <w:rPr>
          <w:rFonts w:ascii="Sorts Mill Goudy" w:cs="Sorts Mill Goudy" w:eastAsia="Sorts Mill Goudy" w:hAnsi="Sorts Mill Goudy"/>
          <w:b w:val="0"/>
          <w:i w:val="1"/>
          <w:smallCaps w:val="0"/>
          <w:strike w:val="0"/>
          <w:color w:val="404040"/>
          <w:sz w:val="26"/>
          <w:szCs w:val="26"/>
          <w:u w:val="none"/>
          <w:shd w:fill="auto" w:val="clear"/>
          <w:vertAlign w:val="baseline"/>
          <w:rtl w:val="0"/>
        </w:rPr>
        <w:t xml:space="preserve">REPUBLIC OF KENYA</w:t>
      </w:r>
    </w:p>
    <w:p w:rsidR="00000000" w:rsidDel="00000000" w:rsidP="00000000" w:rsidRDefault="00000000" w:rsidRPr="00000000" w14:paraId="00000364">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65">
      <w:pPr>
        <w:pStyle w:val="Heading2"/>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IN THE HIGH COURT AT NAIROBI</w:t>
      </w:r>
      <w:r w:rsidDel="00000000" w:rsidR="00000000" w:rsidRPr="00000000">
        <w:rPr>
          <w:rtl w:val="0"/>
        </w:rPr>
      </w:r>
    </w:p>
    <w:p w:rsidR="00000000" w:rsidDel="00000000" w:rsidP="00000000" w:rsidRDefault="00000000" w:rsidRPr="00000000" w14:paraId="00000366">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67">
      <w:pPr>
        <w:pageBreakBefore w:val="0"/>
        <w:jc w:val="center"/>
        <w:rPr>
          <w:b w:val="0"/>
          <w:vertAlign w:val="baseline"/>
        </w:rPr>
      </w:pPr>
      <w:r w:rsidDel="00000000" w:rsidR="00000000" w:rsidRPr="00000000">
        <w:rPr>
          <w:b w:val="1"/>
          <w:u w:val="single"/>
          <w:vertAlign w:val="baseline"/>
          <w:rtl w:val="0"/>
        </w:rPr>
        <w:t xml:space="preserve">CIVIL CASE  NO. XXX OF 1998</w:t>
      </w:r>
      <w:r w:rsidDel="00000000" w:rsidR="00000000" w:rsidRPr="00000000">
        <w:rPr>
          <w:rtl w:val="0"/>
        </w:rPr>
      </w:r>
    </w:p>
    <w:p w:rsidR="00000000" w:rsidDel="00000000" w:rsidP="00000000" w:rsidRDefault="00000000" w:rsidRPr="00000000" w14:paraId="00000368">
      <w:pPr>
        <w:pageBreakBefore w:val="0"/>
        <w:rPr>
          <w:b w:val="0"/>
          <w:vertAlign w:val="baseline"/>
        </w:rPr>
      </w:pPr>
      <w:r w:rsidDel="00000000" w:rsidR="00000000" w:rsidRPr="00000000">
        <w:rPr>
          <w:rtl w:val="0"/>
        </w:rPr>
      </w:r>
    </w:p>
    <w:p w:rsidR="00000000" w:rsidDel="00000000" w:rsidP="00000000" w:rsidRDefault="00000000" w:rsidRPr="00000000" w14:paraId="00000369">
      <w:pPr>
        <w:pageBreakBefore w:val="0"/>
        <w:rPr>
          <w:b w:val="0"/>
          <w:vertAlign w:val="baseline"/>
        </w:rPr>
      </w:pPr>
      <w:r w:rsidDel="00000000" w:rsidR="00000000" w:rsidRPr="00000000">
        <w:rPr>
          <w:rtl w:val="0"/>
        </w:rPr>
      </w:r>
    </w:p>
    <w:p w:rsidR="00000000" w:rsidDel="00000000" w:rsidP="00000000" w:rsidRDefault="00000000" w:rsidRPr="00000000" w14:paraId="0000036A">
      <w:pPr>
        <w:pageBreakBefore w:val="0"/>
        <w:rPr>
          <w:vertAlign w:val="baseline"/>
        </w:rPr>
      </w:pPr>
      <w:r w:rsidDel="00000000" w:rsidR="00000000" w:rsidRPr="00000000">
        <w:rPr>
          <w:vertAlign w:val="baseline"/>
          <w:rtl w:val="0"/>
        </w:rPr>
        <w:t xml:space="preserve">UUUUUU</w:t>
      </w:r>
    </w:p>
    <w:p w:rsidR="00000000" w:rsidDel="00000000" w:rsidP="00000000" w:rsidRDefault="00000000" w:rsidRPr="00000000" w14:paraId="0000036B">
      <w:pPr>
        <w:pageBreakBefore w:val="0"/>
        <w:rPr>
          <w:vertAlign w:val="baseline"/>
        </w:rPr>
      </w:pPr>
      <w:r w:rsidDel="00000000" w:rsidR="00000000" w:rsidRPr="00000000">
        <w:rPr>
          <w:vertAlign w:val="baseline"/>
          <w:rtl w:val="0"/>
        </w:rPr>
        <w:t xml:space="preserve">DDDDDD........................................................................PLAINTIFFS</w:t>
      </w:r>
    </w:p>
    <w:p w:rsidR="00000000" w:rsidDel="00000000" w:rsidP="00000000" w:rsidRDefault="00000000" w:rsidRPr="00000000" w14:paraId="0000036C">
      <w:pPr>
        <w:pageBreakBefore w:val="0"/>
        <w:rPr>
          <w:vertAlign w:val="baseline"/>
        </w:rPr>
      </w:pPr>
      <w:r w:rsidDel="00000000" w:rsidR="00000000" w:rsidRPr="00000000">
        <w:rPr>
          <w:rtl w:val="0"/>
        </w:rPr>
      </w:r>
    </w:p>
    <w:p w:rsidR="00000000" w:rsidDel="00000000" w:rsidP="00000000" w:rsidRDefault="00000000" w:rsidRPr="00000000" w14:paraId="0000036D">
      <w:pPr>
        <w:pageBreakBefore w:val="0"/>
        <w:rPr>
          <w:vertAlign w:val="baseline"/>
        </w:rPr>
      </w:pPr>
      <w:r w:rsidDel="00000000" w:rsidR="00000000" w:rsidRPr="00000000">
        <w:rPr>
          <w:rtl w:val="0"/>
        </w:rPr>
      </w:r>
    </w:p>
    <w:p w:rsidR="00000000" w:rsidDel="00000000" w:rsidP="00000000" w:rsidRDefault="00000000" w:rsidRPr="00000000" w14:paraId="0000036E">
      <w:pPr>
        <w:pStyle w:val="Heading1"/>
        <w:pageBreakBefore w:val="0"/>
        <w:rPr>
          <w:rFonts w:ascii="Sorts Mill Goudy" w:cs="Sorts Mill Goudy" w:eastAsia="Sorts Mill Goudy" w:hAnsi="Sorts Mill Goudy"/>
          <w:b w:val="0"/>
          <w:sz w:val="26"/>
          <w:szCs w:val="26"/>
          <w:u w:val="none"/>
          <w:vertAlign w:val="baseline"/>
        </w:rPr>
      </w:pPr>
      <w:r w:rsidDel="00000000" w:rsidR="00000000" w:rsidRPr="00000000">
        <w:rPr>
          <w:rFonts w:ascii="Sorts Mill Goudy" w:cs="Sorts Mill Goudy" w:eastAsia="Sorts Mill Goudy" w:hAnsi="Sorts Mill Goudy"/>
          <w:b w:val="0"/>
          <w:sz w:val="26"/>
          <w:szCs w:val="26"/>
          <w:u w:val="none"/>
          <w:vertAlign w:val="baseline"/>
          <w:rtl w:val="0"/>
        </w:rPr>
        <w:t xml:space="preserve">VERSUS</w:t>
      </w:r>
    </w:p>
    <w:p w:rsidR="00000000" w:rsidDel="00000000" w:rsidP="00000000" w:rsidRDefault="00000000" w:rsidRPr="00000000" w14:paraId="0000036F">
      <w:pPr>
        <w:pageBreakBefore w:val="0"/>
        <w:rPr>
          <w:vertAlign w:val="baseline"/>
        </w:rPr>
      </w:pPr>
      <w:r w:rsidDel="00000000" w:rsidR="00000000" w:rsidRPr="00000000">
        <w:rPr>
          <w:rtl w:val="0"/>
        </w:rPr>
      </w:r>
    </w:p>
    <w:p w:rsidR="00000000" w:rsidDel="00000000" w:rsidP="00000000" w:rsidRDefault="00000000" w:rsidRPr="00000000" w14:paraId="00000370">
      <w:pPr>
        <w:pStyle w:val="Heading6"/>
        <w:pageBreakBefore w:val="0"/>
        <w:rPr>
          <w:rFonts w:ascii="Sorts Mill Goudy" w:cs="Sorts Mill Goudy" w:eastAsia="Sorts Mill Goudy" w:hAnsi="Sorts Mill Goudy"/>
          <w:b w:val="0"/>
          <w:sz w:val="26"/>
          <w:szCs w:val="26"/>
          <w:vertAlign w:val="baseline"/>
        </w:rPr>
      </w:pPr>
      <w:r w:rsidDel="00000000" w:rsidR="00000000" w:rsidRPr="00000000">
        <w:rPr>
          <w:rtl w:val="0"/>
        </w:rPr>
      </w:r>
    </w:p>
    <w:p w:rsidR="00000000" w:rsidDel="00000000" w:rsidP="00000000" w:rsidRDefault="00000000" w:rsidRPr="00000000" w14:paraId="00000371">
      <w:pPr>
        <w:pStyle w:val="Heading6"/>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PPPPP</w:t>
      </w:r>
      <w:r w:rsidDel="00000000" w:rsidR="00000000" w:rsidRPr="00000000">
        <w:rPr>
          <w:rFonts w:ascii="Sorts Mill Goudy" w:cs="Sorts Mill Goudy" w:eastAsia="Sorts Mill Goudy" w:hAnsi="Sorts Mill Goudy"/>
          <w:b w:val="1"/>
          <w:sz w:val="26"/>
          <w:szCs w:val="26"/>
          <w:vertAlign w:val="baseline"/>
          <w:rtl w:val="0"/>
        </w:rPr>
        <w:t xml:space="preserve">.................................................................</w:t>
      </w:r>
      <w:r w:rsidDel="00000000" w:rsidR="00000000" w:rsidRPr="00000000">
        <w:rPr>
          <w:rFonts w:ascii="Sorts Mill Goudy" w:cs="Sorts Mill Goudy" w:eastAsia="Sorts Mill Goudy" w:hAnsi="Sorts Mill Goudy"/>
          <w:b w:val="0"/>
          <w:sz w:val="26"/>
          <w:szCs w:val="26"/>
          <w:vertAlign w:val="baseline"/>
          <w:rtl w:val="0"/>
        </w:rPr>
        <w:t xml:space="preserve">DEFENDANT</w:t>
      </w:r>
      <w:r w:rsidDel="00000000" w:rsidR="00000000" w:rsidRPr="00000000">
        <w:rPr>
          <w:rtl w:val="0"/>
        </w:rPr>
      </w:r>
    </w:p>
    <w:p w:rsidR="00000000" w:rsidDel="00000000" w:rsidP="00000000" w:rsidRDefault="00000000" w:rsidRPr="00000000" w14:paraId="00000372">
      <w:pPr>
        <w:pageBreakBefore w:val="0"/>
        <w:rPr>
          <w:vertAlign w:val="baseline"/>
        </w:rPr>
      </w:pPr>
      <w:r w:rsidDel="00000000" w:rsidR="00000000" w:rsidRPr="00000000">
        <w:rPr>
          <w:rtl w:val="0"/>
        </w:rPr>
      </w:r>
    </w:p>
    <w:p w:rsidR="00000000" w:rsidDel="00000000" w:rsidP="00000000" w:rsidRDefault="00000000" w:rsidRPr="00000000" w14:paraId="00000373">
      <w:pPr>
        <w:pageBreakBefore w:val="0"/>
        <w:jc w:val="center"/>
        <w:rPr>
          <w:vertAlign w:val="baseline"/>
        </w:rPr>
      </w:pPr>
      <w:r w:rsidDel="00000000" w:rsidR="00000000" w:rsidRPr="00000000">
        <w:rPr>
          <w:rtl w:val="0"/>
        </w:rPr>
      </w:r>
    </w:p>
    <w:p w:rsidR="00000000" w:rsidDel="00000000" w:rsidP="00000000" w:rsidRDefault="00000000" w:rsidRPr="00000000" w14:paraId="00000374">
      <w:pPr>
        <w:pageBreakBefore w:val="0"/>
        <w:jc w:val="center"/>
        <w:rPr>
          <w:vertAlign w:val="baseline"/>
        </w:rPr>
      </w:pPr>
      <w:r w:rsidDel="00000000" w:rsidR="00000000" w:rsidRPr="00000000">
        <w:rPr>
          <w:vertAlign w:val="baseline"/>
          <w:rtl w:val="0"/>
        </w:rPr>
        <w:t xml:space="preserve">AND</w:t>
      </w:r>
    </w:p>
    <w:p w:rsidR="00000000" w:rsidDel="00000000" w:rsidP="00000000" w:rsidRDefault="00000000" w:rsidRPr="00000000" w14:paraId="00000375">
      <w:pPr>
        <w:pageBreakBefore w:val="0"/>
        <w:rPr>
          <w:vertAlign w:val="baseline"/>
        </w:rPr>
      </w:pPr>
      <w:r w:rsidDel="00000000" w:rsidR="00000000" w:rsidRPr="00000000">
        <w:rPr>
          <w:rtl w:val="0"/>
        </w:rPr>
      </w:r>
    </w:p>
    <w:p w:rsidR="00000000" w:rsidDel="00000000" w:rsidP="00000000" w:rsidRDefault="00000000" w:rsidRPr="00000000" w14:paraId="00000376">
      <w:pPr>
        <w:pageBreakBefore w:val="0"/>
        <w:rPr>
          <w:vertAlign w:val="baseline"/>
        </w:rPr>
      </w:pPr>
      <w:r w:rsidDel="00000000" w:rsidR="00000000" w:rsidRPr="00000000">
        <w:rPr>
          <w:rtl w:val="0"/>
        </w:rPr>
      </w:r>
    </w:p>
    <w:p w:rsidR="00000000" w:rsidDel="00000000" w:rsidP="00000000" w:rsidRDefault="00000000" w:rsidRPr="00000000" w14:paraId="00000377">
      <w:pPr>
        <w:pageBreakBefore w:val="0"/>
        <w:rPr>
          <w:vertAlign w:val="baseline"/>
        </w:rPr>
      </w:pPr>
      <w:r w:rsidDel="00000000" w:rsidR="00000000" w:rsidRPr="00000000">
        <w:rPr>
          <w:vertAlign w:val="baseline"/>
          <w:rtl w:val="0"/>
        </w:rPr>
        <w:t xml:space="preserve">FFFFFFF LIMITED...............................................................THIRD PARTY</w:t>
      </w:r>
    </w:p>
    <w:p w:rsidR="00000000" w:rsidDel="00000000" w:rsidP="00000000" w:rsidRDefault="00000000" w:rsidRPr="00000000" w14:paraId="00000378">
      <w:pPr>
        <w:pageBreakBefore w:val="0"/>
        <w:rPr>
          <w:vertAlign w:val="baseline"/>
        </w:rPr>
      </w:pPr>
      <w:r w:rsidDel="00000000" w:rsidR="00000000" w:rsidRPr="00000000">
        <w:rPr>
          <w:rtl w:val="0"/>
        </w:rPr>
      </w:r>
    </w:p>
    <w:p w:rsidR="00000000" w:rsidDel="00000000" w:rsidP="00000000" w:rsidRDefault="00000000" w:rsidRPr="00000000" w14:paraId="00000379">
      <w:pPr>
        <w:pStyle w:val="Heading3"/>
        <w:pageBreakBefore w:val="0"/>
        <w:jc w:val="cente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37A">
      <w:pPr>
        <w:pStyle w:val="Heading3"/>
        <w:pageBreakBefore w:val="0"/>
        <w:jc w:val="center"/>
        <w:rPr>
          <w:rFonts w:ascii="Sorts Mill Goudy" w:cs="Sorts Mill Goudy" w:eastAsia="Sorts Mill Goudy" w:hAnsi="Sorts Mill Goudy"/>
          <w:u w:val="single"/>
          <w:vertAlign w:val="baseline"/>
        </w:rPr>
      </w:pPr>
      <w:r w:rsidDel="00000000" w:rsidR="00000000" w:rsidRPr="00000000">
        <w:rPr>
          <w:rFonts w:ascii="Sorts Mill Goudy" w:cs="Sorts Mill Goudy" w:eastAsia="Sorts Mill Goudy" w:hAnsi="Sorts Mill Goudy"/>
          <w:b w:val="1"/>
          <w:u w:val="single"/>
          <w:vertAlign w:val="baseline"/>
          <w:rtl w:val="0"/>
        </w:rPr>
        <w:t xml:space="preserve">CERTIFICATE OF URGENCY</w:t>
      </w:r>
      <w:r w:rsidDel="00000000" w:rsidR="00000000" w:rsidRPr="00000000">
        <w:rPr>
          <w:rtl w:val="0"/>
        </w:rPr>
      </w:r>
    </w:p>
    <w:p w:rsidR="00000000" w:rsidDel="00000000" w:rsidP="00000000" w:rsidRDefault="00000000" w:rsidRPr="00000000" w14:paraId="0000037B">
      <w:pPr>
        <w:pageBreakBefore w:val="0"/>
        <w:rPr>
          <w:vertAlign w:val="baseline"/>
        </w:rPr>
      </w:pPr>
      <w:r w:rsidDel="00000000" w:rsidR="00000000" w:rsidRPr="00000000">
        <w:rPr>
          <w:rtl w:val="0"/>
        </w:rPr>
      </w:r>
    </w:p>
    <w:p w:rsidR="00000000" w:rsidDel="00000000" w:rsidP="00000000" w:rsidRDefault="00000000" w:rsidRPr="00000000" w14:paraId="0000037C">
      <w:pPr>
        <w:pageBreakBefore w:val="0"/>
        <w:rPr>
          <w:vertAlign w:val="baseline"/>
        </w:rPr>
      </w:pPr>
      <w:r w:rsidDel="00000000" w:rsidR="00000000" w:rsidRPr="00000000">
        <w:rPr>
          <w:rtl w:val="0"/>
        </w:rPr>
      </w:r>
    </w:p>
    <w:p w:rsidR="00000000" w:rsidDel="00000000" w:rsidP="00000000" w:rsidRDefault="00000000" w:rsidRPr="00000000" w14:paraId="0000037D">
      <w:pPr>
        <w:pageBreakBefore w:val="0"/>
        <w:spacing w:line="360" w:lineRule="auto"/>
        <w:jc w:val="both"/>
        <w:rPr>
          <w:vertAlign w:val="baseline"/>
        </w:rPr>
      </w:pPr>
      <w:r w:rsidDel="00000000" w:rsidR="00000000" w:rsidRPr="00000000">
        <w:rPr>
          <w:vertAlign w:val="baseline"/>
          <w:rtl w:val="0"/>
        </w:rPr>
        <w:t xml:space="preserve">We</w:t>
      </w:r>
      <w:r w:rsidDel="00000000" w:rsidR="00000000" w:rsidRPr="00000000">
        <w:rPr>
          <w:b w:val="1"/>
          <w:vertAlign w:val="baseline"/>
          <w:rtl w:val="0"/>
        </w:rPr>
        <w:t xml:space="preserve">, </w:t>
      </w:r>
      <w:r w:rsidDel="00000000" w:rsidR="00000000" w:rsidRPr="00000000">
        <w:rPr>
          <w:b w:val="1"/>
          <w:u w:val="single"/>
          <w:vertAlign w:val="baseline"/>
          <w:rtl w:val="0"/>
        </w:rPr>
        <w:t xml:space="preserve">XXX &amp; COMPANY ADVOCATES</w:t>
      </w:r>
      <w:r w:rsidDel="00000000" w:rsidR="00000000" w:rsidRPr="00000000">
        <w:rPr>
          <w:b w:val="1"/>
          <w:vertAlign w:val="baseline"/>
          <w:rtl w:val="0"/>
        </w:rPr>
        <w:t xml:space="preserve">, </w:t>
      </w:r>
      <w:r w:rsidDel="00000000" w:rsidR="00000000" w:rsidRPr="00000000">
        <w:rPr>
          <w:vertAlign w:val="baseline"/>
          <w:rtl w:val="0"/>
        </w:rPr>
        <w:t xml:space="preserve">who have the conduct of this suit on behalf of the Plaintiffs, hereby certify that this Application is extremely urgent and should be heard on a priority basis in that the Plaintiffs are threatened with imminent execution of the Decree herein.  If the said execution occurs before this Application is heard and the orders sought therein granted, the Plaintiffs will suffer irreparable loss and damage, hence the urgency of this Application.</w:t>
      </w:r>
    </w:p>
    <w:p w:rsidR="00000000" w:rsidDel="00000000" w:rsidP="00000000" w:rsidRDefault="00000000" w:rsidRPr="00000000" w14:paraId="0000037E">
      <w:pPr>
        <w:pageBreakBefore w:val="0"/>
        <w:rPr>
          <w:b w:val="0"/>
          <w:vertAlign w:val="baseline"/>
        </w:rPr>
      </w:pPr>
      <w:r w:rsidDel="00000000" w:rsidR="00000000" w:rsidRPr="00000000">
        <w:rPr>
          <w:rtl w:val="0"/>
        </w:rPr>
      </w:r>
    </w:p>
    <w:p w:rsidR="00000000" w:rsidDel="00000000" w:rsidP="00000000" w:rsidRDefault="00000000" w:rsidRPr="00000000" w14:paraId="0000037F">
      <w:pPr>
        <w:pageBreakBefore w:val="0"/>
        <w:rPr>
          <w:b w:val="0"/>
          <w:vertAlign w:val="baseline"/>
        </w:rPr>
      </w:pPr>
      <w:r w:rsidDel="00000000" w:rsidR="00000000" w:rsidRPr="00000000">
        <w:rPr>
          <w:b w:val="1"/>
          <w:u w:val="single"/>
          <w:vertAlign w:val="baseline"/>
          <w:rtl w:val="0"/>
        </w:rPr>
        <w:t xml:space="preserve">DATED</w:t>
      </w:r>
      <w:r w:rsidDel="00000000" w:rsidR="00000000" w:rsidRPr="00000000">
        <w:rPr>
          <w:vertAlign w:val="baseline"/>
          <w:rtl w:val="0"/>
        </w:rPr>
        <w:t xml:space="preserve"> at Nairobi this     </w:t>
        <w:tab/>
        <w:tab/>
        <w:t xml:space="preserve">    day of                     2002.</w:t>
      </w:r>
      <w:r w:rsidDel="00000000" w:rsidR="00000000" w:rsidRPr="00000000">
        <w:rPr>
          <w:rtl w:val="0"/>
        </w:rPr>
      </w:r>
    </w:p>
    <w:p w:rsidR="00000000" w:rsidDel="00000000" w:rsidP="00000000" w:rsidRDefault="00000000" w:rsidRPr="00000000" w14:paraId="00000380">
      <w:pPr>
        <w:pageBreakBefore w:val="0"/>
        <w:rPr>
          <w:b w:val="0"/>
          <w:vertAlign w:val="baseline"/>
        </w:rPr>
      </w:pPr>
      <w:r w:rsidDel="00000000" w:rsidR="00000000" w:rsidRPr="00000000">
        <w:rPr>
          <w:rtl w:val="0"/>
        </w:rPr>
      </w:r>
    </w:p>
    <w:p w:rsidR="00000000" w:rsidDel="00000000" w:rsidP="00000000" w:rsidRDefault="00000000" w:rsidRPr="00000000" w14:paraId="00000381">
      <w:pPr>
        <w:pageBreakBefore w:val="0"/>
        <w:rPr>
          <w:b w:val="0"/>
          <w:vertAlign w:val="baseline"/>
        </w:rPr>
      </w:pPr>
      <w:r w:rsidDel="00000000" w:rsidR="00000000" w:rsidRPr="00000000">
        <w:rPr>
          <w:rtl w:val="0"/>
        </w:rPr>
      </w:r>
    </w:p>
    <w:p w:rsidR="00000000" w:rsidDel="00000000" w:rsidP="00000000" w:rsidRDefault="00000000" w:rsidRPr="00000000" w14:paraId="00000382">
      <w:pPr>
        <w:pageBreakBefore w:val="0"/>
        <w:jc w:val="right"/>
        <w:rPr>
          <w:vertAlign w:val="baseline"/>
        </w:rPr>
      </w:pPr>
      <w:r w:rsidDel="00000000" w:rsidR="00000000" w:rsidRPr="00000000">
        <w:rPr>
          <w:b w:val="1"/>
          <w:vertAlign w:val="baseline"/>
          <w:rtl w:val="0"/>
        </w:rPr>
        <w:t xml:space="preserve">XXX &amp; COMPANY</w:t>
      </w:r>
      <w:r w:rsidDel="00000000" w:rsidR="00000000" w:rsidRPr="00000000">
        <w:rPr>
          <w:rtl w:val="0"/>
        </w:rPr>
      </w:r>
    </w:p>
    <w:p w:rsidR="00000000" w:rsidDel="00000000" w:rsidP="00000000" w:rsidRDefault="00000000" w:rsidRPr="00000000" w14:paraId="00000383">
      <w:pPr>
        <w:pStyle w:val="Heading4"/>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i w:val="1"/>
          <w:vertAlign w:val="baseline"/>
          <w:rtl w:val="0"/>
        </w:rPr>
        <w:t xml:space="preserve">ADVOCATES FOR THE PLAINTIFFS</w:t>
      </w:r>
      <w:r w:rsidDel="00000000" w:rsidR="00000000" w:rsidRPr="00000000">
        <w:rPr>
          <w:rtl w:val="0"/>
        </w:rPr>
      </w:r>
    </w:p>
    <w:p w:rsidR="00000000" w:rsidDel="00000000" w:rsidP="00000000" w:rsidRDefault="00000000" w:rsidRPr="00000000" w14:paraId="00000384">
      <w:pPr>
        <w:pageBreakBefore w:val="0"/>
        <w:rPr>
          <w:b w:val="0"/>
          <w:u w:val="single"/>
          <w:vertAlign w:val="baseline"/>
        </w:rPr>
      </w:pPr>
      <w:r w:rsidDel="00000000" w:rsidR="00000000" w:rsidRPr="00000000">
        <w:rPr>
          <w:rtl w:val="0"/>
        </w:rPr>
      </w:r>
    </w:p>
    <w:p w:rsidR="00000000" w:rsidDel="00000000" w:rsidP="00000000" w:rsidRDefault="00000000" w:rsidRPr="00000000" w14:paraId="00000385">
      <w:pPr>
        <w:pageBreakBefore w:val="0"/>
        <w:rPr>
          <w:b w:val="0"/>
          <w:u w:val="single"/>
          <w:vertAlign w:val="baseline"/>
        </w:rPr>
      </w:pPr>
      <w:r w:rsidDel="00000000" w:rsidR="00000000" w:rsidRPr="00000000">
        <w:rPr>
          <w:rtl w:val="0"/>
        </w:rPr>
      </w:r>
    </w:p>
    <w:p w:rsidR="00000000" w:rsidDel="00000000" w:rsidP="00000000" w:rsidRDefault="00000000" w:rsidRPr="00000000" w14:paraId="00000386">
      <w:pPr>
        <w:pageBreakBefore w:val="0"/>
        <w:rPr>
          <w:b w:val="0"/>
          <w:u w:val="single"/>
          <w:vertAlign w:val="baseline"/>
        </w:rPr>
      </w:pPr>
      <w:r w:rsidDel="00000000" w:rsidR="00000000" w:rsidRPr="00000000">
        <w:rPr>
          <w:rtl w:val="0"/>
        </w:rPr>
      </w:r>
    </w:p>
    <w:p w:rsidR="00000000" w:rsidDel="00000000" w:rsidP="00000000" w:rsidRDefault="00000000" w:rsidRPr="00000000" w14:paraId="00000387">
      <w:pPr>
        <w:pageBreakBefore w:val="0"/>
        <w:rPr>
          <w:u w:val="single"/>
          <w:vertAlign w:val="baseline"/>
        </w:rPr>
      </w:pPr>
      <w:r w:rsidDel="00000000" w:rsidR="00000000" w:rsidRPr="00000000">
        <w:rPr>
          <w:b w:val="1"/>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388">
      <w:pPr>
        <w:pageBreakBefore w:val="0"/>
        <w:rPr>
          <w:vertAlign w:val="baseline"/>
        </w:rPr>
      </w:pPr>
      <w:r w:rsidDel="00000000" w:rsidR="00000000" w:rsidRPr="00000000">
        <w:rPr>
          <w:rtl w:val="0"/>
        </w:rPr>
      </w:r>
    </w:p>
    <w:p w:rsidR="00000000" w:rsidDel="00000000" w:rsidP="00000000" w:rsidRDefault="00000000" w:rsidRPr="00000000" w14:paraId="00000389">
      <w:pPr>
        <w:pageBreakBefore w:val="0"/>
        <w:rPr>
          <w:vertAlign w:val="baseline"/>
        </w:rPr>
      </w:pPr>
      <w:r w:rsidDel="00000000" w:rsidR="00000000" w:rsidRPr="00000000">
        <w:rPr>
          <w:vertAlign w:val="baseline"/>
          <w:rtl w:val="0"/>
        </w:rPr>
        <w:t xml:space="preserve">XXX &amp; Company,</w:t>
      </w:r>
    </w:p>
    <w:p w:rsidR="00000000" w:rsidDel="00000000" w:rsidP="00000000" w:rsidRDefault="00000000" w:rsidRPr="00000000" w14:paraId="0000038A">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38B">
      <w:pPr>
        <w:pageBreakBefore w:val="0"/>
        <w:rPr>
          <w:vertAlign w:val="baseline"/>
        </w:rPr>
      </w:pPr>
      <w:r w:rsidDel="00000000" w:rsidR="00000000" w:rsidRPr="00000000">
        <w:rPr>
          <w:vertAlign w:val="baseline"/>
          <w:rtl w:val="0"/>
        </w:rPr>
        <w:t xml:space="preserve">Fffffff,</w:t>
      </w:r>
    </w:p>
    <w:p w:rsidR="00000000" w:rsidDel="00000000" w:rsidP="00000000" w:rsidRDefault="00000000" w:rsidRPr="00000000" w14:paraId="0000038C">
      <w:pPr>
        <w:pageBreakBefore w:val="0"/>
        <w:rPr>
          <w:vertAlign w:val="baseline"/>
        </w:rPr>
      </w:pPr>
      <w:r w:rsidDel="00000000" w:rsidR="00000000" w:rsidRPr="00000000">
        <w:rPr>
          <w:vertAlign w:val="baseline"/>
          <w:rtl w:val="0"/>
        </w:rPr>
        <w:t xml:space="preserve">Arboretum ,</w:t>
      </w:r>
    </w:p>
    <w:p w:rsidR="00000000" w:rsidDel="00000000" w:rsidP="00000000" w:rsidRDefault="00000000" w:rsidRPr="00000000" w14:paraId="0000038D">
      <w:pPr>
        <w:pageBreakBefore w:val="0"/>
        <w:rPr>
          <w:b w:val="0"/>
          <w:vertAlign w:val="baseline"/>
        </w:rPr>
      </w:pPr>
      <w:r w:rsidDel="00000000" w:rsidR="00000000" w:rsidRPr="00000000">
        <w:rPr>
          <w:vertAlign w:val="baseline"/>
          <w:rtl w:val="0"/>
        </w:rPr>
        <w:t xml:space="preserve">P. O. Box XXXXX,</w:t>
      </w:r>
      <w:r w:rsidDel="00000000" w:rsidR="00000000" w:rsidRPr="00000000">
        <w:rPr>
          <w:rtl w:val="0"/>
        </w:rPr>
      </w:r>
    </w:p>
    <w:p w:rsidR="00000000" w:rsidDel="00000000" w:rsidP="00000000" w:rsidRDefault="00000000" w:rsidRPr="00000000" w14:paraId="0000038E">
      <w:pPr>
        <w:pStyle w:val="Heading3"/>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00100 NAIROBI.</w:t>
      </w:r>
      <w:r w:rsidDel="00000000" w:rsidR="00000000" w:rsidRPr="00000000">
        <w:rPr>
          <w:rtl w:val="0"/>
        </w:rPr>
      </w:r>
    </w:p>
    <w:p w:rsidR="00000000" w:rsidDel="00000000" w:rsidP="00000000" w:rsidRDefault="00000000" w:rsidRPr="00000000" w14:paraId="0000038F">
      <w:pPr>
        <w:pageBreakBefore w:val="0"/>
        <w:jc w:val="right"/>
        <w:rPr>
          <w:b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160" w:right="0" w:firstLine="720"/>
        <w:jc w:val="left"/>
        <w:rPr>
          <w:rFonts w:ascii="Sorts Mill Goudy" w:cs="Sorts Mill Goudy" w:eastAsia="Sorts Mill Goudy" w:hAnsi="Sorts Mill Goudy"/>
          <w:b w:val="0"/>
          <w:i w:val="1"/>
          <w:smallCaps w:val="0"/>
          <w:strike w:val="0"/>
          <w:color w:val="404040"/>
          <w:sz w:val="26"/>
          <w:szCs w:val="26"/>
          <w:u w:val="none"/>
          <w:shd w:fill="auto" w:val="clear"/>
          <w:vertAlign w:val="baseline"/>
        </w:rPr>
      </w:pPr>
      <w:r w:rsidDel="00000000" w:rsidR="00000000" w:rsidRPr="00000000">
        <w:rPr>
          <w:rFonts w:ascii="Sorts Mill Goudy" w:cs="Sorts Mill Goudy" w:eastAsia="Sorts Mill Goudy" w:hAnsi="Sorts Mill Goudy"/>
          <w:b w:val="1"/>
          <w:i w:val="1"/>
          <w:smallCaps w:val="0"/>
          <w:strike w:val="0"/>
          <w:color w:val="404040"/>
          <w:sz w:val="26"/>
          <w:szCs w:val="26"/>
          <w:u w:val="non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391">
      <w:pPr>
        <w:pageBreakBefore w:val="0"/>
        <w:ind w:left="2160"/>
        <w:jc w:val="center"/>
        <w:rPr>
          <w:b w:val="0"/>
          <w:u w:val="single"/>
          <w:vertAlign w:val="baseline"/>
        </w:rPr>
      </w:pPr>
      <w:r w:rsidDel="00000000" w:rsidR="00000000" w:rsidRPr="00000000">
        <w:rPr>
          <w:rtl w:val="0"/>
        </w:rPr>
      </w:r>
    </w:p>
    <w:p w:rsidR="00000000" w:rsidDel="00000000" w:rsidP="00000000" w:rsidRDefault="00000000" w:rsidRPr="00000000" w14:paraId="00000392">
      <w:pPr>
        <w:pStyle w:val="Heading2"/>
        <w:pageBreakBefore w:val="0"/>
        <w:ind w:left="216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IN THE HIGH COURT AT NAIROBI</w:t>
      </w:r>
      <w:r w:rsidDel="00000000" w:rsidR="00000000" w:rsidRPr="00000000">
        <w:rPr>
          <w:rtl w:val="0"/>
        </w:rPr>
      </w:r>
    </w:p>
    <w:p w:rsidR="00000000" w:rsidDel="00000000" w:rsidP="00000000" w:rsidRDefault="00000000" w:rsidRPr="00000000" w14:paraId="00000393">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94">
      <w:pPr>
        <w:pageBreakBefore w:val="0"/>
        <w:jc w:val="center"/>
        <w:rPr>
          <w:b w:val="0"/>
          <w:vertAlign w:val="baseline"/>
        </w:rPr>
      </w:pPr>
      <w:r w:rsidDel="00000000" w:rsidR="00000000" w:rsidRPr="00000000">
        <w:rPr>
          <w:b w:val="1"/>
          <w:u w:val="single"/>
          <w:vertAlign w:val="baseline"/>
          <w:rtl w:val="0"/>
        </w:rPr>
        <w:t xml:space="preserve">CIVIL CASE  NO. XXX OF 1998</w:t>
      </w:r>
      <w:r w:rsidDel="00000000" w:rsidR="00000000" w:rsidRPr="00000000">
        <w:rPr>
          <w:rtl w:val="0"/>
        </w:rPr>
      </w:r>
    </w:p>
    <w:p w:rsidR="00000000" w:rsidDel="00000000" w:rsidP="00000000" w:rsidRDefault="00000000" w:rsidRPr="00000000" w14:paraId="00000395">
      <w:pPr>
        <w:pageBreakBefore w:val="0"/>
        <w:jc w:val="center"/>
        <w:rPr>
          <w:b w:val="0"/>
          <w:vertAlign w:val="baseline"/>
        </w:rPr>
      </w:pPr>
      <w:r w:rsidDel="00000000" w:rsidR="00000000" w:rsidRPr="00000000">
        <w:rPr>
          <w:rtl w:val="0"/>
        </w:rPr>
      </w:r>
    </w:p>
    <w:p w:rsidR="00000000" w:rsidDel="00000000" w:rsidP="00000000" w:rsidRDefault="00000000" w:rsidRPr="00000000" w14:paraId="00000396">
      <w:pPr>
        <w:pageBreakBefore w:val="0"/>
        <w:rPr>
          <w:vertAlign w:val="baseline"/>
        </w:rPr>
      </w:pPr>
      <w:r w:rsidDel="00000000" w:rsidR="00000000" w:rsidRPr="00000000">
        <w:rPr>
          <w:vertAlign w:val="baseline"/>
          <w:rtl w:val="0"/>
        </w:rPr>
        <w:t xml:space="preserve">UUUUUU</w:t>
      </w:r>
    </w:p>
    <w:p w:rsidR="00000000" w:rsidDel="00000000" w:rsidP="00000000" w:rsidRDefault="00000000" w:rsidRPr="00000000" w14:paraId="00000397">
      <w:pPr>
        <w:pageBreakBefore w:val="0"/>
        <w:rPr>
          <w:vertAlign w:val="baseline"/>
        </w:rPr>
      </w:pPr>
      <w:r w:rsidDel="00000000" w:rsidR="00000000" w:rsidRPr="00000000">
        <w:rPr>
          <w:vertAlign w:val="baseline"/>
          <w:rtl w:val="0"/>
        </w:rPr>
        <w:t xml:space="preserve">DDDDDD........................................................................PLAINTIFFS</w:t>
      </w:r>
    </w:p>
    <w:p w:rsidR="00000000" w:rsidDel="00000000" w:rsidP="00000000" w:rsidRDefault="00000000" w:rsidRPr="00000000" w14:paraId="00000398">
      <w:pPr>
        <w:pageBreakBefore w:val="0"/>
        <w:rPr>
          <w:vertAlign w:val="baseline"/>
        </w:rPr>
      </w:pPr>
      <w:r w:rsidDel="00000000" w:rsidR="00000000" w:rsidRPr="00000000">
        <w:rPr>
          <w:rtl w:val="0"/>
        </w:rPr>
      </w:r>
    </w:p>
    <w:p w:rsidR="00000000" w:rsidDel="00000000" w:rsidP="00000000" w:rsidRDefault="00000000" w:rsidRPr="00000000" w14:paraId="00000399">
      <w:pPr>
        <w:pStyle w:val="Heading1"/>
        <w:pageBreakBefore w:val="0"/>
        <w:rPr>
          <w:rFonts w:ascii="Sorts Mill Goudy" w:cs="Sorts Mill Goudy" w:eastAsia="Sorts Mill Goudy" w:hAnsi="Sorts Mill Goudy"/>
          <w:b w:val="0"/>
          <w:sz w:val="26"/>
          <w:szCs w:val="26"/>
          <w:u w:val="none"/>
          <w:vertAlign w:val="baseline"/>
        </w:rPr>
      </w:pPr>
      <w:r w:rsidDel="00000000" w:rsidR="00000000" w:rsidRPr="00000000">
        <w:rPr>
          <w:rFonts w:ascii="Sorts Mill Goudy" w:cs="Sorts Mill Goudy" w:eastAsia="Sorts Mill Goudy" w:hAnsi="Sorts Mill Goudy"/>
          <w:b w:val="0"/>
          <w:sz w:val="26"/>
          <w:szCs w:val="26"/>
          <w:u w:val="none"/>
          <w:vertAlign w:val="baseline"/>
          <w:rtl w:val="0"/>
        </w:rPr>
        <w:t xml:space="preserve">VERSUS</w:t>
      </w:r>
    </w:p>
    <w:p w:rsidR="00000000" w:rsidDel="00000000" w:rsidP="00000000" w:rsidRDefault="00000000" w:rsidRPr="00000000" w14:paraId="0000039A">
      <w:pPr>
        <w:pageBreakBefore w:val="0"/>
        <w:rPr>
          <w:vertAlign w:val="baseline"/>
        </w:rPr>
      </w:pPr>
      <w:r w:rsidDel="00000000" w:rsidR="00000000" w:rsidRPr="00000000">
        <w:rPr>
          <w:rtl w:val="0"/>
        </w:rPr>
      </w:r>
    </w:p>
    <w:p w:rsidR="00000000" w:rsidDel="00000000" w:rsidP="00000000" w:rsidRDefault="00000000" w:rsidRPr="00000000" w14:paraId="0000039B">
      <w:pPr>
        <w:pStyle w:val="Heading6"/>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PPPPP</w:t>
      </w:r>
      <w:r w:rsidDel="00000000" w:rsidR="00000000" w:rsidRPr="00000000">
        <w:rPr>
          <w:rFonts w:ascii="Sorts Mill Goudy" w:cs="Sorts Mill Goudy" w:eastAsia="Sorts Mill Goudy" w:hAnsi="Sorts Mill Goudy"/>
          <w:b w:val="1"/>
          <w:sz w:val="26"/>
          <w:szCs w:val="26"/>
          <w:vertAlign w:val="baseline"/>
          <w:rtl w:val="0"/>
        </w:rPr>
        <w:t xml:space="preserve">.................................................................</w:t>
      </w:r>
      <w:r w:rsidDel="00000000" w:rsidR="00000000" w:rsidRPr="00000000">
        <w:rPr>
          <w:rFonts w:ascii="Sorts Mill Goudy" w:cs="Sorts Mill Goudy" w:eastAsia="Sorts Mill Goudy" w:hAnsi="Sorts Mill Goudy"/>
          <w:b w:val="0"/>
          <w:sz w:val="26"/>
          <w:szCs w:val="26"/>
          <w:vertAlign w:val="baseline"/>
          <w:rtl w:val="0"/>
        </w:rPr>
        <w:t xml:space="preserve">DEFENDANT</w:t>
      </w:r>
      <w:r w:rsidDel="00000000" w:rsidR="00000000" w:rsidRPr="00000000">
        <w:rPr>
          <w:rtl w:val="0"/>
        </w:rPr>
      </w:r>
    </w:p>
    <w:p w:rsidR="00000000" w:rsidDel="00000000" w:rsidP="00000000" w:rsidRDefault="00000000" w:rsidRPr="00000000" w14:paraId="0000039C">
      <w:pPr>
        <w:pageBreakBefore w:val="0"/>
        <w:rPr>
          <w:vertAlign w:val="baseline"/>
        </w:rPr>
      </w:pPr>
      <w:r w:rsidDel="00000000" w:rsidR="00000000" w:rsidRPr="00000000">
        <w:rPr>
          <w:rtl w:val="0"/>
        </w:rPr>
      </w:r>
    </w:p>
    <w:p w:rsidR="00000000" w:rsidDel="00000000" w:rsidP="00000000" w:rsidRDefault="00000000" w:rsidRPr="00000000" w14:paraId="0000039D">
      <w:pPr>
        <w:pageBreakBefore w:val="0"/>
        <w:jc w:val="center"/>
        <w:rPr>
          <w:vertAlign w:val="baseline"/>
        </w:rPr>
      </w:pPr>
      <w:r w:rsidDel="00000000" w:rsidR="00000000" w:rsidRPr="00000000">
        <w:rPr>
          <w:vertAlign w:val="baseline"/>
          <w:rtl w:val="0"/>
        </w:rPr>
        <w:t xml:space="preserve">AND</w:t>
      </w:r>
    </w:p>
    <w:p w:rsidR="00000000" w:rsidDel="00000000" w:rsidP="00000000" w:rsidRDefault="00000000" w:rsidRPr="00000000" w14:paraId="0000039E">
      <w:pPr>
        <w:pageBreakBefore w:val="0"/>
        <w:rPr>
          <w:vertAlign w:val="baseline"/>
        </w:rPr>
      </w:pPr>
      <w:r w:rsidDel="00000000" w:rsidR="00000000" w:rsidRPr="00000000">
        <w:rPr>
          <w:rtl w:val="0"/>
        </w:rPr>
      </w:r>
    </w:p>
    <w:p w:rsidR="00000000" w:rsidDel="00000000" w:rsidP="00000000" w:rsidRDefault="00000000" w:rsidRPr="00000000" w14:paraId="0000039F">
      <w:pPr>
        <w:pageBreakBefore w:val="0"/>
        <w:rPr>
          <w:vertAlign w:val="baseline"/>
        </w:rPr>
      </w:pPr>
      <w:r w:rsidDel="00000000" w:rsidR="00000000" w:rsidRPr="00000000">
        <w:rPr>
          <w:vertAlign w:val="baseline"/>
          <w:rtl w:val="0"/>
        </w:rPr>
        <w:t xml:space="preserve">KENYA ROADWAYS LIMITED...............................................................THIRD PARTY</w:t>
      </w:r>
    </w:p>
    <w:p w:rsidR="00000000" w:rsidDel="00000000" w:rsidP="00000000" w:rsidRDefault="00000000" w:rsidRPr="00000000" w14:paraId="000003A0">
      <w:pPr>
        <w:pageBreakBefore w:val="0"/>
        <w:rPr>
          <w:vertAlign w:val="baseline"/>
        </w:rPr>
      </w:pPr>
      <w:r w:rsidDel="00000000" w:rsidR="00000000" w:rsidRPr="00000000">
        <w:rPr>
          <w:rtl w:val="0"/>
        </w:rPr>
      </w:r>
    </w:p>
    <w:p w:rsidR="00000000" w:rsidDel="00000000" w:rsidP="00000000" w:rsidRDefault="00000000" w:rsidRPr="00000000" w14:paraId="000003A1">
      <w:pPr>
        <w:pageBreakBefore w:val="0"/>
        <w:rPr>
          <w:vertAlign w:val="baseline"/>
        </w:rPr>
      </w:pPr>
      <w:r w:rsidDel="00000000" w:rsidR="00000000" w:rsidRPr="00000000">
        <w:rPr>
          <w:rtl w:val="0"/>
        </w:rPr>
      </w:r>
    </w:p>
    <w:p w:rsidR="00000000" w:rsidDel="00000000" w:rsidP="00000000" w:rsidRDefault="00000000" w:rsidRPr="00000000" w14:paraId="000003A2">
      <w:pPr>
        <w:pStyle w:val="Heading1"/>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1"/>
          <w:sz w:val="26"/>
          <w:szCs w:val="26"/>
          <w:vertAlign w:val="baseline"/>
          <w:rtl w:val="0"/>
        </w:rPr>
        <w:t xml:space="preserve">NOTICE OF MOTION</w:t>
      </w:r>
      <w:r w:rsidDel="00000000" w:rsidR="00000000" w:rsidRPr="00000000">
        <w:rPr>
          <w:rtl w:val="0"/>
        </w:rPr>
      </w:r>
    </w:p>
    <w:p w:rsidR="00000000" w:rsidDel="00000000" w:rsidP="00000000" w:rsidRDefault="00000000" w:rsidRPr="00000000" w14:paraId="000003A3">
      <w:pPr>
        <w:pageBreakBefore w:val="0"/>
        <w:jc w:val="center"/>
        <w:rPr>
          <w:vertAlign w:val="baseline"/>
        </w:rPr>
      </w:pPr>
      <w:r w:rsidDel="00000000" w:rsidR="00000000" w:rsidRPr="00000000">
        <w:rPr>
          <w:rtl w:val="0"/>
        </w:rPr>
      </w:r>
    </w:p>
    <w:p w:rsidR="00000000" w:rsidDel="00000000" w:rsidP="00000000" w:rsidRDefault="00000000" w:rsidRPr="00000000" w14:paraId="000003A4">
      <w:pPr>
        <w:pageBreakBefore w:val="0"/>
        <w:jc w:val="center"/>
        <w:rP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190"/>
        </w:tabs>
        <w:spacing w:after="0" w:before="0" w:line="240" w:lineRule="auto"/>
        <w:ind w:left="650" w:right="1226" w:firstLine="0"/>
        <w:jc w:val="both"/>
        <w:rPr>
          <w:rFonts w:ascii="Sorts Mill Goudy" w:cs="Sorts Mill Goudy" w:eastAsia="Sorts Mill Goudy" w:hAnsi="Sorts Mill Goudy"/>
          <w:b w:val="0"/>
          <w:i w:val="0"/>
          <w:smallCaps w:val="0"/>
          <w:strike w:val="0"/>
          <w:color w:val="000000"/>
          <w:sz w:val="24"/>
          <w:szCs w:val="24"/>
          <w:u w:val="none"/>
          <w:shd w:fill="auto" w:val="clear"/>
          <w:vertAlign w:val="baseline"/>
        </w:rPr>
      </w:pP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(Order XL1, Rule 4 (1) (2), Order L Rule 1 of the Civil Procedure Rules, </w:t>
      </w:r>
      <w:r w:rsidDel="00000000" w:rsidR="00000000" w:rsidRPr="00000000">
        <w:rPr>
          <w:rFonts w:ascii="Sorts Mill Goudy" w:cs="Sorts Mill Goudy" w:eastAsia="Sorts Mill Goudy" w:hAnsi="Sorts Mill Goudy"/>
          <w:b w:val="0"/>
          <w:i w:val="1"/>
          <w:smallCaps w:val="0"/>
          <w:strike w:val="0"/>
          <w:color w:val="000000"/>
          <w:sz w:val="24"/>
          <w:szCs w:val="24"/>
          <w:u w:val="single"/>
          <w:shd w:fill="auto" w:val="clear"/>
          <w:vertAlign w:val="baseline"/>
          <w:rtl w:val="0"/>
        </w:rPr>
        <w:t xml:space="preserve">Section 3A of the Civil Procedure Act</w:t>
      </w:r>
      <w:r w:rsidDel="00000000" w:rsidR="00000000" w:rsidRPr="00000000">
        <w:rPr>
          <w:rFonts w:ascii="Sorts Mill Goudy" w:cs="Sorts Mill Goudy" w:eastAsia="Sorts Mill Goudy" w:hAnsi="Sorts Mill Goudy"/>
          <w:b w:val="0"/>
          <w:i w:val="1"/>
          <w:smallCaps w:val="0"/>
          <w:strike w:val="0"/>
          <w:color w:val="000000"/>
          <w:sz w:val="24"/>
          <w:szCs w:val="24"/>
          <w:u w:val="none"/>
          <w:shd w:fill="auto" w:val="clear"/>
          <w:vertAlign w:val="baseline"/>
          <w:rtl w:val="0"/>
        </w:rPr>
        <w:t xml:space="preserve"> </w:t>
      </w:r>
      <w:r w:rsidDel="00000000" w:rsidR="00000000" w:rsidRPr="00000000">
        <w:rPr>
          <w:rFonts w:ascii="Sorts Mill Goudy" w:cs="Sorts Mill Goudy" w:eastAsia="Sorts Mill Goudy" w:hAnsi="Sorts Mill Goudy"/>
          <w:b w:val="0"/>
          <w:i w:val="1"/>
          <w:smallCaps w:val="0"/>
          <w:strike w:val="0"/>
          <w:color w:val="000000"/>
          <w:sz w:val="24"/>
          <w:szCs w:val="24"/>
          <w:u w:val="single"/>
          <w:shd w:fill="auto" w:val="clear"/>
          <w:vertAlign w:val="baseline"/>
          <w:rtl w:val="0"/>
        </w:rPr>
        <w:t xml:space="preserve">and all other enabling provisions of Law)</w:t>
      </w:r>
      <w:r w:rsidDel="00000000" w:rsidR="00000000" w:rsidRPr="00000000">
        <w:rPr>
          <w:rtl w:val="0"/>
        </w:rPr>
      </w:r>
    </w:p>
    <w:p w:rsidR="00000000" w:rsidDel="00000000" w:rsidP="00000000" w:rsidRDefault="00000000" w:rsidRPr="00000000" w14:paraId="000003A6">
      <w:pPr>
        <w:pageBreakBefore w:val="0"/>
        <w:rPr>
          <w:vertAlign w:val="baseline"/>
        </w:rPr>
      </w:pPr>
      <w:r w:rsidDel="00000000" w:rsidR="00000000" w:rsidRPr="00000000">
        <w:rPr>
          <w:rtl w:val="0"/>
        </w:rPr>
      </w:r>
    </w:p>
    <w:p w:rsidR="00000000" w:rsidDel="00000000" w:rsidP="00000000" w:rsidRDefault="00000000" w:rsidRPr="00000000" w14:paraId="000003A7">
      <w:pPr>
        <w:pageBreakBefore w:val="0"/>
        <w:rPr>
          <w:vertAlign w:val="baseline"/>
        </w:rPr>
      </w:pPr>
      <w:r w:rsidDel="00000000" w:rsidR="00000000" w:rsidRPr="00000000">
        <w:rPr>
          <w:rtl w:val="0"/>
        </w:rPr>
      </w:r>
    </w:p>
    <w:p w:rsidR="00000000" w:rsidDel="00000000" w:rsidP="00000000" w:rsidRDefault="00000000" w:rsidRPr="00000000" w14:paraId="000003A8">
      <w:pPr>
        <w:pageBreakBefore w:val="0"/>
        <w:spacing w:line="360" w:lineRule="auto"/>
        <w:jc w:val="both"/>
        <w:rPr>
          <w:vertAlign w:val="baseline"/>
        </w:rPr>
      </w:pPr>
      <w:r w:rsidDel="00000000" w:rsidR="00000000" w:rsidRPr="00000000">
        <w:rPr>
          <w:b w:val="1"/>
          <w:u w:val="single"/>
          <w:vertAlign w:val="baseline"/>
          <w:rtl w:val="0"/>
        </w:rPr>
        <w:t xml:space="preserve">TAKE NOTICE</w:t>
      </w:r>
      <w:r w:rsidDel="00000000" w:rsidR="00000000" w:rsidRPr="00000000">
        <w:rPr>
          <w:b w:val="1"/>
          <w:vertAlign w:val="baseline"/>
          <w:rtl w:val="0"/>
        </w:rPr>
        <w:t xml:space="preserve"> </w:t>
      </w:r>
      <w:r w:rsidDel="00000000" w:rsidR="00000000" w:rsidRPr="00000000">
        <w:rPr>
          <w:vertAlign w:val="baseline"/>
          <w:rtl w:val="0"/>
        </w:rPr>
        <w:t xml:space="preserve">that  this Honourable  Court  will  be  moved  on  the               day of                    2002 at 9.00 o’clock in the forenoon or so soon thereafter so as the Counsel for the Plaintiff may be heard on an application for</w:t>
      </w:r>
      <w:r w:rsidDel="00000000" w:rsidR="00000000" w:rsidRPr="00000000">
        <w:rPr>
          <w:b w:val="1"/>
          <w:vertAlign w:val="baseline"/>
          <w:rtl w:val="0"/>
        </w:rPr>
        <w:t xml:space="preserve"> ORDERS:</w:t>
      </w:r>
      <w:r w:rsidDel="00000000" w:rsidR="00000000" w:rsidRPr="00000000">
        <w:rPr>
          <w:rtl w:val="0"/>
        </w:rPr>
      </w:r>
    </w:p>
    <w:p w:rsidR="00000000" w:rsidDel="00000000" w:rsidP="00000000" w:rsidRDefault="00000000" w:rsidRPr="00000000" w14:paraId="000003A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AA">
      <w:pPr>
        <w:pageBreakBefore w:val="0"/>
        <w:numPr>
          <w:ilvl w:val="0"/>
          <w:numId w:val="52"/>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service of this Application be dispensed with in the first instance in view of its urgency.</w:t>
      </w:r>
    </w:p>
    <w:p w:rsidR="00000000" w:rsidDel="00000000" w:rsidP="00000000" w:rsidRDefault="00000000" w:rsidRPr="00000000" w14:paraId="000003A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AC">
      <w:pPr>
        <w:pageBreakBefore w:val="0"/>
        <w:numPr>
          <w:ilvl w:val="0"/>
          <w:numId w:val="52"/>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this Honourable Court be pleased to stay the execution of the Decree in respect of the judgment entered herein on 5</w:t>
      </w:r>
      <w:r w:rsidDel="00000000" w:rsidR="00000000" w:rsidRPr="00000000">
        <w:rPr>
          <w:vertAlign w:val="superscript"/>
          <w:rtl w:val="0"/>
        </w:rPr>
        <w:t xml:space="preserve">th</w:t>
      </w:r>
      <w:r w:rsidDel="00000000" w:rsidR="00000000" w:rsidRPr="00000000">
        <w:rPr>
          <w:vertAlign w:val="baseline"/>
          <w:rtl w:val="0"/>
        </w:rPr>
        <w:t xml:space="preserve"> February, 2002 and any other order that may be issued pursuant thereto, pending Appeal.</w:t>
      </w:r>
    </w:p>
    <w:p w:rsidR="00000000" w:rsidDel="00000000" w:rsidP="00000000" w:rsidRDefault="00000000" w:rsidRPr="00000000" w14:paraId="000003A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AE">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3AF">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3B0">
      <w:pPr>
        <w:pageBreakBefore w:val="0"/>
        <w:numPr>
          <w:ilvl w:val="0"/>
          <w:numId w:val="52"/>
        </w:numPr>
        <w:spacing w:line="360" w:lineRule="auto"/>
        <w:ind w:left="720" w:hanging="720"/>
        <w:jc w:val="both"/>
        <w:rPr>
          <w:b w:val="0"/>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the costs of this Application be provided for.</w:t>
      </w:r>
      <w:r w:rsidDel="00000000" w:rsidR="00000000" w:rsidRPr="00000000">
        <w:rPr>
          <w:rtl w:val="0"/>
        </w:rPr>
      </w:r>
    </w:p>
    <w:p w:rsidR="00000000" w:rsidDel="00000000" w:rsidP="00000000" w:rsidRDefault="00000000" w:rsidRPr="00000000" w14:paraId="000003B1">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3B2">
      <w:pPr>
        <w:pageBreakBefore w:val="0"/>
        <w:spacing w:line="360" w:lineRule="auto"/>
        <w:jc w:val="both"/>
        <w:rPr>
          <w:vertAlign w:val="baseline"/>
        </w:rPr>
      </w:pPr>
      <w:r w:rsidDel="00000000" w:rsidR="00000000" w:rsidRPr="00000000">
        <w:rPr>
          <w:b w:val="1"/>
          <w:u w:val="single"/>
          <w:vertAlign w:val="baseline"/>
          <w:rtl w:val="0"/>
        </w:rPr>
        <w:t xml:space="preserve">WHICH APPLICATION</w:t>
      </w:r>
      <w:r w:rsidDel="00000000" w:rsidR="00000000" w:rsidRPr="00000000">
        <w:rPr>
          <w:b w:val="1"/>
          <w:vertAlign w:val="baseline"/>
          <w:rtl w:val="0"/>
        </w:rPr>
        <w:t xml:space="preserve"> </w:t>
      </w:r>
      <w:r w:rsidDel="00000000" w:rsidR="00000000" w:rsidRPr="00000000">
        <w:rPr>
          <w:vertAlign w:val="baseline"/>
          <w:rtl w:val="0"/>
        </w:rPr>
        <w:t xml:space="preserve">is based on the following grounds:</w:t>
      </w:r>
    </w:p>
    <w:p w:rsidR="00000000" w:rsidDel="00000000" w:rsidP="00000000" w:rsidRDefault="00000000" w:rsidRPr="00000000" w14:paraId="000003B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4">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the Applicant has an arguable Appeal with a high probability of success.</w:t>
      </w:r>
    </w:p>
    <w:p w:rsidR="00000000" w:rsidDel="00000000" w:rsidP="00000000" w:rsidRDefault="00000000" w:rsidRPr="00000000" w14:paraId="000003B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6">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if the said stay of execution is not granted, the Applicants’ Appeal will be rendered nugatory and the Applicants will suffer irreparable damage.</w:t>
      </w:r>
    </w:p>
    <w:p w:rsidR="00000000" w:rsidDel="00000000" w:rsidP="00000000" w:rsidRDefault="00000000" w:rsidRPr="00000000" w14:paraId="000003B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8">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unless the Application is granted, the Respondent will levy execution against the Applicants in an effort to recover its costs. </w:t>
      </w:r>
    </w:p>
    <w:p w:rsidR="00000000" w:rsidDel="00000000" w:rsidP="00000000" w:rsidRDefault="00000000" w:rsidRPr="00000000" w14:paraId="000003B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A">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the Applicants are ready and willing to deposit such nominal sum as this Honourable Court may order to be so deposited into Court as condition for stay.  </w:t>
      </w:r>
    </w:p>
    <w:p w:rsidR="00000000" w:rsidDel="00000000" w:rsidP="00000000" w:rsidRDefault="00000000" w:rsidRPr="00000000" w14:paraId="000003B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C">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substantial loss will result to the Applicants unless the orders sought are granted.</w:t>
      </w:r>
    </w:p>
    <w:p w:rsidR="00000000" w:rsidDel="00000000" w:rsidP="00000000" w:rsidRDefault="00000000" w:rsidRPr="00000000" w14:paraId="000003B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BE">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this Application has been made without unreasonable delay.</w:t>
      </w:r>
    </w:p>
    <w:p w:rsidR="00000000" w:rsidDel="00000000" w:rsidP="00000000" w:rsidRDefault="00000000" w:rsidRPr="00000000" w14:paraId="000003B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C0">
      <w:pPr>
        <w:pageBreakBefore w:val="0"/>
        <w:numPr>
          <w:ilvl w:val="0"/>
          <w:numId w:val="54"/>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the Application ought to be granted in the interests of  equity and </w:t>
      </w:r>
    </w:p>
    <w:p w:rsidR="00000000" w:rsidDel="00000000" w:rsidP="00000000" w:rsidRDefault="00000000" w:rsidRPr="00000000" w14:paraId="000003C1">
      <w:pPr>
        <w:pageBreakBefore w:val="0"/>
        <w:spacing w:line="360" w:lineRule="auto"/>
        <w:ind w:firstLine="720"/>
        <w:jc w:val="both"/>
        <w:rPr>
          <w:vertAlign w:val="baseline"/>
        </w:rPr>
      </w:pPr>
      <w:r w:rsidDel="00000000" w:rsidR="00000000" w:rsidRPr="00000000">
        <w:rPr>
          <w:vertAlign w:val="baseline"/>
          <w:rtl w:val="0"/>
        </w:rPr>
        <w:t xml:space="preserve">justice.   </w:t>
      </w:r>
    </w:p>
    <w:p w:rsidR="00000000" w:rsidDel="00000000" w:rsidP="00000000" w:rsidRDefault="00000000" w:rsidRPr="00000000" w14:paraId="000003C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3C3">
      <w:pPr>
        <w:pageBreakBefore w:val="0"/>
        <w:spacing w:line="360" w:lineRule="auto"/>
        <w:jc w:val="both"/>
        <w:rPr>
          <w:vertAlign w:val="baseline"/>
        </w:rPr>
      </w:pPr>
      <w:r w:rsidDel="00000000" w:rsidR="00000000" w:rsidRPr="00000000">
        <w:rPr>
          <w:b w:val="1"/>
          <w:u w:val="single"/>
          <w:vertAlign w:val="baseline"/>
          <w:rtl w:val="0"/>
        </w:rPr>
        <w:t xml:space="preserve">WHICH APPLICATION</w:t>
      </w:r>
      <w:r w:rsidDel="00000000" w:rsidR="00000000" w:rsidRPr="00000000">
        <w:rPr>
          <w:vertAlign w:val="baseline"/>
          <w:rtl w:val="0"/>
        </w:rPr>
        <w:t xml:space="preserve"> is supported by the annexed Affidavits of</w:t>
      </w:r>
      <w:r w:rsidDel="00000000" w:rsidR="00000000" w:rsidRPr="00000000">
        <w:rPr>
          <w:b w:val="1"/>
          <w:vertAlign w:val="baseline"/>
          <w:rtl w:val="0"/>
        </w:rPr>
        <w:t xml:space="preserve"> </w:t>
      </w:r>
      <w:r w:rsidDel="00000000" w:rsidR="00000000" w:rsidRPr="00000000">
        <w:rPr>
          <w:b w:val="1"/>
          <w:u w:val="single"/>
          <w:vertAlign w:val="baseline"/>
          <w:rtl w:val="0"/>
        </w:rPr>
        <w:t xml:space="preserve">UUUUUU,</w:t>
      </w:r>
      <w:r w:rsidDel="00000000" w:rsidR="00000000" w:rsidRPr="00000000">
        <w:rPr>
          <w:b w:val="1"/>
          <w:vertAlign w:val="baseline"/>
          <w:rtl w:val="0"/>
        </w:rPr>
        <w:tab/>
      </w:r>
      <w:r w:rsidDel="00000000" w:rsidR="00000000" w:rsidRPr="00000000">
        <w:rPr>
          <w:b w:val="1"/>
          <w:u w:val="single"/>
          <w:vertAlign w:val="baseline"/>
          <w:rtl w:val="0"/>
        </w:rPr>
        <w:t xml:space="preserve">DDDDDD</w:t>
      </w:r>
      <w:r w:rsidDel="00000000" w:rsidR="00000000" w:rsidRPr="00000000">
        <w:rPr>
          <w:b w:val="1"/>
          <w:vertAlign w:val="baseline"/>
          <w:rtl w:val="0"/>
        </w:rPr>
        <w:t xml:space="preserve"> </w:t>
      </w:r>
      <w:r w:rsidDel="00000000" w:rsidR="00000000" w:rsidRPr="00000000">
        <w:rPr>
          <w:vertAlign w:val="baseline"/>
          <w:rtl w:val="0"/>
        </w:rPr>
        <w:t xml:space="preserve">and </w:t>
      </w:r>
      <w:r w:rsidDel="00000000" w:rsidR="00000000" w:rsidRPr="00000000">
        <w:rPr>
          <w:b w:val="1"/>
          <w:u w:val="single"/>
          <w:vertAlign w:val="baseline"/>
          <w:rtl w:val="0"/>
        </w:rPr>
        <w:t xml:space="preserve"> </w:t>
      </w:r>
      <w:r w:rsidDel="00000000" w:rsidR="00000000" w:rsidRPr="00000000">
        <w:rPr>
          <w:vertAlign w:val="baseline"/>
          <w:rtl w:val="0"/>
        </w:rPr>
        <w:t xml:space="preserve">and further on such other arguments, reasons and grounds that may be adduced at the hearing hereof.</w:t>
      </w:r>
    </w:p>
    <w:p w:rsidR="00000000" w:rsidDel="00000000" w:rsidP="00000000" w:rsidRDefault="00000000" w:rsidRPr="00000000" w14:paraId="000003C4">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3C5">
      <w:pPr>
        <w:pageBreakBefore w:val="0"/>
        <w:spacing w:line="360" w:lineRule="auto"/>
        <w:rPr>
          <w:b w:val="0"/>
          <w:vertAlign w:val="baseline"/>
        </w:rPr>
      </w:pPr>
      <w:r w:rsidDel="00000000" w:rsidR="00000000" w:rsidRPr="00000000">
        <w:rPr>
          <w:b w:val="1"/>
          <w:u w:val="single"/>
          <w:vertAlign w:val="baseline"/>
          <w:rtl w:val="0"/>
        </w:rPr>
        <w:t xml:space="preserve">DATED</w:t>
      </w:r>
      <w:r w:rsidDel="00000000" w:rsidR="00000000" w:rsidRPr="00000000">
        <w:rPr>
          <w:vertAlign w:val="baseline"/>
          <w:rtl w:val="0"/>
        </w:rPr>
        <w:t xml:space="preserve"> at Nairobi this                day of                                       2002.</w:t>
      </w:r>
      <w:r w:rsidDel="00000000" w:rsidR="00000000" w:rsidRPr="00000000">
        <w:rPr>
          <w:rtl w:val="0"/>
        </w:rPr>
      </w:r>
    </w:p>
    <w:p w:rsidR="00000000" w:rsidDel="00000000" w:rsidP="00000000" w:rsidRDefault="00000000" w:rsidRPr="00000000" w14:paraId="000003C6">
      <w:pPr>
        <w:pageBreakBefore w:val="0"/>
        <w:rPr>
          <w:b w:val="0"/>
          <w:vertAlign w:val="baseline"/>
        </w:rPr>
      </w:pPr>
      <w:r w:rsidDel="00000000" w:rsidR="00000000" w:rsidRPr="00000000">
        <w:rPr>
          <w:rtl w:val="0"/>
        </w:rPr>
      </w:r>
    </w:p>
    <w:p w:rsidR="00000000" w:rsidDel="00000000" w:rsidP="00000000" w:rsidRDefault="00000000" w:rsidRPr="00000000" w14:paraId="000003C7">
      <w:pPr>
        <w:pageBreakBefore w:val="0"/>
        <w:rPr>
          <w:b w:val="0"/>
          <w:vertAlign w:val="baseline"/>
        </w:rPr>
      </w:pPr>
      <w:r w:rsidDel="00000000" w:rsidR="00000000" w:rsidRPr="00000000">
        <w:rPr>
          <w:rtl w:val="0"/>
        </w:rPr>
      </w:r>
    </w:p>
    <w:p w:rsidR="00000000" w:rsidDel="00000000" w:rsidP="00000000" w:rsidRDefault="00000000" w:rsidRPr="00000000" w14:paraId="000003C8">
      <w:pPr>
        <w:pageBreakBefore w:val="0"/>
        <w:rPr>
          <w:b w:val="0"/>
          <w:vertAlign w:val="baseline"/>
        </w:rPr>
      </w:pPr>
      <w:r w:rsidDel="00000000" w:rsidR="00000000" w:rsidRPr="00000000">
        <w:rPr>
          <w:rtl w:val="0"/>
        </w:rPr>
      </w:r>
    </w:p>
    <w:p w:rsidR="00000000" w:rsidDel="00000000" w:rsidP="00000000" w:rsidRDefault="00000000" w:rsidRPr="00000000" w14:paraId="000003C9">
      <w:pPr>
        <w:pStyle w:val="Heading5"/>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i w:val="1"/>
          <w:vertAlign w:val="baseline"/>
          <w:rtl w:val="0"/>
        </w:rPr>
        <w:t xml:space="preserve">XXX &amp; COMPANY</w:t>
      </w:r>
      <w:r w:rsidDel="00000000" w:rsidR="00000000" w:rsidRPr="00000000">
        <w:rPr>
          <w:rtl w:val="0"/>
        </w:rPr>
      </w:r>
    </w:p>
    <w:p w:rsidR="00000000" w:rsidDel="00000000" w:rsidP="00000000" w:rsidRDefault="00000000" w:rsidRPr="00000000" w14:paraId="000003CA">
      <w:pPr>
        <w:pStyle w:val="Heading4"/>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i w:val="1"/>
          <w:vertAlign w:val="baseline"/>
          <w:rtl w:val="0"/>
        </w:rPr>
        <w:t xml:space="preserve">ADVOCATES FOR THE PLAINTIFFS</w:t>
      </w:r>
      <w:r w:rsidDel="00000000" w:rsidR="00000000" w:rsidRPr="00000000">
        <w:rPr>
          <w:rtl w:val="0"/>
        </w:rPr>
      </w:r>
    </w:p>
    <w:p w:rsidR="00000000" w:rsidDel="00000000" w:rsidP="00000000" w:rsidRDefault="00000000" w:rsidRPr="00000000" w14:paraId="000003CB">
      <w:pPr>
        <w:pageBreakBefore w:val="0"/>
        <w:rPr>
          <w:b w:val="0"/>
          <w:vertAlign w:val="baseline"/>
        </w:rPr>
      </w:pPr>
      <w:r w:rsidDel="00000000" w:rsidR="00000000" w:rsidRPr="00000000">
        <w:rPr>
          <w:rtl w:val="0"/>
        </w:rPr>
      </w:r>
    </w:p>
    <w:p w:rsidR="00000000" w:rsidDel="00000000" w:rsidP="00000000" w:rsidRDefault="00000000" w:rsidRPr="00000000" w14:paraId="000003CC">
      <w:pPr>
        <w:pageBreakBefore w:val="0"/>
        <w:rPr>
          <w:b w:val="0"/>
          <w:vertAlign w:val="baseline"/>
        </w:rPr>
      </w:pPr>
      <w:r w:rsidDel="00000000" w:rsidR="00000000" w:rsidRPr="00000000">
        <w:rPr>
          <w:rtl w:val="0"/>
        </w:rPr>
      </w:r>
    </w:p>
    <w:p w:rsidR="00000000" w:rsidDel="00000000" w:rsidP="00000000" w:rsidRDefault="00000000" w:rsidRPr="00000000" w14:paraId="000003CD">
      <w:pPr>
        <w:pageBreakBefore w:val="0"/>
        <w:rPr>
          <w:b w:val="0"/>
          <w:u w:val="single"/>
          <w:vertAlign w:val="baseline"/>
        </w:rPr>
      </w:pPr>
      <w:r w:rsidDel="00000000" w:rsidR="00000000" w:rsidRPr="00000000">
        <w:rPr>
          <w:rtl w:val="0"/>
        </w:rPr>
      </w:r>
    </w:p>
    <w:p w:rsidR="00000000" w:rsidDel="00000000" w:rsidP="00000000" w:rsidRDefault="00000000" w:rsidRPr="00000000" w14:paraId="000003CE">
      <w:pPr>
        <w:pageBreakBefore w:val="0"/>
        <w:rPr>
          <w:b w:val="0"/>
          <w:sz w:val="24"/>
          <w:szCs w:val="24"/>
          <w:u w:val="single"/>
          <w:vertAlign w:val="baseline"/>
        </w:rPr>
      </w:pPr>
      <w:r w:rsidDel="00000000" w:rsidR="00000000" w:rsidRPr="00000000">
        <w:rPr>
          <w:b w:val="1"/>
          <w:sz w:val="24"/>
          <w:szCs w:val="24"/>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3CF">
      <w:pPr>
        <w:pageBreakBefore w:val="0"/>
        <w:rPr>
          <w:sz w:val="24"/>
          <w:szCs w:val="24"/>
          <w:vertAlign w:val="baseline"/>
        </w:rPr>
      </w:pPr>
      <w:r w:rsidDel="00000000" w:rsidR="00000000" w:rsidRPr="00000000">
        <w:rPr>
          <w:rtl w:val="0"/>
        </w:rPr>
      </w:r>
    </w:p>
    <w:p w:rsidR="00000000" w:rsidDel="00000000" w:rsidP="00000000" w:rsidRDefault="00000000" w:rsidRPr="00000000" w14:paraId="000003D0">
      <w:pPr>
        <w:pageBreakBefore w:val="0"/>
        <w:rPr>
          <w:sz w:val="24"/>
          <w:szCs w:val="24"/>
          <w:vertAlign w:val="baseline"/>
        </w:rPr>
      </w:pPr>
      <w:r w:rsidDel="00000000" w:rsidR="00000000" w:rsidRPr="00000000">
        <w:rPr>
          <w:sz w:val="24"/>
          <w:szCs w:val="24"/>
          <w:vertAlign w:val="baseline"/>
          <w:rtl w:val="0"/>
        </w:rPr>
        <w:t xml:space="preserve">XXX &amp; Company</w:t>
      </w:r>
    </w:p>
    <w:p w:rsidR="00000000" w:rsidDel="00000000" w:rsidP="00000000" w:rsidRDefault="00000000" w:rsidRPr="00000000" w14:paraId="000003D1">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3D2">
      <w:pPr>
        <w:pageBreakBefore w:val="0"/>
        <w:rPr>
          <w:sz w:val="24"/>
          <w:szCs w:val="24"/>
          <w:vertAlign w:val="baseline"/>
        </w:rPr>
      </w:pPr>
      <w:r w:rsidDel="00000000" w:rsidR="00000000" w:rsidRPr="00000000">
        <w:rPr>
          <w:sz w:val="24"/>
          <w:szCs w:val="24"/>
          <w:vertAlign w:val="baseline"/>
          <w:rtl w:val="0"/>
        </w:rPr>
        <w:t xml:space="preserve">Fffffff,</w:t>
      </w:r>
    </w:p>
    <w:p w:rsidR="00000000" w:rsidDel="00000000" w:rsidP="00000000" w:rsidRDefault="00000000" w:rsidRPr="00000000" w14:paraId="000003D3">
      <w:pPr>
        <w:pageBreakBefore w:val="0"/>
        <w:rPr>
          <w:sz w:val="24"/>
          <w:szCs w:val="24"/>
          <w:vertAlign w:val="baseline"/>
        </w:rPr>
      </w:pPr>
      <w:r w:rsidDel="00000000" w:rsidR="00000000" w:rsidRPr="00000000">
        <w:rPr>
          <w:sz w:val="24"/>
          <w:szCs w:val="24"/>
          <w:vertAlign w:val="baseline"/>
          <w:rtl w:val="0"/>
        </w:rPr>
        <w:t xml:space="preserve">Arboretum ,</w:t>
      </w:r>
    </w:p>
    <w:p w:rsidR="00000000" w:rsidDel="00000000" w:rsidP="00000000" w:rsidRDefault="00000000" w:rsidRPr="00000000" w14:paraId="000003D4">
      <w:pPr>
        <w:pageBreakBefore w:val="0"/>
        <w:rPr>
          <w:sz w:val="24"/>
          <w:szCs w:val="24"/>
          <w:vertAlign w:val="baseline"/>
        </w:rPr>
      </w:pPr>
      <w:r w:rsidDel="00000000" w:rsidR="00000000" w:rsidRPr="00000000">
        <w:rPr>
          <w:sz w:val="24"/>
          <w:szCs w:val="24"/>
          <w:vertAlign w:val="baseline"/>
          <w:rtl w:val="0"/>
        </w:rPr>
        <w:t xml:space="preserve">P. O. Box XXXXX,</w:t>
      </w:r>
    </w:p>
    <w:p w:rsidR="00000000" w:rsidDel="00000000" w:rsidP="00000000" w:rsidRDefault="00000000" w:rsidRPr="00000000" w14:paraId="000003D5">
      <w:pPr>
        <w:pageBreakBefore w:val="0"/>
        <w:rPr>
          <w:b w:val="0"/>
          <w:sz w:val="24"/>
          <w:szCs w:val="24"/>
          <w:u w:val="single"/>
          <w:vertAlign w:val="baseline"/>
        </w:rPr>
      </w:pPr>
      <w:r w:rsidDel="00000000" w:rsidR="00000000" w:rsidRPr="00000000">
        <w:rPr>
          <w:b w:val="1"/>
          <w:sz w:val="24"/>
          <w:szCs w:val="24"/>
          <w:u w:val="single"/>
          <w:vertAlign w:val="baseline"/>
          <w:rtl w:val="0"/>
        </w:rPr>
        <w:t xml:space="preserve">00100 NAIROBI.</w:t>
      </w:r>
      <w:r w:rsidDel="00000000" w:rsidR="00000000" w:rsidRPr="00000000">
        <w:rPr>
          <w:rtl w:val="0"/>
        </w:rPr>
      </w:r>
    </w:p>
    <w:p w:rsidR="00000000" w:rsidDel="00000000" w:rsidP="00000000" w:rsidRDefault="00000000" w:rsidRPr="00000000" w14:paraId="000003D6">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3D7">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3D8">
      <w:pPr>
        <w:pageBreakBefore w:val="0"/>
        <w:rPr>
          <w:b w:val="0"/>
          <w:sz w:val="24"/>
          <w:szCs w:val="24"/>
          <w:u w:val="single"/>
          <w:vertAlign w:val="baseline"/>
        </w:rPr>
      </w:pPr>
      <w:r w:rsidDel="00000000" w:rsidR="00000000" w:rsidRPr="00000000">
        <w:rPr>
          <w:b w:val="1"/>
          <w:sz w:val="24"/>
          <w:szCs w:val="24"/>
          <w:u w:val="single"/>
          <w:vertAlign w:val="baseline"/>
          <w:rtl w:val="0"/>
        </w:rPr>
        <w:t xml:space="preserve">TO BE SERVED UPON:</w:t>
      </w:r>
      <w:r w:rsidDel="00000000" w:rsidR="00000000" w:rsidRPr="00000000">
        <w:rPr>
          <w:rtl w:val="0"/>
        </w:rPr>
      </w:r>
    </w:p>
    <w:p w:rsidR="00000000" w:rsidDel="00000000" w:rsidP="00000000" w:rsidRDefault="00000000" w:rsidRPr="00000000" w14:paraId="000003D9">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3DA">
      <w:pPr>
        <w:pageBreakBefore w:val="0"/>
        <w:rPr>
          <w:sz w:val="24"/>
          <w:szCs w:val="24"/>
          <w:vertAlign w:val="baseline"/>
        </w:rPr>
      </w:pPr>
      <w:r w:rsidDel="00000000" w:rsidR="00000000" w:rsidRPr="00000000">
        <w:rPr>
          <w:sz w:val="24"/>
          <w:szCs w:val="24"/>
          <w:vertAlign w:val="baseline"/>
          <w:rtl w:val="0"/>
        </w:rPr>
        <w:t xml:space="preserve">Muriu Mungai  &amp; Company</w:t>
      </w:r>
    </w:p>
    <w:p w:rsidR="00000000" w:rsidDel="00000000" w:rsidP="00000000" w:rsidRDefault="00000000" w:rsidRPr="00000000" w14:paraId="000003DB">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3DC">
      <w:pPr>
        <w:pageBreakBefore w:val="0"/>
        <w:rPr>
          <w:sz w:val="24"/>
          <w:szCs w:val="24"/>
          <w:vertAlign w:val="baseline"/>
        </w:rPr>
      </w:pPr>
      <w:r w:rsidDel="00000000" w:rsidR="00000000" w:rsidRPr="00000000">
        <w:rPr>
          <w:sz w:val="24"/>
          <w:szCs w:val="24"/>
          <w:vertAlign w:val="baseline"/>
          <w:rtl w:val="0"/>
        </w:rPr>
        <w:t xml:space="preserve">View Park Towers, 19</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w:t>
      </w:r>
    </w:p>
    <w:p w:rsidR="00000000" w:rsidDel="00000000" w:rsidP="00000000" w:rsidRDefault="00000000" w:rsidRPr="00000000" w14:paraId="000003DD">
      <w:pPr>
        <w:pageBreakBefore w:val="0"/>
        <w:rPr>
          <w:sz w:val="24"/>
          <w:szCs w:val="24"/>
          <w:vertAlign w:val="baseline"/>
        </w:rPr>
      </w:pPr>
      <w:r w:rsidDel="00000000" w:rsidR="00000000" w:rsidRPr="00000000">
        <w:rPr>
          <w:sz w:val="24"/>
          <w:szCs w:val="24"/>
          <w:vertAlign w:val="baseline"/>
          <w:rtl w:val="0"/>
        </w:rPr>
        <w:t xml:space="preserve">Monrovia Street</w:t>
      </w:r>
    </w:p>
    <w:p w:rsidR="00000000" w:rsidDel="00000000" w:rsidP="00000000" w:rsidRDefault="00000000" w:rsidRPr="00000000" w14:paraId="000003DE">
      <w:pPr>
        <w:pageBreakBefore w:val="0"/>
        <w:rPr>
          <w:sz w:val="24"/>
          <w:szCs w:val="24"/>
          <w:vertAlign w:val="baseline"/>
        </w:rPr>
      </w:pPr>
      <w:r w:rsidDel="00000000" w:rsidR="00000000" w:rsidRPr="00000000">
        <w:rPr>
          <w:sz w:val="24"/>
          <w:szCs w:val="24"/>
          <w:vertAlign w:val="baseline"/>
          <w:rtl w:val="0"/>
        </w:rPr>
        <w:t xml:space="preserve">P. O. Box ,</w:t>
      </w:r>
    </w:p>
    <w:p w:rsidR="00000000" w:rsidDel="00000000" w:rsidP="00000000" w:rsidRDefault="00000000" w:rsidRPr="00000000" w14:paraId="000003DF">
      <w:pPr>
        <w:pageBreakBefore w:val="0"/>
        <w:rPr>
          <w:sz w:val="24"/>
          <w:szCs w:val="24"/>
          <w:vertAlign w:val="baseline"/>
        </w:rPr>
      </w:pPr>
      <w:r w:rsidDel="00000000" w:rsidR="00000000" w:rsidRPr="00000000">
        <w:rPr>
          <w:b w:val="1"/>
          <w:sz w:val="24"/>
          <w:szCs w:val="24"/>
          <w:u w:val="single"/>
          <w:vertAlign w:val="baseline"/>
          <w:rtl w:val="0"/>
        </w:rPr>
        <w:t xml:space="preserve">NAIROBI.</w:t>
      </w:r>
      <w:r w:rsidDel="00000000" w:rsidR="00000000" w:rsidRPr="00000000">
        <w:rPr>
          <w:sz w:val="24"/>
          <w:szCs w:val="24"/>
          <w:vertAlign w:val="baseline"/>
          <w:rtl w:val="0"/>
        </w:rPr>
        <w:tab/>
        <w:tab/>
        <w:tab/>
        <w:tab/>
      </w:r>
    </w:p>
    <w:p w:rsidR="00000000" w:rsidDel="00000000" w:rsidP="00000000" w:rsidRDefault="00000000" w:rsidRPr="00000000" w14:paraId="000003E0">
      <w:pPr>
        <w:pageBreakBefore w:val="0"/>
        <w:rPr>
          <w:sz w:val="24"/>
          <w:szCs w:val="24"/>
          <w:vertAlign w:val="baseline"/>
        </w:rPr>
      </w:pPr>
      <w:r w:rsidDel="00000000" w:rsidR="00000000" w:rsidRPr="00000000">
        <w:rPr>
          <w:rtl w:val="0"/>
        </w:rPr>
      </w:r>
    </w:p>
    <w:p w:rsidR="00000000" w:rsidDel="00000000" w:rsidP="00000000" w:rsidRDefault="00000000" w:rsidRPr="00000000" w14:paraId="000003E1">
      <w:pPr>
        <w:pageBreakBefore w:val="0"/>
        <w:rPr>
          <w:sz w:val="24"/>
          <w:szCs w:val="24"/>
          <w:vertAlign w:val="baseline"/>
        </w:rPr>
      </w:pPr>
      <w:r w:rsidDel="00000000" w:rsidR="00000000" w:rsidRPr="00000000">
        <w:rPr>
          <w:sz w:val="24"/>
          <w:szCs w:val="24"/>
          <w:vertAlign w:val="baseline"/>
          <w:rtl w:val="0"/>
        </w:rPr>
        <w:t xml:space="preserve">Muira  &amp; Company</w:t>
      </w:r>
    </w:p>
    <w:p w:rsidR="00000000" w:rsidDel="00000000" w:rsidP="00000000" w:rsidRDefault="00000000" w:rsidRPr="00000000" w14:paraId="000003E2">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3E3">
      <w:pPr>
        <w:pageBreakBefore w:val="0"/>
        <w:rPr>
          <w:sz w:val="24"/>
          <w:szCs w:val="24"/>
          <w:vertAlign w:val="baseline"/>
        </w:rPr>
      </w:pPr>
      <w:r w:rsidDel="00000000" w:rsidR="00000000" w:rsidRPr="00000000">
        <w:rPr>
          <w:sz w:val="24"/>
          <w:szCs w:val="24"/>
          <w:vertAlign w:val="baseline"/>
          <w:rtl w:val="0"/>
        </w:rPr>
        <w:t xml:space="preserve"> House,</w:t>
      </w:r>
    </w:p>
    <w:p w:rsidR="00000000" w:rsidDel="00000000" w:rsidP="00000000" w:rsidRDefault="00000000" w:rsidRPr="00000000" w14:paraId="000003E4">
      <w:pPr>
        <w:pageBreakBefore w:val="0"/>
        <w:rPr>
          <w:sz w:val="24"/>
          <w:szCs w:val="24"/>
          <w:vertAlign w:val="baseline"/>
        </w:rPr>
      </w:pPr>
      <w:r w:rsidDel="00000000" w:rsidR="00000000" w:rsidRPr="00000000">
        <w:rPr>
          <w:sz w:val="24"/>
          <w:szCs w:val="24"/>
          <w:vertAlign w:val="baseline"/>
          <w:rtl w:val="0"/>
        </w:rPr>
        <w:t xml:space="preserve">4</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w:t>
      </w:r>
    </w:p>
    <w:p w:rsidR="00000000" w:rsidDel="00000000" w:rsidP="00000000" w:rsidRDefault="00000000" w:rsidRPr="00000000" w14:paraId="000003E5">
      <w:pPr>
        <w:pageBreakBefore w:val="0"/>
        <w:rPr>
          <w:sz w:val="24"/>
          <w:szCs w:val="24"/>
          <w:vertAlign w:val="baseline"/>
        </w:rPr>
      </w:pPr>
      <w:r w:rsidDel="00000000" w:rsidR="00000000" w:rsidRPr="00000000">
        <w:rPr>
          <w:sz w:val="24"/>
          <w:szCs w:val="24"/>
          <w:vertAlign w:val="baseline"/>
          <w:rtl w:val="0"/>
        </w:rPr>
        <w:t xml:space="preserve">Haile Selassie Avenue,</w:t>
      </w:r>
    </w:p>
    <w:p w:rsidR="00000000" w:rsidDel="00000000" w:rsidP="00000000" w:rsidRDefault="00000000" w:rsidRPr="00000000" w14:paraId="000003E6">
      <w:pPr>
        <w:pageBreakBefore w:val="0"/>
        <w:rPr>
          <w:sz w:val="24"/>
          <w:szCs w:val="24"/>
          <w:vertAlign w:val="baseline"/>
        </w:rPr>
      </w:pPr>
      <w:r w:rsidDel="00000000" w:rsidR="00000000" w:rsidRPr="00000000">
        <w:rPr>
          <w:sz w:val="24"/>
          <w:szCs w:val="24"/>
          <w:vertAlign w:val="baseline"/>
          <w:rtl w:val="0"/>
        </w:rPr>
        <w:t xml:space="preserve">P. O. Box ,</w:t>
      </w:r>
    </w:p>
    <w:p w:rsidR="00000000" w:rsidDel="00000000" w:rsidP="00000000" w:rsidRDefault="00000000" w:rsidRPr="00000000" w14:paraId="000003E7">
      <w:pPr>
        <w:pageBreakBefore w:val="0"/>
        <w:rPr>
          <w:sz w:val="24"/>
          <w:szCs w:val="24"/>
          <w:vertAlign w:val="baseline"/>
        </w:rPr>
      </w:pPr>
      <w:r w:rsidDel="00000000" w:rsidR="00000000" w:rsidRPr="00000000">
        <w:rPr>
          <w:b w:val="1"/>
          <w:sz w:val="24"/>
          <w:szCs w:val="24"/>
          <w:u w:val="single"/>
          <w:vertAlign w:val="baseline"/>
          <w:rtl w:val="0"/>
        </w:rPr>
        <w:t xml:space="preserve">NAIROBI.</w:t>
      </w:r>
      <w:r w:rsidDel="00000000" w:rsidR="00000000" w:rsidRPr="00000000">
        <w:rPr>
          <w:sz w:val="24"/>
          <w:szCs w:val="24"/>
          <w:vertAlign w:val="baseline"/>
          <w:rtl w:val="0"/>
        </w:rPr>
        <w:tab/>
        <w:tab/>
        <w:tab/>
        <w:tab/>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1096" w:hanging="360"/>
        <w:jc w:val="left"/>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Note</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w:t>
        <w:tab/>
        <w:t xml:space="preserve">“If any party served does not appear at the time and place above mentioned, such orders will be made and proceedings taken as the Court may think just and expedient.”</w:t>
      </w:r>
      <w:r w:rsidDel="00000000" w:rsidR="00000000" w:rsidRPr="00000000">
        <w:rPr>
          <w:rtl w:val="0"/>
        </w:rPr>
      </w:r>
    </w:p>
    <w:p w:rsidR="00000000" w:rsidDel="00000000" w:rsidP="00000000" w:rsidRDefault="00000000" w:rsidRPr="00000000" w14:paraId="000003E9">
      <w:pPr>
        <w:pageBreakBefore w:val="0"/>
        <w:rPr>
          <w:b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2880" w:right="0" w:firstLine="720"/>
        <w:jc w:val="left"/>
        <w:rPr>
          <w:rFonts w:ascii="Sorts Mill Goudy" w:cs="Sorts Mill Goudy" w:eastAsia="Sorts Mill Goudy" w:hAnsi="Sorts Mill Goudy"/>
          <w:b w:val="0"/>
          <w:i w:val="0"/>
          <w:smallCaps w:val="0"/>
          <w:strike w:val="0"/>
          <w:color w:val="40404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404040"/>
          <w:sz w:val="26"/>
          <w:szCs w:val="26"/>
          <w:u w:val="singl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3EB">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3EC">
      <w:pPr>
        <w:pStyle w:val="Heading2"/>
        <w:pageBreakBefore w:val="0"/>
        <w:ind w:left="2160" w:firstLine="720"/>
        <w:rPr>
          <w:rFonts w:ascii="Sorts Mill Goudy" w:cs="Sorts Mill Goudy" w:eastAsia="Sorts Mill Goudy" w:hAnsi="Sorts Mill Goudy"/>
          <w:u w:val="single"/>
          <w:vertAlign w:val="baseline"/>
        </w:rPr>
      </w:pPr>
      <w:r w:rsidDel="00000000" w:rsidR="00000000" w:rsidRPr="00000000">
        <w:rPr>
          <w:rFonts w:ascii="Sorts Mill Goudy" w:cs="Sorts Mill Goudy" w:eastAsia="Sorts Mill Goudy" w:hAnsi="Sorts Mill Goudy"/>
          <w:b w:val="1"/>
          <w:u w:val="single"/>
          <w:vertAlign w:val="baseline"/>
          <w:rtl w:val="0"/>
        </w:rPr>
        <w:t xml:space="preserve">IN THE HIGH COURT AT NAIROBI</w:t>
      </w:r>
      <w:r w:rsidDel="00000000" w:rsidR="00000000" w:rsidRPr="00000000">
        <w:rPr>
          <w:rtl w:val="0"/>
        </w:rPr>
      </w:r>
    </w:p>
    <w:p w:rsidR="00000000" w:rsidDel="00000000" w:rsidP="00000000" w:rsidRDefault="00000000" w:rsidRPr="00000000" w14:paraId="000003E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3EE">
      <w:pPr>
        <w:pageBreakBefore w:val="0"/>
        <w:jc w:val="center"/>
        <w:rPr>
          <w:b w:val="0"/>
          <w:vertAlign w:val="baseline"/>
        </w:rPr>
      </w:pPr>
      <w:r w:rsidDel="00000000" w:rsidR="00000000" w:rsidRPr="00000000">
        <w:rPr>
          <w:b w:val="1"/>
          <w:u w:val="single"/>
          <w:vertAlign w:val="baseline"/>
          <w:rtl w:val="0"/>
        </w:rPr>
        <w:t xml:space="preserve">CIVIL CASE  NO. XXX OF 1998</w:t>
      </w:r>
      <w:r w:rsidDel="00000000" w:rsidR="00000000" w:rsidRPr="00000000">
        <w:rPr>
          <w:rtl w:val="0"/>
        </w:rPr>
      </w:r>
    </w:p>
    <w:p w:rsidR="00000000" w:rsidDel="00000000" w:rsidP="00000000" w:rsidRDefault="00000000" w:rsidRPr="00000000" w14:paraId="000003EF">
      <w:pPr>
        <w:pageBreakBefore w:val="0"/>
        <w:rPr>
          <w:b w:val="0"/>
          <w:vertAlign w:val="baseline"/>
        </w:rPr>
      </w:pPr>
      <w:r w:rsidDel="00000000" w:rsidR="00000000" w:rsidRPr="00000000">
        <w:rPr>
          <w:rtl w:val="0"/>
        </w:rPr>
      </w:r>
    </w:p>
    <w:p w:rsidR="00000000" w:rsidDel="00000000" w:rsidP="00000000" w:rsidRDefault="00000000" w:rsidRPr="00000000" w14:paraId="000003F0">
      <w:pPr>
        <w:pageBreakBefore w:val="0"/>
        <w:jc w:val="center"/>
        <w:rPr>
          <w:b w:val="0"/>
          <w:vertAlign w:val="baseline"/>
        </w:rPr>
      </w:pPr>
      <w:r w:rsidDel="00000000" w:rsidR="00000000" w:rsidRPr="00000000">
        <w:rPr>
          <w:rtl w:val="0"/>
        </w:rPr>
      </w:r>
    </w:p>
    <w:p w:rsidR="00000000" w:rsidDel="00000000" w:rsidP="00000000" w:rsidRDefault="00000000" w:rsidRPr="00000000" w14:paraId="000003F1">
      <w:pPr>
        <w:pageBreakBefore w:val="0"/>
        <w:rPr>
          <w:vertAlign w:val="baseline"/>
        </w:rPr>
      </w:pPr>
      <w:r w:rsidDel="00000000" w:rsidR="00000000" w:rsidRPr="00000000">
        <w:rPr>
          <w:vertAlign w:val="baseline"/>
          <w:rtl w:val="0"/>
        </w:rPr>
        <w:t xml:space="preserve">UUUUUU</w:t>
      </w:r>
    </w:p>
    <w:p w:rsidR="00000000" w:rsidDel="00000000" w:rsidP="00000000" w:rsidRDefault="00000000" w:rsidRPr="00000000" w14:paraId="000003F2">
      <w:pPr>
        <w:pageBreakBefore w:val="0"/>
        <w:rPr>
          <w:vertAlign w:val="baseline"/>
        </w:rPr>
      </w:pPr>
      <w:r w:rsidDel="00000000" w:rsidR="00000000" w:rsidRPr="00000000">
        <w:rPr>
          <w:vertAlign w:val="baseline"/>
          <w:rtl w:val="0"/>
        </w:rPr>
        <w:t xml:space="preserve">DDDDDD........................................................................PLAINTIFFS</w:t>
      </w:r>
    </w:p>
    <w:p w:rsidR="00000000" w:rsidDel="00000000" w:rsidP="00000000" w:rsidRDefault="00000000" w:rsidRPr="00000000" w14:paraId="000003F3">
      <w:pPr>
        <w:pageBreakBefore w:val="0"/>
        <w:rPr>
          <w:vertAlign w:val="baseline"/>
        </w:rPr>
      </w:pPr>
      <w:r w:rsidDel="00000000" w:rsidR="00000000" w:rsidRPr="00000000">
        <w:rPr>
          <w:rtl w:val="0"/>
        </w:rPr>
      </w:r>
    </w:p>
    <w:p w:rsidR="00000000" w:rsidDel="00000000" w:rsidP="00000000" w:rsidRDefault="00000000" w:rsidRPr="00000000" w14:paraId="000003F4">
      <w:pPr>
        <w:pStyle w:val="Heading1"/>
        <w:pageBreakBefore w:val="0"/>
        <w:rPr>
          <w:rFonts w:ascii="Sorts Mill Goudy" w:cs="Sorts Mill Goudy" w:eastAsia="Sorts Mill Goudy" w:hAnsi="Sorts Mill Goudy"/>
          <w:b w:val="0"/>
          <w:sz w:val="26"/>
          <w:szCs w:val="26"/>
          <w:u w:val="none"/>
          <w:vertAlign w:val="baseline"/>
        </w:rPr>
      </w:pPr>
      <w:r w:rsidDel="00000000" w:rsidR="00000000" w:rsidRPr="00000000">
        <w:rPr>
          <w:rFonts w:ascii="Sorts Mill Goudy" w:cs="Sorts Mill Goudy" w:eastAsia="Sorts Mill Goudy" w:hAnsi="Sorts Mill Goudy"/>
          <w:b w:val="0"/>
          <w:sz w:val="26"/>
          <w:szCs w:val="26"/>
          <w:u w:val="none"/>
          <w:vertAlign w:val="baseline"/>
          <w:rtl w:val="0"/>
        </w:rPr>
        <w:t xml:space="preserve">VERSUS</w:t>
      </w:r>
    </w:p>
    <w:p w:rsidR="00000000" w:rsidDel="00000000" w:rsidP="00000000" w:rsidRDefault="00000000" w:rsidRPr="00000000" w14:paraId="000003F5">
      <w:pPr>
        <w:pStyle w:val="Heading6"/>
        <w:pageBreakBefore w:val="0"/>
        <w:rPr>
          <w:rFonts w:ascii="Sorts Mill Goudy" w:cs="Sorts Mill Goudy" w:eastAsia="Sorts Mill Goudy" w:hAnsi="Sorts Mill Goudy"/>
          <w:b w:val="0"/>
          <w:sz w:val="26"/>
          <w:szCs w:val="26"/>
          <w:vertAlign w:val="baseline"/>
        </w:rPr>
      </w:pPr>
      <w:r w:rsidDel="00000000" w:rsidR="00000000" w:rsidRPr="00000000">
        <w:rPr>
          <w:rtl w:val="0"/>
        </w:rPr>
      </w:r>
    </w:p>
    <w:p w:rsidR="00000000" w:rsidDel="00000000" w:rsidP="00000000" w:rsidRDefault="00000000" w:rsidRPr="00000000" w14:paraId="000003F6">
      <w:pPr>
        <w:pStyle w:val="Heading6"/>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PPPPP</w:t>
      </w:r>
      <w:r w:rsidDel="00000000" w:rsidR="00000000" w:rsidRPr="00000000">
        <w:rPr>
          <w:rFonts w:ascii="Sorts Mill Goudy" w:cs="Sorts Mill Goudy" w:eastAsia="Sorts Mill Goudy" w:hAnsi="Sorts Mill Goudy"/>
          <w:b w:val="1"/>
          <w:sz w:val="26"/>
          <w:szCs w:val="26"/>
          <w:vertAlign w:val="baseline"/>
          <w:rtl w:val="0"/>
        </w:rPr>
        <w:t xml:space="preserve">.................................................................</w:t>
      </w:r>
      <w:r w:rsidDel="00000000" w:rsidR="00000000" w:rsidRPr="00000000">
        <w:rPr>
          <w:rFonts w:ascii="Sorts Mill Goudy" w:cs="Sorts Mill Goudy" w:eastAsia="Sorts Mill Goudy" w:hAnsi="Sorts Mill Goudy"/>
          <w:b w:val="0"/>
          <w:sz w:val="26"/>
          <w:szCs w:val="26"/>
          <w:vertAlign w:val="baseline"/>
          <w:rtl w:val="0"/>
        </w:rPr>
        <w:t xml:space="preserve">DEFENDANT</w:t>
      </w:r>
      <w:r w:rsidDel="00000000" w:rsidR="00000000" w:rsidRPr="00000000">
        <w:rPr>
          <w:rtl w:val="0"/>
        </w:rPr>
      </w:r>
    </w:p>
    <w:p w:rsidR="00000000" w:rsidDel="00000000" w:rsidP="00000000" w:rsidRDefault="00000000" w:rsidRPr="00000000" w14:paraId="000003F7">
      <w:pPr>
        <w:pageBreakBefore w:val="0"/>
        <w:rPr>
          <w:vertAlign w:val="baseline"/>
        </w:rPr>
      </w:pPr>
      <w:r w:rsidDel="00000000" w:rsidR="00000000" w:rsidRPr="00000000">
        <w:rPr>
          <w:rtl w:val="0"/>
        </w:rPr>
      </w:r>
    </w:p>
    <w:p w:rsidR="00000000" w:rsidDel="00000000" w:rsidP="00000000" w:rsidRDefault="00000000" w:rsidRPr="00000000" w14:paraId="000003F8">
      <w:pPr>
        <w:pageBreakBefore w:val="0"/>
        <w:jc w:val="center"/>
        <w:rPr>
          <w:vertAlign w:val="baseline"/>
        </w:rPr>
      </w:pPr>
      <w:r w:rsidDel="00000000" w:rsidR="00000000" w:rsidRPr="00000000">
        <w:rPr>
          <w:vertAlign w:val="baseline"/>
          <w:rtl w:val="0"/>
        </w:rPr>
        <w:t xml:space="preserve">AND</w:t>
      </w:r>
    </w:p>
    <w:p w:rsidR="00000000" w:rsidDel="00000000" w:rsidP="00000000" w:rsidRDefault="00000000" w:rsidRPr="00000000" w14:paraId="000003F9">
      <w:pPr>
        <w:pageBreakBefore w:val="0"/>
        <w:rPr>
          <w:vertAlign w:val="baseline"/>
        </w:rPr>
      </w:pPr>
      <w:r w:rsidDel="00000000" w:rsidR="00000000" w:rsidRPr="00000000">
        <w:rPr>
          <w:rtl w:val="0"/>
        </w:rPr>
      </w:r>
    </w:p>
    <w:p w:rsidR="00000000" w:rsidDel="00000000" w:rsidP="00000000" w:rsidRDefault="00000000" w:rsidRPr="00000000" w14:paraId="000003FA">
      <w:pPr>
        <w:pageBreakBefore w:val="0"/>
        <w:rPr>
          <w:vertAlign w:val="baseline"/>
        </w:rPr>
      </w:pPr>
      <w:r w:rsidDel="00000000" w:rsidR="00000000" w:rsidRPr="00000000">
        <w:rPr>
          <w:vertAlign w:val="baseline"/>
          <w:rtl w:val="0"/>
        </w:rPr>
        <w:t xml:space="preserve">KENYA ROADWAYS LIMITED...............................................................THIRD PARTY</w:t>
      </w:r>
    </w:p>
    <w:p w:rsidR="00000000" w:rsidDel="00000000" w:rsidP="00000000" w:rsidRDefault="00000000" w:rsidRPr="00000000" w14:paraId="000003FB">
      <w:pPr>
        <w:pageBreakBefore w:val="0"/>
        <w:rPr>
          <w:vertAlign w:val="baseline"/>
        </w:rPr>
      </w:pPr>
      <w:r w:rsidDel="00000000" w:rsidR="00000000" w:rsidRPr="00000000">
        <w:rPr>
          <w:rtl w:val="0"/>
        </w:rPr>
      </w:r>
    </w:p>
    <w:p w:rsidR="00000000" w:rsidDel="00000000" w:rsidP="00000000" w:rsidRDefault="00000000" w:rsidRPr="00000000" w14:paraId="000003FC">
      <w:pPr>
        <w:pageBreakBefore w:val="0"/>
        <w:rPr>
          <w:vertAlign w:val="baseline"/>
        </w:rPr>
      </w:pPr>
      <w:r w:rsidDel="00000000" w:rsidR="00000000" w:rsidRPr="00000000">
        <w:rPr>
          <w:rtl w:val="0"/>
        </w:rPr>
      </w:r>
    </w:p>
    <w:p w:rsidR="00000000" w:rsidDel="00000000" w:rsidP="00000000" w:rsidRDefault="00000000" w:rsidRPr="00000000" w14:paraId="000003FD">
      <w:pPr>
        <w:pStyle w:val="Heading1"/>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1"/>
          <w:sz w:val="26"/>
          <w:szCs w:val="26"/>
          <w:vertAlign w:val="baseline"/>
          <w:rtl w:val="0"/>
        </w:rPr>
        <w:t xml:space="preserve">AFFIDAVIT</w:t>
      </w:r>
      <w:r w:rsidDel="00000000" w:rsidR="00000000" w:rsidRPr="00000000">
        <w:rPr>
          <w:rtl w:val="0"/>
        </w:rPr>
      </w:r>
    </w:p>
    <w:p w:rsidR="00000000" w:rsidDel="00000000" w:rsidP="00000000" w:rsidRDefault="00000000" w:rsidRPr="00000000" w14:paraId="000003FE">
      <w:pPr>
        <w:pageBreakBefore w:val="0"/>
        <w:rPr>
          <w:vertAlign w:val="baseline"/>
        </w:rPr>
      </w:pPr>
      <w:r w:rsidDel="00000000" w:rsidR="00000000" w:rsidRPr="00000000">
        <w:rPr>
          <w:rtl w:val="0"/>
        </w:rPr>
      </w:r>
    </w:p>
    <w:p w:rsidR="00000000" w:rsidDel="00000000" w:rsidP="00000000" w:rsidRDefault="00000000" w:rsidRPr="00000000" w14:paraId="000003FF">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400">
      <w:pPr>
        <w:pageBreakBefore w:val="0"/>
        <w:spacing w:line="360" w:lineRule="auto"/>
        <w:jc w:val="both"/>
        <w:rPr>
          <w:vertAlign w:val="baseline"/>
        </w:rPr>
      </w:pPr>
      <w:r w:rsidDel="00000000" w:rsidR="00000000" w:rsidRPr="00000000">
        <w:rPr>
          <w:vertAlign w:val="baseline"/>
          <w:rtl w:val="0"/>
        </w:rPr>
        <w:t xml:space="preserve">I, </w:t>
      </w:r>
      <w:r w:rsidDel="00000000" w:rsidR="00000000" w:rsidRPr="00000000">
        <w:rPr>
          <w:b w:val="1"/>
          <w:u w:val="single"/>
          <w:vertAlign w:val="baseline"/>
          <w:rtl w:val="0"/>
        </w:rPr>
        <w:t xml:space="preserve">UUUUUU</w:t>
      </w:r>
      <w:r w:rsidDel="00000000" w:rsidR="00000000" w:rsidRPr="00000000">
        <w:rPr>
          <w:vertAlign w:val="baseline"/>
          <w:rtl w:val="0"/>
        </w:rPr>
        <w:t xml:space="preserve">, residing at Nairobi and care of Post Office Box Number  Nairobi, hereby make oath and state as follows:</w:t>
      </w:r>
    </w:p>
    <w:p w:rsidR="00000000" w:rsidDel="00000000" w:rsidP="00000000" w:rsidRDefault="00000000" w:rsidRPr="00000000" w14:paraId="0000040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2">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am the first Plaintiff in this case and the second Plaintiff is my daughter. I am therefore competent to swear this Affidavit.  </w:t>
      </w:r>
    </w:p>
    <w:p w:rsidR="00000000" w:rsidDel="00000000" w:rsidP="00000000" w:rsidRDefault="00000000" w:rsidRPr="00000000" w14:paraId="0000040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4">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this suit was instituted on 29</w:t>
      </w:r>
      <w:r w:rsidDel="00000000" w:rsidR="00000000" w:rsidRPr="00000000">
        <w:rPr>
          <w:vertAlign w:val="superscript"/>
          <w:rtl w:val="0"/>
        </w:rPr>
        <w:t xml:space="preserve">th</w:t>
      </w:r>
      <w:r w:rsidDel="00000000" w:rsidR="00000000" w:rsidRPr="00000000">
        <w:rPr>
          <w:vertAlign w:val="baseline"/>
          <w:rtl w:val="0"/>
        </w:rPr>
        <w:t xml:space="preserve"> April, 1998 by way of Plaint.  In it, my daughter and I were seeking damages occasioned by the loss of my husband through a road traffic accident.</w:t>
      </w:r>
    </w:p>
    <w:p w:rsidR="00000000" w:rsidDel="00000000" w:rsidP="00000000" w:rsidRDefault="00000000" w:rsidRPr="00000000" w14:paraId="0000040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6">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the suit was fully heard on 30</w:t>
      </w:r>
      <w:r w:rsidDel="00000000" w:rsidR="00000000" w:rsidRPr="00000000">
        <w:rPr>
          <w:vertAlign w:val="superscript"/>
          <w:rtl w:val="0"/>
        </w:rPr>
        <w:t xml:space="preserve">th</w:t>
      </w:r>
      <w:r w:rsidDel="00000000" w:rsidR="00000000" w:rsidRPr="00000000">
        <w:rPr>
          <w:vertAlign w:val="baseline"/>
          <w:rtl w:val="0"/>
        </w:rPr>
        <w:t xml:space="preserve"> January, 2002 by the Honourable Lady Justice Ang’awa who reserved her judgment until 5</w:t>
      </w:r>
      <w:r w:rsidDel="00000000" w:rsidR="00000000" w:rsidRPr="00000000">
        <w:rPr>
          <w:vertAlign w:val="superscript"/>
          <w:rtl w:val="0"/>
        </w:rPr>
        <w:t xml:space="preserve">th</w:t>
      </w:r>
      <w:r w:rsidDel="00000000" w:rsidR="00000000" w:rsidRPr="00000000">
        <w:rPr>
          <w:vertAlign w:val="baseline"/>
          <w:rtl w:val="0"/>
        </w:rPr>
        <w:t xml:space="preserve"> February, 2002.</w:t>
      </w:r>
    </w:p>
    <w:p w:rsidR="00000000" w:rsidDel="00000000" w:rsidP="00000000" w:rsidRDefault="00000000" w:rsidRPr="00000000" w14:paraId="0000040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8">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on 5</w:t>
      </w:r>
      <w:r w:rsidDel="00000000" w:rsidR="00000000" w:rsidRPr="00000000">
        <w:rPr>
          <w:vertAlign w:val="superscript"/>
          <w:rtl w:val="0"/>
        </w:rPr>
        <w:t xml:space="preserve">th</w:t>
      </w:r>
      <w:r w:rsidDel="00000000" w:rsidR="00000000" w:rsidRPr="00000000">
        <w:rPr>
          <w:vertAlign w:val="baseline"/>
          <w:rtl w:val="0"/>
        </w:rPr>
        <w:t xml:space="preserve"> February, 2002, the Honourable Lady Justice Ang’awa delivered her judgment by which she dismissed our suit with costs to the Defendant.  </w:t>
      </w:r>
    </w:p>
    <w:p w:rsidR="00000000" w:rsidDel="00000000" w:rsidP="00000000" w:rsidRDefault="00000000" w:rsidRPr="00000000" w14:paraId="0000040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A">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am aggrieved and dissatisfied with the said judgment and have instructed our Advocate on record, to appeal against the same.</w:t>
      </w:r>
    </w:p>
    <w:p w:rsidR="00000000" w:rsidDel="00000000" w:rsidP="00000000" w:rsidRDefault="00000000" w:rsidRPr="00000000" w14:paraId="0000040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C">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aware that, on 7</w:t>
      </w:r>
      <w:r w:rsidDel="00000000" w:rsidR="00000000" w:rsidRPr="00000000">
        <w:rPr>
          <w:vertAlign w:val="superscript"/>
          <w:rtl w:val="0"/>
        </w:rPr>
        <w:t xml:space="preserve">th</w:t>
      </w:r>
      <w:r w:rsidDel="00000000" w:rsidR="00000000" w:rsidRPr="00000000">
        <w:rPr>
          <w:vertAlign w:val="baseline"/>
          <w:rtl w:val="0"/>
        </w:rPr>
        <w:t xml:space="preserve"> February, 2002, two days after the delivery of the judgment, our Advocates on record filed a Notice of Appeal and requested for typed proceedings. Annexed hereto and marked as exhibits “ </w:t>
      </w:r>
      <w:r w:rsidDel="00000000" w:rsidR="00000000" w:rsidRPr="00000000">
        <w:rPr>
          <w:b w:val="1"/>
          <w:vertAlign w:val="baseline"/>
          <w:rtl w:val="0"/>
        </w:rPr>
        <w:t xml:space="preserve">DKR1”</w:t>
      </w:r>
      <w:r w:rsidDel="00000000" w:rsidR="00000000" w:rsidRPr="00000000">
        <w:rPr>
          <w:vertAlign w:val="baseline"/>
          <w:rtl w:val="0"/>
        </w:rPr>
        <w:t xml:space="preserve"> and</w:t>
      </w:r>
      <w:r w:rsidDel="00000000" w:rsidR="00000000" w:rsidRPr="00000000">
        <w:rPr>
          <w:b w:val="1"/>
          <w:vertAlign w:val="baseline"/>
          <w:rtl w:val="0"/>
        </w:rPr>
        <w:t xml:space="preserve"> “DKR2” </w:t>
      </w:r>
      <w:r w:rsidDel="00000000" w:rsidR="00000000" w:rsidRPr="00000000">
        <w:rPr>
          <w:vertAlign w:val="baseline"/>
          <w:rtl w:val="0"/>
        </w:rPr>
        <w:t xml:space="preserve">are true copies of the Notice of Appeal and the letter to the Deputy Registrar requesting for typed proceedings. </w:t>
      </w:r>
    </w:p>
    <w:p w:rsidR="00000000" w:rsidDel="00000000" w:rsidP="00000000" w:rsidRDefault="00000000" w:rsidRPr="00000000" w14:paraId="0000040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0E">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informed by the said Advocates that the proceedings of all that has transpired in this case are yet to be typed and it is impossible to lodge the Appeal without them. In the circumstances, I am advised that we have to wait until the Registry personnel complete the typing.  </w:t>
      </w:r>
    </w:p>
    <w:p w:rsidR="00000000" w:rsidDel="00000000" w:rsidP="00000000" w:rsidRDefault="00000000" w:rsidRPr="00000000" w14:paraId="0000040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0">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as I testified during the hearing of this case on 30</w:t>
      </w:r>
      <w:r w:rsidDel="00000000" w:rsidR="00000000" w:rsidRPr="00000000">
        <w:rPr>
          <w:vertAlign w:val="superscript"/>
          <w:rtl w:val="0"/>
        </w:rPr>
        <w:t xml:space="preserve">th</w:t>
      </w:r>
      <w:r w:rsidDel="00000000" w:rsidR="00000000" w:rsidRPr="00000000">
        <w:rPr>
          <w:vertAlign w:val="baseline"/>
          <w:rtl w:val="0"/>
        </w:rPr>
        <w:t xml:space="preserve"> January, 2002, I am a widow and I am supported to a large extent by my religious community. Consequently, I cannot afford to deposit the estimated costs occasioned by this suit as a condition for stay.  </w:t>
      </w:r>
    </w:p>
    <w:p w:rsidR="00000000" w:rsidDel="00000000" w:rsidP="00000000" w:rsidRDefault="00000000" w:rsidRPr="00000000" w14:paraId="0000041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2">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if the amount of costs (when taxed) is paid over to the Defendant, the intended Appeal will be rendered nugatory and the I  will suffer irreparable loss and damage.</w:t>
      </w:r>
    </w:p>
    <w:p w:rsidR="00000000" w:rsidDel="00000000" w:rsidP="00000000" w:rsidRDefault="00000000" w:rsidRPr="00000000" w14:paraId="0000041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4">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in view of the foregoing, unless the Application for stay is heard urgently on a priority basis, the Defendant threatens to levy execution and attachment. I am advised by my Advocates on record that,  the Defendant did, on 2</w:t>
      </w:r>
      <w:r w:rsidDel="00000000" w:rsidR="00000000" w:rsidRPr="00000000">
        <w:rPr>
          <w:vertAlign w:val="superscript"/>
          <w:rtl w:val="0"/>
        </w:rPr>
        <w:t xml:space="preserve">nd</w:t>
      </w:r>
      <w:r w:rsidDel="00000000" w:rsidR="00000000" w:rsidRPr="00000000">
        <w:rPr>
          <w:vertAlign w:val="baseline"/>
          <w:rtl w:val="0"/>
        </w:rPr>
        <w:t xml:space="preserve"> April, 2002, lodge its Bill of Costs for taxation. I am further advised that the taxation is scheduled for 28</w:t>
      </w:r>
      <w:r w:rsidDel="00000000" w:rsidR="00000000" w:rsidRPr="00000000">
        <w:rPr>
          <w:vertAlign w:val="superscript"/>
          <w:rtl w:val="0"/>
        </w:rPr>
        <w:t xml:space="preserve">th</w:t>
      </w:r>
      <w:r w:rsidDel="00000000" w:rsidR="00000000" w:rsidRPr="00000000">
        <w:rPr>
          <w:vertAlign w:val="baseline"/>
          <w:rtl w:val="0"/>
        </w:rPr>
        <w:t xml:space="preserve"> May, 2002.  </w:t>
      </w:r>
    </w:p>
    <w:p w:rsidR="00000000" w:rsidDel="00000000" w:rsidP="00000000" w:rsidRDefault="00000000" w:rsidRPr="00000000" w14:paraId="0000041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6">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swear this Affidavit in support of the Application annexed hereto for stay of execution pending Appeal to be heard as a matter of extreme urgency.</w:t>
      </w:r>
    </w:p>
    <w:p w:rsidR="00000000" w:rsidDel="00000000" w:rsidP="00000000" w:rsidRDefault="00000000" w:rsidRPr="00000000" w14:paraId="0000041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8">
      <w:pPr>
        <w:pageBreakBefore w:val="0"/>
        <w:numPr>
          <w:ilvl w:val="0"/>
          <w:numId w:val="56"/>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what is deponed to hereinabove is true to the best of my knowledge save to matter deponed to on information sources whereof have been disclosed and matters deponed to on belief, whereupon the grounds have been given.</w:t>
      </w:r>
    </w:p>
    <w:p w:rsidR="00000000" w:rsidDel="00000000" w:rsidP="00000000" w:rsidRDefault="00000000" w:rsidRPr="00000000" w14:paraId="0000041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1B">
      <w:pPr>
        <w:pageBreakBefore w:val="0"/>
        <w:spacing w:line="360" w:lineRule="auto"/>
        <w:rPr>
          <w:vertAlign w:val="baseline"/>
        </w:rPr>
      </w:pPr>
      <w:r w:rsidDel="00000000" w:rsidR="00000000" w:rsidRPr="00000000">
        <w:rPr>
          <w:b w:val="1"/>
          <w:u w:val="single"/>
          <w:vertAlign w:val="baseline"/>
          <w:rtl w:val="0"/>
        </w:rPr>
        <w:t xml:space="preserve">SWORN</w:t>
      </w:r>
      <w:r w:rsidDel="00000000" w:rsidR="00000000" w:rsidRPr="00000000">
        <w:rPr>
          <w:vertAlign w:val="baseline"/>
          <w:rtl w:val="0"/>
        </w:rPr>
        <w:t xml:space="preserve"> by the said</w:t>
        <w:tab/>
        <w:tab/>
        <w:tab/>
        <w:t xml:space="preserve">)</w:t>
      </w:r>
    </w:p>
    <w:p w:rsidR="00000000" w:rsidDel="00000000" w:rsidP="00000000" w:rsidRDefault="00000000" w:rsidRPr="00000000" w14:paraId="0000041C">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1D">
      <w:pPr>
        <w:pageBreakBefore w:val="0"/>
        <w:rPr>
          <w:vertAlign w:val="baseline"/>
        </w:rPr>
      </w:pPr>
      <w:r w:rsidDel="00000000" w:rsidR="00000000" w:rsidRPr="00000000">
        <w:rPr>
          <w:b w:val="1"/>
          <w:u w:val="single"/>
          <w:vertAlign w:val="baseline"/>
          <w:rtl w:val="0"/>
        </w:rPr>
        <w:t xml:space="preserve">UUUUUU</w:t>
      </w:r>
      <w:r w:rsidDel="00000000" w:rsidR="00000000" w:rsidRPr="00000000">
        <w:rPr>
          <w:vertAlign w:val="baseline"/>
          <w:rtl w:val="0"/>
        </w:rPr>
        <w:tab/>
        <w:tab/>
        <w:t xml:space="preserve">)</w:t>
      </w:r>
    </w:p>
    <w:p w:rsidR="00000000" w:rsidDel="00000000" w:rsidP="00000000" w:rsidRDefault="00000000" w:rsidRPr="00000000" w14:paraId="0000041E">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1F">
      <w:pPr>
        <w:pageBreakBefore w:val="0"/>
        <w:rPr>
          <w:vertAlign w:val="baseline"/>
        </w:rPr>
      </w:pPr>
      <w:r w:rsidDel="00000000" w:rsidR="00000000" w:rsidRPr="00000000">
        <w:rPr>
          <w:vertAlign w:val="baseline"/>
          <w:rtl w:val="0"/>
        </w:rPr>
        <w:t xml:space="preserve">at Nairobi this     day of</w:t>
        <w:tab/>
        <w:t xml:space="preserve">              2002)</w:t>
      </w:r>
    </w:p>
    <w:p w:rsidR="00000000" w:rsidDel="00000000" w:rsidP="00000000" w:rsidRDefault="00000000" w:rsidRPr="00000000" w14:paraId="00000420">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21">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22">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23">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24">
      <w:pPr>
        <w:pageBreakBefore w:val="0"/>
        <w:rPr>
          <w:vertAlign w:val="baseline"/>
        </w:rPr>
      </w:pPr>
      <w:r w:rsidDel="00000000" w:rsidR="00000000" w:rsidRPr="00000000">
        <w:rPr>
          <w:b w:val="1"/>
          <w:vertAlign w:val="baseline"/>
          <w:rtl w:val="0"/>
        </w:rPr>
        <w:t xml:space="preserve">BEFORE ME</w:t>
      </w:r>
      <w:r w:rsidDel="00000000" w:rsidR="00000000" w:rsidRPr="00000000">
        <w:rPr>
          <w:vertAlign w:val="baseline"/>
          <w:rtl w:val="0"/>
        </w:rPr>
        <w:tab/>
        <w:tab/>
        <w:tab/>
        <w:tab/>
        <w:t xml:space="preserve">)</w:t>
      </w:r>
    </w:p>
    <w:p w:rsidR="00000000" w:rsidDel="00000000" w:rsidP="00000000" w:rsidRDefault="00000000" w:rsidRPr="00000000" w14:paraId="00000425">
      <w:pPr>
        <w:pageBreakBefore w:val="0"/>
        <w:ind w:firstLine="720"/>
        <w:rPr>
          <w:vertAlign w:val="baseline"/>
        </w:rPr>
      </w:pPr>
      <w:r w:rsidDel="00000000" w:rsidR="00000000" w:rsidRPr="00000000">
        <w:rPr>
          <w:vertAlign w:val="baseline"/>
          <w:rtl w:val="0"/>
        </w:rPr>
        <w:tab/>
        <w:tab/>
        <w:tab/>
        <w:tab/>
        <w:tab/>
        <w:t xml:space="preserve">)</w:t>
      </w:r>
    </w:p>
    <w:p w:rsidR="00000000" w:rsidDel="00000000" w:rsidP="00000000" w:rsidRDefault="00000000" w:rsidRPr="00000000" w14:paraId="00000426">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27">
      <w:pPr>
        <w:pageBreakBefore w:val="0"/>
        <w:rPr>
          <w:vertAlign w:val="baseline"/>
        </w:rPr>
      </w:pPr>
      <w:r w:rsidDel="00000000" w:rsidR="00000000" w:rsidRPr="00000000">
        <w:rPr>
          <w:b w:val="1"/>
          <w:u w:val="single"/>
          <w:vertAlign w:val="baseline"/>
          <w:rtl w:val="0"/>
        </w:rPr>
        <w:t xml:space="preserve">COMMISSIONER FOR OATHS</w:t>
      </w:r>
      <w:r w:rsidDel="00000000" w:rsidR="00000000" w:rsidRPr="00000000">
        <w:rPr>
          <w:vertAlign w:val="baseline"/>
          <w:rtl w:val="0"/>
        </w:rPr>
        <w:tab/>
        <w:t xml:space="preserve">)</w:t>
      </w:r>
    </w:p>
    <w:p w:rsidR="00000000" w:rsidDel="00000000" w:rsidP="00000000" w:rsidRDefault="00000000" w:rsidRPr="00000000" w14:paraId="00000428">
      <w:pPr>
        <w:pageBreakBefore w:val="0"/>
        <w:rPr>
          <w:vertAlign w:val="baseline"/>
        </w:rPr>
      </w:pPr>
      <w:r w:rsidDel="00000000" w:rsidR="00000000" w:rsidRPr="00000000">
        <w:rPr>
          <w:rtl w:val="0"/>
        </w:rPr>
      </w:r>
    </w:p>
    <w:p w:rsidR="00000000" w:rsidDel="00000000" w:rsidP="00000000" w:rsidRDefault="00000000" w:rsidRPr="00000000" w14:paraId="00000429">
      <w:pPr>
        <w:pageBreakBefore w:val="0"/>
        <w:rPr>
          <w:vertAlign w:val="baseline"/>
        </w:rPr>
      </w:pPr>
      <w:r w:rsidDel="00000000" w:rsidR="00000000" w:rsidRPr="00000000">
        <w:rPr>
          <w:rtl w:val="0"/>
        </w:rPr>
      </w:r>
    </w:p>
    <w:p w:rsidR="00000000" w:rsidDel="00000000" w:rsidP="00000000" w:rsidRDefault="00000000" w:rsidRPr="00000000" w14:paraId="0000042A">
      <w:pPr>
        <w:pageBreakBefore w:val="0"/>
        <w:rPr>
          <w:vertAlign w:val="baseline"/>
        </w:rPr>
      </w:pPr>
      <w:r w:rsidDel="00000000" w:rsidR="00000000" w:rsidRPr="00000000">
        <w:rPr>
          <w:rtl w:val="0"/>
        </w:rPr>
      </w:r>
    </w:p>
    <w:p w:rsidR="00000000" w:rsidDel="00000000" w:rsidP="00000000" w:rsidRDefault="00000000" w:rsidRPr="00000000" w14:paraId="0000042B">
      <w:pPr>
        <w:pageBreakBefore w:val="0"/>
        <w:rPr>
          <w:b w:val="0"/>
          <w:u w:val="single"/>
          <w:vertAlign w:val="baseline"/>
        </w:rPr>
      </w:pPr>
      <w:r w:rsidDel="00000000" w:rsidR="00000000" w:rsidRPr="00000000">
        <w:rPr>
          <w:b w:val="1"/>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42C">
      <w:pPr>
        <w:pageBreakBefore w:val="0"/>
        <w:rPr>
          <w:b w:val="0"/>
          <w:u w:val="single"/>
          <w:vertAlign w:val="baseline"/>
        </w:rPr>
      </w:pPr>
      <w:r w:rsidDel="00000000" w:rsidR="00000000" w:rsidRPr="00000000">
        <w:rPr>
          <w:rtl w:val="0"/>
        </w:rPr>
      </w:r>
    </w:p>
    <w:p w:rsidR="00000000" w:rsidDel="00000000" w:rsidP="00000000" w:rsidRDefault="00000000" w:rsidRPr="00000000" w14:paraId="0000042D">
      <w:pPr>
        <w:pageBreakBefore w:val="0"/>
        <w:rPr>
          <w:vertAlign w:val="baseline"/>
        </w:rPr>
      </w:pPr>
      <w:r w:rsidDel="00000000" w:rsidR="00000000" w:rsidRPr="00000000">
        <w:rPr>
          <w:vertAlign w:val="baseline"/>
          <w:rtl w:val="0"/>
        </w:rPr>
        <w:t xml:space="preserve">XXX &amp; Company</w:t>
      </w:r>
    </w:p>
    <w:p w:rsidR="00000000" w:rsidDel="00000000" w:rsidP="00000000" w:rsidRDefault="00000000" w:rsidRPr="00000000" w14:paraId="0000042E">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2F">
      <w:pPr>
        <w:pageBreakBefore w:val="0"/>
        <w:rPr>
          <w:vertAlign w:val="baseline"/>
        </w:rPr>
      </w:pPr>
      <w:r w:rsidDel="00000000" w:rsidR="00000000" w:rsidRPr="00000000">
        <w:rPr>
          <w:vertAlign w:val="baseline"/>
          <w:rtl w:val="0"/>
        </w:rPr>
        <w:t xml:space="preserve">Fffffff,</w:t>
      </w:r>
    </w:p>
    <w:p w:rsidR="00000000" w:rsidDel="00000000" w:rsidP="00000000" w:rsidRDefault="00000000" w:rsidRPr="00000000" w14:paraId="00000430">
      <w:pPr>
        <w:pageBreakBefore w:val="0"/>
        <w:rPr>
          <w:vertAlign w:val="baseline"/>
        </w:rPr>
      </w:pPr>
      <w:r w:rsidDel="00000000" w:rsidR="00000000" w:rsidRPr="00000000">
        <w:rPr>
          <w:vertAlign w:val="baseline"/>
          <w:rtl w:val="0"/>
        </w:rPr>
        <w:t xml:space="preserve">Arboretum ,</w:t>
      </w:r>
    </w:p>
    <w:p w:rsidR="00000000" w:rsidDel="00000000" w:rsidP="00000000" w:rsidRDefault="00000000" w:rsidRPr="00000000" w14:paraId="00000431">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32">
      <w:pPr>
        <w:pageBreakBefore w:val="0"/>
        <w:rPr>
          <w:b w:val="0"/>
          <w:u w:val="single"/>
          <w:vertAlign w:val="baseline"/>
        </w:rPr>
      </w:pPr>
      <w:r w:rsidDel="00000000" w:rsidR="00000000" w:rsidRPr="00000000">
        <w:rPr>
          <w:b w:val="1"/>
          <w:u w:val="single"/>
          <w:vertAlign w:val="baseline"/>
          <w:rtl w:val="0"/>
        </w:rPr>
        <w:t xml:space="preserve">00100 NAIROBI.</w:t>
      </w:r>
      <w:r w:rsidDel="00000000" w:rsidR="00000000" w:rsidRPr="00000000">
        <w:rPr>
          <w:rtl w:val="0"/>
        </w:rPr>
      </w:r>
    </w:p>
    <w:p w:rsidR="00000000" w:rsidDel="00000000" w:rsidP="00000000" w:rsidRDefault="00000000" w:rsidRPr="00000000" w14:paraId="00000433">
      <w:pPr>
        <w:pageBreakBefore w:val="0"/>
        <w:rPr>
          <w:b w:val="0"/>
          <w:u w:val="single"/>
          <w:vertAlign w:val="baseline"/>
        </w:rPr>
      </w:pPr>
      <w:r w:rsidDel="00000000" w:rsidR="00000000" w:rsidRPr="00000000">
        <w:rPr>
          <w:rtl w:val="0"/>
        </w:rPr>
      </w:r>
    </w:p>
    <w:p w:rsidR="00000000" w:rsidDel="00000000" w:rsidP="00000000" w:rsidRDefault="00000000" w:rsidRPr="00000000" w14:paraId="00000434">
      <w:pPr>
        <w:pageBreakBefore w:val="0"/>
        <w:rPr>
          <w:b w:val="0"/>
          <w:vertAlign w:val="baseline"/>
        </w:rPr>
      </w:pPr>
      <w:r w:rsidDel="00000000" w:rsidR="00000000" w:rsidRPr="00000000">
        <w:rPr>
          <w:rtl w:val="0"/>
        </w:rPr>
      </w:r>
    </w:p>
    <w:p w:rsidR="00000000" w:rsidDel="00000000" w:rsidP="00000000" w:rsidRDefault="00000000" w:rsidRPr="00000000" w14:paraId="00000435">
      <w:pPr>
        <w:pageBreakBefore w:val="0"/>
        <w:rPr>
          <w:b w:val="0"/>
          <w:u w:val="single"/>
          <w:vertAlign w:val="baseline"/>
        </w:rPr>
      </w:pPr>
      <w:r w:rsidDel="00000000" w:rsidR="00000000" w:rsidRPr="00000000">
        <w:rPr>
          <w:rtl w:val="0"/>
        </w:rPr>
      </w:r>
    </w:p>
    <w:p w:rsidR="00000000" w:rsidDel="00000000" w:rsidP="00000000" w:rsidRDefault="00000000" w:rsidRPr="00000000" w14:paraId="00000436">
      <w:pPr>
        <w:pageBreakBefore w:val="0"/>
        <w:rPr>
          <w:b w:val="0"/>
          <w:u w:val="single"/>
          <w:vertAlign w:val="baseline"/>
        </w:rPr>
      </w:pPr>
      <w:r w:rsidDel="00000000" w:rsidR="00000000" w:rsidRPr="00000000">
        <w:rPr>
          <w:rtl w:val="0"/>
        </w:rPr>
      </w:r>
    </w:p>
    <w:p w:rsidR="00000000" w:rsidDel="00000000" w:rsidP="00000000" w:rsidRDefault="00000000" w:rsidRPr="00000000" w14:paraId="00000437">
      <w:pPr>
        <w:pageBreakBefore w:val="0"/>
        <w:rPr>
          <w:b w:val="0"/>
          <w:u w:val="single"/>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438">
      <w:pPr>
        <w:pageBreakBefore w:val="0"/>
        <w:rPr>
          <w:b w:val="0"/>
          <w:vertAlign w:val="baseline"/>
        </w:rPr>
      </w:pPr>
      <w:r w:rsidDel="00000000" w:rsidR="00000000" w:rsidRPr="00000000">
        <w:rPr>
          <w:rtl w:val="0"/>
        </w:rPr>
      </w:r>
    </w:p>
    <w:p w:rsidR="00000000" w:rsidDel="00000000" w:rsidP="00000000" w:rsidRDefault="00000000" w:rsidRPr="00000000" w14:paraId="00000439">
      <w:pPr>
        <w:pageBreakBefore w:val="0"/>
        <w:rPr>
          <w:vertAlign w:val="baseline"/>
        </w:rPr>
      </w:pPr>
      <w:r w:rsidDel="00000000" w:rsidR="00000000" w:rsidRPr="00000000">
        <w:rPr>
          <w:vertAlign w:val="baseline"/>
          <w:rtl w:val="0"/>
        </w:rPr>
        <w:t xml:space="preserve">XXXXX  &amp; Company</w:t>
      </w:r>
    </w:p>
    <w:p w:rsidR="00000000" w:rsidDel="00000000" w:rsidP="00000000" w:rsidRDefault="00000000" w:rsidRPr="00000000" w14:paraId="0000043A">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3B">
      <w:pPr>
        <w:pageBreakBefore w:val="0"/>
        <w:rPr>
          <w:vertAlign w:val="baseline"/>
        </w:rPr>
      </w:pPr>
      <w:r w:rsidDel="00000000" w:rsidR="00000000" w:rsidRPr="00000000">
        <w:rPr>
          <w:vertAlign w:val="baseline"/>
          <w:rtl w:val="0"/>
        </w:rPr>
        <w:t xml:space="preserve">View Park Towers, 19</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3C">
      <w:pPr>
        <w:pageBreakBefore w:val="0"/>
        <w:rPr>
          <w:vertAlign w:val="baseline"/>
        </w:rPr>
      </w:pPr>
      <w:r w:rsidDel="00000000" w:rsidR="00000000" w:rsidRPr="00000000">
        <w:rPr>
          <w:vertAlign w:val="baseline"/>
          <w:rtl w:val="0"/>
        </w:rPr>
        <w:t xml:space="preserve">Monrovia Street</w:t>
      </w:r>
    </w:p>
    <w:p w:rsidR="00000000" w:rsidDel="00000000" w:rsidP="00000000" w:rsidRDefault="00000000" w:rsidRPr="00000000" w14:paraId="0000043D">
      <w:pPr>
        <w:pageBreakBefore w:val="0"/>
        <w:rPr>
          <w:vertAlign w:val="baseline"/>
        </w:rPr>
      </w:pPr>
      <w:r w:rsidDel="00000000" w:rsidR="00000000" w:rsidRPr="00000000">
        <w:rPr>
          <w:vertAlign w:val="baseline"/>
          <w:rtl w:val="0"/>
        </w:rPr>
        <w:t xml:space="preserve">P. O. Box XXXX,</w:t>
      </w:r>
    </w:p>
    <w:p w:rsidR="00000000" w:rsidDel="00000000" w:rsidP="00000000" w:rsidRDefault="00000000" w:rsidRPr="00000000" w14:paraId="0000043E">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tab/>
        <w:t xml:space="preserve">Ref:-</w:t>
      </w:r>
    </w:p>
    <w:p w:rsidR="00000000" w:rsidDel="00000000" w:rsidP="00000000" w:rsidRDefault="00000000" w:rsidRPr="00000000" w14:paraId="0000043F">
      <w:pPr>
        <w:pageBreakBefore w:val="0"/>
        <w:rPr>
          <w:vertAlign w:val="baseline"/>
        </w:rPr>
      </w:pPr>
      <w:r w:rsidDel="00000000" w:rsidR="00000000" w:rsidRPr="00000000">
        <w:rPr>
          <w:rtl w:val="0"/>
        </w:rPr>
      </w:r>
    </w:p>
    <w:p w:rsidR="00000000" w:rsidDel="00000000" w:rsidP="00000000" w:rsidRDefault="00000000" w:rsidRPr="00000000" w14:paraId="00000440">
      <w:pPr>
        <w:pageBreakBefore w:val="0"/>
        <w:rPr>
          <w:vertAlign w:val="baseline"/>
        </w:rPr>
      </w:pPr>
      <w:r w:rsidDel="00000000" w:rsidR="00000000" w:rsidRPr="00000000">
        <w:rPr>
          <w:vertAlign w:val="baseline"/>
          <w:rtl w:val="0"/>
        </w:rPr>
        <w:t xml:space="preserve">XXX  &amp; Company</w:t>
      </w:r>
    </w:p>
    <w:p w:rsidR="00000000" w:rsidDel="00000000" w:rsidP="00000000" w:rsidRDefault="00000000" w:rsidRPr="00000000" w14:paraId="00000441">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42">
      <w:pPr>
        <w:pageBreakBefore w:val="0"/>
        <w:rPr>
          <w:vertAlign w:val="baseline"/>
        </w:rPr>
      </w:pPr>
      <w:r w:rsidDel="00000000" w:rsidR="00000000" w:rsidRPr="00000000">
        <w:rPr>
          <w:vertAlign w:val="baseline"/>
          <w:rtl w:val="0"/>
        </w:rPr>
        <w:t xml:space="preserve"> House</w:t>
      </w:r>
    </w:p>
    <w:p w:rsidR="00000000" w:rsidDel="00000000" w:rsidP="00000000" w:rsidRDefault="00000000" w:rsidRPr="00000000" w14:paraId="00000443">
      <w:pPr>
        <w:pageBreakBefore w:val="0"/>
        <w:rPr>
          <w:vertAlign w:val="baseline"/>
        </w:rPr>
      </w:pPr>
      <w:r w:rsidDel="00000000" w:rsidR="00000000" w:rsidRPr="00000000">
        <w:rPr>
          <w:vertAlign w:val="baseline"/>
          <w:rtl w:val="0"/>
        </w:rPr>
        <w:t xml:space="preserve">4</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44">
      <w:pPr>
        <w:pageBreakBefore w:val="0"/>
        <w:rPr>
          <w:vertAlign w:val="baseline"/>
        </w:rPr>
      </w:pPr>
      <w:r w:rsidDel="00000000" w:rsidR="00000000" w:rsidRPr="00000000">
        <w:rPr>
          <w:vertAlign w:val="baseline"/>
          <w:rtl w:val="0"/>
        </w:rPr>
        <w:t xml:space="preserve">Haile Selassie Avenue</w:t>
      </w:r>
    </w:p>
    <w:p w:rsidR="00000000" w:rsidDel="00000000" w:rsidP="00000000" w:rsidRDefault="00000000" w:rsidRPr="00000000" w14:paraId="00000445">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46">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tab/>
        <w:t xml:space="preserve">Ref. </w:t>
      </w:r>
    </w:p>
    <w:p w:rsidR="00000000" w:rsidDel="00000000" w:rsidP="00000000" w:rsidRDefault="00000000" w:rsidRPr="00000000" w14:paraId="00000447">
      <w:pPr>
        <w:pageBreakBefore w:val="0"/>
        <w:rPr>
          <w:vertAlign w:val="baseline"/>
        </w:rPr>
      </w:pPr>
      <w:r w:rsidDel="00000000" w:rsidR="00000000" w:rsidRPr="00000000">
        <w:rPr>
          <w:rtl w:val="0"/>
        </w:rPr>
      </w:r>
    </w:p>
    <w:p w:rsidR="00000000" w:rsidDel="00000000" w:rsidP="00000000" w:rsidRDefault="00000000" w:rsidRPr="00000000" w14:paraId="00000448">
      <w:pPr>
        <w:pageBreakBefore w:val="0"/>
        <w:rPr>
          <w:b w:val="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Sorts Mill Goudy" w:cs="Sorts Mill Goudy" w:eastAsia="Sorts Mill Goudy" w:hAnsi="Sorts Mill Goudy"/>
          <w:b w:val="0"/>
          <w:i w:val="1"/>
          <w:smallCaps w:val="0"/>
          <w:strike w:val="0"/>
          <w:color w:val="404040"/>
          <w:sz w:val="26"/>
          <w:szCs w:val="26"/>
          <w:u w:val="none"/>
          <w:shd w:fill="auto" w:val="clear"/>
          <w:vertAlign w:val="baseline"/>
        </w:rPr>
      </w:pPr>
      <w:r w:rsidDel="00000000" w:rsidR="00000000" w:rsidRPr="00000000">
        <w:rPr>
          <w:rFonts w:ascii="Sorts Mill Goudy" w:cs="Sorts Mill Goudy" w:eastAsia="Sorts Mill Goudy" w:hAnsi="Sorts Mill Goudy"/>
          <w:b w:val="0"/>
          <w:i w:val="1"/>
          <w:smallCaps w:val="0"/>
          <w:strike w:val="0"/>
          <w:color w:val="404040"/>
          <w:sz w:val="26"/>
          <w:szCs w:val="26"/>
          <w:u w:val="none"/>
          <w:shd w:fill="auto" w:val="clear"/>
          <w:vertAlign w:val="baseline"/>
          <w:rtl w:val="0"/>
        </w:rPr>
        <w:t xml:space="preserve">REPUBLIC OF KENYA</w:t>
      </w:r>
    </w:p>
    <w:p w:rsidR="00000000" w:rsidDel="00000000" w:rsidP="00000000" w:rsidRDefault="00000000" w:rsidRPr="00000000" w14:paraId="0000044A">
      <w:pPr>
        <w:pageBreakBefore w:val="0"/>
        <w:jc w:val="center"/>
        <w:rPr>
          <w:u w:val="single"/>
          <w:vertAlign w:val="baseline"/>
        </w:rPr>
      </w:pPr>
      <w:r w:rsidDel="00000000" w:rsidR="00000000" w:rsidRPr="00000000">
        <w:rPr>
          <w:rtl w:val="0"/>
        </w:rPr>
      </w:r>
    </w:p>
    <w:p w:rsidR="00000000" w:rsidDel="00000000" w:rsidP="00000000" w:rsidRDefault="00000000" w:rsidRPr="00000000" w14:paraId="0000044B">
      <w:pPr>
        <w:pStyle w:val="Heading2"/>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IN THE HIGH COURT AT NAIROBI</w:t>
      </w:r>
      <w:r w:rsidDel="00000000" w:rsidR="00000000" w:rsidRPr="00000000">
        <w:rPr>
          <w:rtl w:val="0"/>
        </w:rPr>
      </w:r>
    </w:p>
    <w:p w:rsidR="00000000" w:rsidDel="00000000" w:rsidP="00000000" w:rsidRDefault="00000000" w:rsidRPr="00000000" w14:paraId="0000044C">
      <w:pPr>
        <w:pageBreakBefore w:val="0"/>
        <w:jc w:val="center"/>
        <w:rPr>
          <w:u w:val="single"/>
          <w:vertAlign w:val="baseline"/>
        </w:rPr>
      </w:pPr>
      <w:r w:rsidDel="00000000" w:rsidR="00000000" w:rsidRPr="00000000">
        <w:rPr>
          <w:rtl w:val="0"/>
        </w:rPr>
      </w:r>
    </w:p>
    <w:p w:rsidR="00000000" w:rsidDel="00000000" w:rsidP="00000000" w:rsidRDefault="00000000" w:rsidRPr="00000000" w14:paraId="0000044D">
      <w:pPr>
        <w:pageBreakBefore w:val="0"/>
        <w:jc w:val="center"/>
        <w:rPr>
          <w:b w:val="0"/>
          <w:vertAlign w:val="baseline"/>
        </w:rPr>
      </w:pPr>
      <w:r w:rsidDel="00000000" w:rsidR="00000000" w:rsidRPr="00000000">
        <w:rPr>
          <w:b w:val="1"/>
          <w:u w:val="single"/>
          <w:vertAlign w:val="baseline"/>
          <w:rtl w:val="0"/>
        </w:rPr>
        <w:t xml:space="preserve">CIVIL CASE  NO. XXX OF 1998</w:t>
      </w:r>
      <w:r w:rsidDel="00000000" w:rsidR="00000000" w:rsidRPr="00000000">
        <w:rPr>
          <w:rtl w:val="0"/>
        </w:rPr>
      </w:r>
    </w:p>
    <w:p w:rsidR="00000000" w:rsidDel="00000000" w:rsidP="00000000" w:rsidRDefault="00000000" w:rsidRPr="00000000" w14:paraId="0000044E">
      <w:pPr>
        <w:pageBreakBefore w:val="0"/>
        <w:rPr>
          <w:b w:val="0"/>
          <w:vertAlign w:val="baseline"/>
        </w:rPr>
      </w:pPr>
      <w:r w:rsidDel="00000000" w:rsidR="00000000" w:rsidRPr="00000000">
        <w:rPr>
          <w:rtl w:val="0"/>
        </w:rPr>
      </w:r>
    </w:p>
    <w:p w:rsidR="00000000" w:rsidDel="00000000" w:rsidP="00000000" w:rsidRDefault="00000000" w:rsidRPr="00000000" w14:paraId="0000044F">
      <w:pPr>
        <w:pageBreakBefore w:val="0"/>
        <w:rPr>
          <w:vertAlign w:val="baseline"/>
        </w:rPr>
      </w:pPr>
      <w:r w:rsidDel="00000000" w:rsidR="00000000" w:rsidRPr="00000000">
        <w:rPr>
          <w:vertAlign w:val="baseline"/>
          <w:rtl w:val="0"/>
        </w:rPr>
        <w:t xml:space="preserve">UUUUUU</w:t>
      </w:r>
    </w:p>
    <w:p w:rsidR="00000000" w:rsidDel="00000000" w:rsidP="00000000" w:rsidRDefault="00000000" w:rsidRPr="00000000" w14:paraId="00000450">
      <w:pPr>
        <w:pageBreakBefore w:val="0"/>
        <w:rPr>
          <w:vertAlign w:val="baseline"/>
        </w:rPr>
      </w:pPr>
      <w:r w:rsidDel="00000000" w:rsidR="00000000" w:rsidRPr="00000000">
        <w:rPr>
          <w:vertAlign w:val="baseline"/>
          <w:rtl w:val="0"/>
        </w:rPr>
        <w:t xml:space="preserve">DDDDDD........................................................................PLAINTIFFS</w:t>
      </w:r>
    </w:p>
    <w:p w:rsidR="00000000" w:rsidDel="00000000" w:rsidP="00000000" w:rsidRDefault="00000000" w:rsidRPr="00000000" w14:paraId="00000451">
      <w:pPr>
        <w:pageBreakBefore w:val="0"/>
        <w:rPr>
          <w:vertAlign w:val="baseline"/>
        </w:rPr>
      </w:pPr>
      <w:r w:rsidDel="00000000" w:rsidR="00000000" w:rsidRPr="00000000">
        <w:rPr>
          <w:rtl w:val="0"/>
        </w:rPr>
      </w:r>
    </w:p>
    <w:p w:rsidR="00000000" w:rsidDel="00000000" w:rsidP="00000000" w:rsidRDefault="00000000" w:rsidRPr="00000000" w14:paraId="00000452">
      <w:pPr>
        <w:pStyle w:val="Heading1"/>
        <w:pageBreakBefore w:val="0"/>
        <w:rPr>
          <w:rFonts w:ascii="Sorts Mill Goudy" w:cs="Sorts Mill Goudy" w:eastAsia="Sorts Mill Goudy" w:hAnsi="Sorts Mill Goudy"/>
          <w:b w:val="0"/>
          <w:sz w:val="26"/>
          <w:szCs w:val="26"/>
          <w:u w:val="none"/>
          <w:vertAlign w:val="baseline"/>
        </w:rPr>
      </w:pPr>
      <w:r w:rsidDel="00000000" w:rsidR="00000000" w:rsidRPr="00000000">
        <w:rPr>
          <w:rFonts w:ascii="Sorts Mill Goudy" w:cs="Sorts Mill Goudy" w:eastAsia="Sorts Mill Goudy" w:hAnsi="Sorts Mill Goudy"/>
          <w:b w:val="0"/>
          <w:sz w:val="26"/>
          <w:szCs w:val="26"/>
          <w:u w:val="none"/>
          <w:vertAlign w:val="baseline"/>
          <w:rtl w:val="0"/>
        </w:rPr>
        <w:t xml:space="preserve">VERSUS</w:t>
      </w:r>
    </w:p>
    <w:p w:rsidR="00000000" w:rsidDel="00000000" w:rsidP="00000000" w:rsidRDefault="00000000" w:rsidRPr="00000000" w14:paraId="00000453">
      <w:pPr>
        <w:pageBreakBefore w:val="0"/>
        <w:rPr>
          <w:vertAlign w:val="baseline"/>
        </w:rPr>
      </w:pPr>
      <w:r w:rsidDel="00000000" w:rsidR="00000000" w:rsidRPr="00000000">
        <w:rPr>
          <w:rtl w:val="0"/>
        </w:rPr>
      </w:r>
    </w:p>
    <w:p w:rsidR="00000000" w:rsidDel="00000000" w:rsidP="00000000" w:rsidRDefault="00000000" w:rsidRPr="00000000" w14:paraId="00000454">
      <w:pPr>
        <w:pStyle w:val="Heading6"/>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PPPPP</w:t>
      </w:r>
      <w:r w:rsidDel="00000000" w:rsidR="00000000" w:rsidRPr="00000000">
        <w:rPr>
          <w:rFonts w:ascii="Sorts Mill Goudy" w:cs="Sorts Mill Goudy" w:eastAsia="Sorts Mill Goudy" w:hAnsi="Sorts Mill Goudy"/>
          <w:b w:val="1"/>
          <w:sz w:val="26"/>
          <w:szCs w:val="26"/>
          <w:vertAlign w:val="baseline"/>
          <w:rtl w:val="0"/>
        </w:rPr>
        <w:t xml:space="preserve">.................................................................</w:t>
      </w:r>
      <w:r w:rsidDel="00000000" w:rsidR="00000000" w:rsidRPr="00000000">
        <w:rPr>
          <w:rFonts w:ascii="Sorts Mill Goudy" w:cs="Sorts Mill Goudy" w:eastAsia="Sorts Mill Goudy" w:hAnsi="Sorts Mill Goudy"/>
          <w:b w:val="0"/>
          <w:sz w:val="26"/>
          <w:szCs w:val="26"/>
          <w:vertAlign w:val="baseline"/>
          <w:rtl w:val="0"/>
        </w:rPr>
        <w:t xml:space="preserve">DEFENDANT</w:t>
      </w:r>
      <w:r w:rsidDel="00000000" w:rsidR="00000000" w:rsidRPr="00000000">
        <w:rPr>
          <w:rtl w:val="0"/>
        </w:rPr>
      </w:r>
    </w:p>
    <w:p w:rsidR="00000000" w:rsidDel="00000000" w:rsidP="00000000" w:rsidRDefault="00000000" w:rsidRPr="00000000" w14:paraId="00000455">
      <w:pPr>
        <w:pageBreakBefore w:val="0"/>
        <w:rPr>
          <w:vertAlign w:val="baseline"/>
        </w:rPr>
      </w:pPr>
      <w:r w:rsidDel="00000000" w:rsidR="00000000" w:rsidRPr="00000000">
        <w:rPr>
          <w:rtl w:val="0"/>
        </w:rPr>
      </w:r>
    </w:p>
    <w:p w:rsidR="00000000" w:rsidDel="00000000" w:rsidP="00000000" w:rsidRDefault="00000000" w:rsidRPr="00000000" w14:paraId="00000456">
      <w:pPr>
        <w:pageBreakBefore w:val="0"/>
        <w:jc w:val="center"/>
        <w:rPr>
          <w:vertAlign w:val="baseline"/>
        </w:rPr>
      </w:pPr>
      <w:r w:rsidDel="00000000" w:rsidR="00000000" w:rsidRPr="00000000">
        <w:rPr>
          <w:vertAlign w:val="baseline"/>
          <w:rtl w:val="0"/>
        </w:rPr>
        <w:t xml:space="preserve">AND</w:t>
      </w:r>
    </w:p>
    <w:p w:rsidR="00000000" w:rsidDel="00000000" w:rsidP="00000000" w:rsidRDefault="00000000" w:rsidRPr="00000000" w14:paraId="00000457">
      <w:pPr>
        <w:pageBreakBefore w:val="0"/>
        <w:rPr>
          <w:vertAlign w:val="baseline"/>
        </w:rPr>
      </w:pPr>
      <w:r w:rsidDel="00000000" w:rsidR="00000000" w:rsidRPr="00000000">
        <w:rPr>
          <w:rtl w:val="0"/>
        </w:rPr>
      </w:r>
    </w:p>
    <w:p w:rsidR="00000000" w:rsidDel="00000000" w:rsidP="00000000" w:rsidRDefault="00000000" w:rsidRPr="00000000" w14:paraId="00000458">
      <w:pPr>
        <w:pageBreakBefore w:val="0"/>
        <w:rPr>
          <w:vertAlign w:val="baseline"/>
        </w:rPr>
      </w:pPr>
      <w:r w:rsidDel="00000000" w:rsidR="00000000" w:rsidRPr="00000000">
        <w:rPr>
          <w:vertAlign w:val="baseline"/>
          <w:rtl w:val="0"/>
        </w:rPr>
        <w:t xml:space="preserve">KENYA ROADWAYS LIMITED...............................................................THIRD PARTY</w:t>
      </w:r>
    </w:p>
    <w:p w:rsidR="00000000" w:rsidDel="00000000" w:rsidP="00000000" w:rsidRDefault="00000000" w:rsidRPr="00000000" w14:paraId="00000459">
      <w:pPr>
        <w:pageBreakBefore w:val="0"/>
        <w:rPr>
          <w:vertAlign w:val="baseline"/>
        </w:rPr>
      </w:pPr>
      <w:r w:rsidDel="00000000" w:rsidR="00000000" w:rsidRPr="00000000">
        <w:rPr>
          <w:rtl w:val="0"/>
        </w:rPr>
      </w:r>
    </w:p>
    <w:p w:rsidR="00000000" w:rsidDel="00000000" w:rsidP="00000000" w:rsidRDefault="00000000" w:rsidRPr="00000000" w14:paraId="0000045A">
      <w:pPr>
        <w:pStyle w:val="Heading1"/>
        <w:pageBreakBefore w:val="0"/>
        <w:rPr>
          <w:rFonts w:ascii="Sorts Mill Goudy" w:cs="Sorts Mill Goudy" w:eastAsia="Sorts Mill Goudy" w:hAnsi="Sorts Mill Goudy"/>
          <w:sz w:val="26"/>
          <w:szCs w:val="26"/>
          <w:vertAlign w:val="baseline"/>
        </w:rPr>
      </w:pPr>
      <w:r w:rsidDel="00000000" w:rsidR="00000000" w:rsidRPr="00000000">
        <w:rPr>
          <w:rtl w:val="0"/>
        </w:rPr>
      </w:r>
    </w:p>
    <w:p w:rsidR="00000000" w:rsidDel="00000000" w:rsidP="00000000" w:rsidRDefault="00000000" w:rsidRPr="00000000" w14:paraId="0000045B">
      <w:pPr>
        <w:pStyle w:val="Heading1"/>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1"/>
          <w:sz w:val="26"/>
          <w:szCs w:val="26"/>
          <w:vertAlign w:val="baseline"/>
          <w:rtl w:val="0"/>
        </w:rPr>
        <w:t xml:space="preserve">AFFIDAVIT</w:t>
      </w:r>
      <w:r w:rsidDel="00000000" w:rsidR="00000000" w:rsidRPr="00000000">
        <w:rPr>
          <w:rtl w:val="0"/>
        </w:rPr>
      </w:r>
    </w:p>
    <w:p w:rsidR="00000000" w:rsidDel="00000000" w:rsidP="00000000" w:rsidRDefault="00000000" w:rsidRPr="00000000" w14:paraId="0000045C">
      <w:pPr>
        <w:pageBreakBefore w:val="0"/>
        <w:rPr>
          <w:vertAlign w:val="baseline"/>
        </w:rPr>
      </w:pPr>
      <w:r w:rsidDel="00000000" w:rsidR="00000000" w:rsidRPr="00000000">
        <w:rPr>
          <w:rtl w:val="0"/>
        </w:rPr>
      </w:r>
    </w:p>
    <w:p w:rsidR="00000000" w:rsidDel="00000000" w:rsidP="00000000" w:rsidRDefault="00000000" w:rsidRPr="00000000" w14:paraId="0000045D">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45E">
      <w:pPr>
        <w:pageBreakBefore w:val="0"/>
        <w:spacing w:line="360" w:lineRule="auto"/>
        <w:jc w:val="both"/>
        <w:rPr>
          <w:vertAlign w:val="baseline"/>
        </w:rPr>
      </w:pPr>
      <w:r w:rsidDel="00000000" w:rsidR="00000000" w:rsidRPr="00000000">
        <w:rPr>
          <w:vertAlign w:val="baseline"/>
          <w:rtl w:val="0"/>
        </w:rPr>
        <w:t xml:space="preserve">I, </w:t>
      </w:r>
      <w:r w:rsidDel="00000000" w:rsidR="00000000" w:rsidRPr="00000000">
        <w:rPr>
          <w:b w:val="1"/>
          <w:u w:val="single"/>
          <w:vertAlign w:val="baseline"/>
          <w:rtl w:val="0"/>
        </w:rPr>
        <w:t xml:space="preserve">DDDDDD</w:t>
      </w:r>
      <w:r w:rsidDel="00000000" w:rsidR="00000000" w:rsidRPr="00000000">
        <w:rPr>
          <w:vertAlign w:val="baseline"/>
          <w:rtl w:val="0"/>
        </w:rPr>
        <w:t xml:space="preserve">, residing at Nairobi and care of Post Office Box Number 5XXX Nairobi, hereby make oath and state as follows:</w:t>
      </w:r>
    </w:p>
    <w:p w:rsidR="00000000" w:rsidDel="00000000" w:rsidP="00000000" w:rsidRDefault="00000000" w:rsidRPr="00000000" w14:paraId="0000045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60">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am the second Plaintiff in this case and the first Plaintiff is my mother. I am therefore competent to swear this Affidavit.  </w:t>
      </w:r>
    </w:p>
    <w:p w:rsidR="00000000" w:rsidDel="00000000" w:rsidP="00000000" w:rsidRDefault="00000000" w:rsidRPr="00000000" w14:paraId="0000046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62">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have read and understood the contents of paragraphs 2 to 8 of my mother’s Affidavit and I can confirm that the same are true and accurate.  </w:t>
      </w:r>
    </w:p>
    <w:p w:rsidR="00000000" w:rsidDel="00000000" w:rsidP="00000000" w:rsidRDefault="00000000" w:rsidRPr="00000000" w14:paraId="0000046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64">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also aggrieved by the judgment delivered on 5</w:t>
      </w:r>
      <w:r w:rsidDel="00000000" w:rsidR="00000000" w:rsidRPr="00000000">
        <w:rPr>
          <w:vertAlign w:val="superscript"/>
          <w:rtl w:val="0"/>
        </w:rPr>
        <w:t xml:space="preserve">th</w:t>
      </w:r>
      <w:r w:rsidDel="00000000" w:rsidR="00000000" w:rsidRPr="00000000">
        <w:rPr>
          <w:vertAlign w:val="baseline"/>
          <w:rtl w:val="0"/>
        </w:rPr>
        <w:t xml:space="preserve"> February, 2002 by the Honourable Lady Justice Ang’awa and would like to appeal against the same.</w:t>
      </w:r>
    </w:p>
    <w:p w:rsidR="00000000" w:rsidDel="00000000" w:rsidP="00000000" w:rsidRDefault="00000000" w:rsidRPr="00000000" w14:paraId="00000465">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66">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advised by our Advocates on record that the initial steps in lodging an Appeal are to file a Notice of Appeal and request for typed proceedings. I am aware that the said Notice of Appeal has been filed and served and a letter requesting for typed proceedings has already been sent to the Deputy Registrar.</w:t>
      </w:r>
    </w:p>
    <w:p w:rsidR="00000000" w:rsidDel="00000000" w:rsidP="00000000" w:rsidRDefault="00000000" w:rsidRPr="00000000" w14:paraId="00000467">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68">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unless the Application for stay of execution is heard and the orders sought therein granted, the Defendant will commence execution proceedings to my utter loss and damage.  </w:t>
      </w:r>
    </w:p>
    <w:p w:rsidR="00000000" w:rsidDel="00000000" w:rsidP="00000000" w:rsidRDefault="00000000" w:rsidRPr="00000000" w14:paraId="00000469">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6A">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have just began working recently and I earn a modest salary and I am not in any position to meet the Defendant’s costs when taxed.  I therefore ask that this Court do stay the execution of the Decree pending the Appeal, which I believe has good chances of success.  </w:t>
      </w:r>
    </w:p>
    <w:p w:rsidR="00000000" w:rsidDel="00000000" w:rsidP="00000000" w:rsidRDefault="00000000" w:rsidRPr="00000000" w14:paraId="0000046B">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6C">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swear this Affidavit in support of the Application annexed hereto for stay of execution pending appeal to be heard as a matter of extreme urgency.</w:t>
      </w:r>
    </w:p>
    <w:p w:rsidR="00000000" w:rsidDel="00000000" w:rsidP="00000000" w:rsidRDefault="00000000" w:rsidRPr="00000000" w14:paraId="0000046D">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6E">
      <w:pPr>
        <w:pageBreakBefore w:val="0"/>
        <w:numPr>
          <w:ilvl w:val="0"/>
          <w:numId w:val="58"/>
        </w:numPr>
        <w:spacing w:line="360" w:lineRule="auto"/>
        <w:ind w:left="360" w:hanging="36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what is deponed to hereinabove is true to the best of my knowledge save to matter deponed to on information sources whereof have been disclosed and matters deponed to on belief, whereupon the grounds have been given.</w:t>
      </w:r>
    </w:p>
    <w:p w:rsidR="00000000" w:rsidDel="00000000" w:rsidP="00000000" w:rsidRDefault="00000000" w:rsidRPr="00000000" w14:paraId="0000046F">
      <w:pPr>
        <w:pageBreakBefore w:val="0"/>
        <w:spacing w:line="360" w:lineRule="auto"/>
        <w:rPr>
          <w:b w:val="0"/>
          <w:u w:val="single"/>
          <w:vertAlign w:val="baseline"/>
        </w:rPr>
      </w:pPr>
      <w:r w:rsidDel="00000000" w:rsidR="00000000" w:rsidRPr="00000000">
        <w:rPr>
          <w:rtl w:val="0"/>
        </w:rPr>
      </w:r>
    </w:p>
    <w:p w:rsidR="00000000" w:rsidDel="00000000" w:rsidP="00000000" w:rsidRDefault="00000000" w:rsidRPr="00000000" w14:paraId="00000470">
      <w:pPr>
        <w:pageBreakBefore w:val="0"/>
        <w:spacing w:line="360" w:lineRule="auto"/>
        <w:rPr>
          <w:vertAlign w:val="baseline"/>
        </w:rPr>
      </w:pPr>
      <w:r w:rsidDel="00000000" w:rsidR="00000000" w:rsidRPr="00000000">
        <w:rPr>
          <w:b w:val="1"/>
          <w:u w:val="single"/>
          <w:vertAlign w:val="baseline"/>
          <w:rtl w:val="0"/>
        </w:rPr>
        <w:t xml:space="preserve">SWORN</w:t>
      </w:r>
      <w:r w:rsidDel="00000000" w:rsidR="00000000" w:rsidRPr="00000000">
        <w:rPr>
          <w:vertAlign w:val="baseline"/>
          <w:rtl w:val="0"/>
        </w:rPr>
        <w:t xml:space="preserve"> by the said</w:t>
        <w:tab/>
        <w:tab/>
        <w:tab/>
        <w:t xml:space="preserve">)</w:t>
      </w:r>
    </w:p>
    <w:p w:rsidR="00000000" w:rsidDel="00000000" w:rsidP="00000000" w:rsidRDefault="00000000" w:rsidRPr="00000000" w14:paraId="00000471">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72">
      <w:pPr>
        <w:pageBreakBefore w:val="0"/>
        <w:rPr>
          <w:vertAlign w:val="baseline"/>
        </w:rPr>
      </w:pPr>
      <w:r w:rsidDel="00000000" w:rsidR="00000000" w:rsidRPr="00000000">
        <w:rPr>
          <w:b w:val="1"/>
          <w:u w:val="single"/>
          <w:vertAlign w:val="baseline"/>
          <w:rtl w:val="0"/>
        </w:rPr>
        <w:t xml:space="preserve">DDDDDD</w:t>
      </w:r>
      <w:r w:rsidDel="00000000" w:rsidR="00000000" w:rsidRPr="00000000">
        <w:rPr>
          <w:vertAlign w:val="baseline"/>
          <w:rtl w:val="0"/>
        </w:rPr>
        <w:tab/>
        <w:tab/>
        <w:t xml:space="preserve">)</w:t>
      </w:r>
    </w:p>
    <w:p w:rsidR="00000000" w:rsidDel="00000000" w:rsidP="00000000" w:rsidRDefault="00000000" w:rsidRPr="00000000" w14:paraId="00000473">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74">
      <w:pPr>
        <w:pageBreakBefore w:val="0"/>
        <w:rPr>
          <w:vertAlign w:val="baseline"/>
        </w:rPr>
      </w:pPr>
      <w:r w:rsidDel="00000000" w:rsidR="00000000" w:rsidRPr="00000000">
        <w:rPr>
          <w:vertAlign w:val="baseline"/>
          <w:rtl w:val="0"/>
        </w:rPr>
        <w:t xml:space="preserve">at Nairobi this     day of</w:t>
        <w:tab/>
        <w:t xml:space="preserve">              2002)</w:t>
      </w:r>
    </w:p>
    <w:p w:rsidR="00000000" w:rsidDel="00000000" w:rsidP="00000000" w:rsidRDefault="00000000" w:rsidRPr="00000000" w14:paraId="00000475">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76">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77">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78">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79">
      <w:pPr>
        <w:pageBreakBefore w:val="0"/>
        <w:rPr>
          <w:vertAlign w:val="baseline"/>
        </w:rPr>
      </w:pPr>
      <w:r w:rsidDel="00000000" w:rsidR="00000000" w:rsidRPr="00000000">
        <w:rPr>
          <w:b w:val="1"/>
          <w:vertAlign w:val="baseline"/>
          <w:rtl w:val="0"/>
        </w:rPr>
        <w:t xml:space="preserve">BEFORE ME</w:t>
      </w:r>
      <w:r w:rsidDel="00000000" w:rsidR="00000000" w:rsidRPr="00000000">
        <w:rPr>
          <w:vertAlign w:val="baseline"/>
          <w:rtl w:val="0"/>
        </w:rPr>
        <w:tab/>
        <w:tab/>
        <w:tab/>
        <w:tab/>
        <w:t xml:space="preserve">)</w:t>
      </w:r>
    </w:p>
    <w:p w:rsidR="00000000" w:rsidDel="00000000" w:rsidP="00000000" w:rsidRDefault="00000000" w:rsidRPr="00000000" w14:paraId="0000047A">
      <w:pPr>
        <w:pageBreakBefore w:val="0"/>
        <w:ind w:firstLine="720"/>
        <w:rPr>
          <w:vertAlign w:val="baseline"/>
        </w:rPr>
      </w:pPr>
      <w:r w:rsidDel="00000000" w:rsidR="00000000" w:rsidRPr="00000000">
        <w:rPr>
          <w:vertAlign w:val="baseline"/>
          <w:rtl w:val="0"/>
        </w:rPr>
        <w:tab/>
        <w:tab/>
        <w:tab/>
        <w:tab/>
        <w:tab/>
        <w:t xml:space="preserve">)</w:t>
      </w:r>
    </w:p>
    <w:p w:rsidR="00000000" w:rsidDel="00000000" w:rsidP="00000000" w:rsidRDefault="00000000" w:rsidRPr="00000000" w14:paraId="0000047B">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7C">
      <w:pPr>
        <w:pageBreakBefore w:val="0"/>
        <w:rPr>
          <w:vertAlign w:val="baseline"/>
        </w:rPr>
      </w:pPr>
      <w:r w:rsidDel="00000000" w:rsidR="00000000" w:rsidRPr="00000000">
        <w:rPr>
          <w:b w:val="1"/>
          <w:u w:val="single"/>
          <w:vertAlign w:val="baseline"/>
          <w:rtl w:val="0"/>
        </w:rPr>
        <w:t xml:space="preserve">COMMISSIONER FOR OATHS</w:t>
      </w:r>
      <w:r w:rsidDel="00000000" w:rsidR="00000000" w:rsidRPr="00000000">
        <w:rPr>
          <w:vertAlign w:val="baseline"/>
          <w:rtl w:val="0"/>
        </w:rPr>
        <w:tab/>
        <w:t xml:space="preserve">)</w:t>
      </w:r>
    </w:p>
    <w:p w:rsidR="00000000" w:rsidDel="00000000" w:rsidP="00000000" w:rsidRDefault="00000000" w:rsidRPr="00000000" w14:paraId="0000047D">
      <w:pPr>
        <w:pageBreakBefore w:val="0"/>
        <w:rPr>
          <w:vertAlign w:val="baseline"/>
        </w:rPr>
      </w:pPr>
      <w:r w:rsidDel="00000000" w:rsidR="00000000" w:rsidRPr="00000000">
        <w:rPr>
          <w:rtl w:val="0"/>
        </w:rPr>
      </w:r>
    </w:p>
    <w:p w:rsidR="00000000" w:rsidDel="00000000" w:rsidP="00000000" w:rsidRDefault="00000000" w:rsidRPr="00000000" w14:paraId="0000047E">
      <w:pPr>
        <w:pageBreakBefore w:val="0"/>
        <w:rPr>
          <w:vertAlign w:val="baseline"/>
        </w:rPr>
      </w:pPr>
      <w:r w:rsidDel="00000000" w:rsidR="00000000" w:rsidRPr="00000000">
        <w:rPr>
          <w:rtl w:val="0"/>
        </w:rPr>
      </w:r>
    </w:p>
    <w:p w:rsidR="00000000" w:rsidDel="00000000" w:rsidP="00000000" w:rsidRDefault="00000000" w:rsidRPr="00000000" w14:paraId="0000047F">
      <w:pPr>
        <w:pageBreakBefore w:val="0"/>
        <w:rPr>
          <w:b w:val="0"/>
          <w:u w:val="single"/>
          <w:vertAlign w:val="baseline"/>
        </w:rPr>
      </w:pPr>
      <w:r w:rsidDel="00000000" w:rsidR="00000000" w:rsidRPr="00000000">
        <w:rPr>
          <w:b w:val="1"/>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480">
      <w:pPr>
        <w:pageBreakBefore w:val="0"/>
        <w:rPr>
          <w:b w:val="0"/>
          <w:u w:val="single"/>
          <w:vertAlign w:val="baseline"/>
        </w:rPr>
      </w:pPr>
      <w:r w:rsidDel="00000000" w:rsidR="00000000" w:rsidRPr="00000000">
        <w:rPr>
          <w:rtl w:val="0"/>
        </w:rPr>
      </w:r>
    </w:p>
    <w:p w:rsidR="00000000" w:rsidDel="00000000" w:rsidP="00000000" w:rsidRDefault="00000000" w:rsidRPr="00000000" w14:paraId="00000481">
      <w:pPr>
        <w:pageBreakBefore w:val="0"/>
        <w:rPr>
          <w:vertAlign w:val="baseline"/>
        </w:rPr>
      </w:pPr>
      <w:r w:rsidDel="00000000" w:rsidR="00000000" w:rsidRPr="00000000">
        <w:rPr>
          <w:vertAlign w:val="baseline"/>
          <w:rtl w:val="0"/>
        </w:rPr>
        <w:t xml:space="preserve">XXX &amp; Company</w:t>
      </w:r>
    </w:p>
    <w:p w:rsidR="00000000" w:rsidDel="00000000" w:rsidP="00000000" w:rsidRDefault="00000000" w:rsidRPr="00000000" w14:paraId="00000482">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83">
      <w:pPr>
        <w:pageBreakBefore w:val="0"/>
        <w:rPr>
          <w:vertAlign w:val="baseline"/>
        </w:rPr>
      </w:pPr>
      <w:r w:rsidDel="00000000" w:rsidR="00000000" w:rsidRPr="00000000">
        <w:rPr>
          <w:vertAlign w:val="baseline"/>
          <w:rtl w:val="0"/>
        </w:rPr>
        <w:t xml:space="preserve">Fffffff,</w:t>
      </w:r>
    </w:p>
    <w:p w:rsidR="00000000" w:rsidDel="00000000" w:rsidP="00000000" w:rsidRDefault="00000000" w:rsidRPr="00000000" w14:paraId="00000484">
      <w:pPr>
        <w:pageBreakBefore w:val="0"/>
        <w:rPr>
          <w:vertAlign w:val="baseline"/>
        </w:rPr>
      </w:pPr>
      <w:r w:rsidDel="00000000" w:rsidR="00000000" w:rsidRPr="00000000">
        <w:rPr>
          <w:vertAlign w:val="baseline"/>
          <w:rtl w:val="0"/>
        </w:rPr>
        <w:t xml:space="preserve">Arboretum ,</w:t>
      </w:r>
    </w:p>
    <w:p w:rsidR="00000000" w:rsidDel="00000000" w:rsidP="00000000" w:rsidRDefault="00000000" w:rsidRPr="00000000" w14:paraId="00000485">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86">
      <w:pPr>
        <w:pageBreakBefore w:val="0"/>
        <w:rPr>
          <w:b w:val="0"/>
          <w:u w:val="single"/>
          <w:vertAlign w:val="baseline"/>
        </w:rPr>
      </w:pPr>
      <w:r w:rsidDel="00000000" w:rsidR="00000000" w:rsidRPr="00000000">
        <w:rPr>
          <w:b w:val="1"/>
          <w:u w:val="single"/>
          <w:vertAlign w:val="baseline"/>
          <w:rtl w:val="0"/>
        </w:rPr>
        <w:t xml:space="preserve">00100 NAIROBI.</w:t>
      </w:r>
      <w:r w:rsidDel="00000000" w:rsidR="00000000" w:rsidRPr="00000000">
        <w:rPr>
          <w:rtl w:val="0"/>
        </w:rPr>
      </w:r>
    </w:p>
    <w:p w:rsidR="00000000" w:rsidDel="00000000" w:rsidP="00000000" w:rsidRDefault="00000000" w:rsidRPr="00000000" w14:paraId="00000487">
      <w:pPr>
        <w:pageBreakBefore w:val="0"/>
        <w:rPr>
          <w:b w:val="0"/>
          <w:u w:val="single"/>
          <w:vertAlign w:val="baseline"/>
        </w:rPr>
      </w:pPr>
      <w:r w:rsidDel="00000000" w:rsidR="00000000" w:rsidRPr="00000000">
        <w:rPr>
          <w:rtl w:val="0"/>
        </w:rPr>
      </w:r>
    </w:p>
    <w:p w:rsidR="00000000" w:rsidDel="00000000" w:rsidP="00000000" w:rsidRDefault="00000000" w:rsidRPr="00000000" w14:paraId="00000488">
      <w:pPr>
        <w:pageBreakBefore w:val="0"/>
        <w:rPr>
          <w:b w:val="0"/>
          <w:vertAlign w:val="baseline"/>
        </w:rPr>
      </w:pPr>
      <w:r w:rsidDel="00000000" w:rsidR="00000000" w:rsidRPr="00000000">
        <w:rPr>
          <w:rtl w:val="0"/>
        </w:rPr>
      </w:r>
    </w:p>
    <w:p w:rsidR="00000000" w:rsidDel="00000000" w:rsidP="00000000" w:rsidRDefault="00000000" w:rsidRPr="00000000" w14:paraId="00000489">
      <w:pPr>
        <w:pageBreakBefore w:val="0"/>
        <w:rPr>
          <w:b w:val="0"/>
          <w:u w:val="single"/>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48A">
      <w:pPr>
        <w:pageBreakBefore w:val="0"/>
        <w:rPr>
          <w:b w:val="0"/>
          <w:vertAlign w:val="baseline"/>
        </w:rPr>
      </w:pPr>
      <w:r w:rsidDel="00000000" w:rsidR="00000000" w:rsidRPr="00000000">
        <w:rPr>
          <w:rtl w:val="0"/>
        </w:rPr>
      </w:r>
    </w:p>
    <w:p w:rsidR="00000000" w:rsidDel="00000000" w:rsidP="00000000" w:rsidRDefault="00000000" w:rsidRPr="00000000" w14:paraId="0000048B">
      <w:pPr>
        <w:pageBreakBefore w:val="0"/>
        <w:rPr>
          <w:vertAlign w:val="baseline"/>
        </w:rPr>
      </w:pPr>
      <w:r w:rsidDel="00000000" w:rsidR="00000000" w:rsidRPr="00000000">
        <w:rPr>
          <w:vertAlign w:val="baseline"/>
          <w:rtl w:val="0"/>
        </w:rPr>
        <w:t xml:space="preserve">XXXXXX  &amp; Company</w:t>
      </w:r>
    </w:p>
    <w:p w:rsidR="00000000" w:rsidDel="00000000" w:rsidP="00000000" w:rsidRDefault="00000000" w:rsidRPr="00000000" w14:paraId="0000048C">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8D">
      <w:pPr>
        <w:pageBreakBefore w:val="0"/>
        <w:rPr>
          <w:vertAlign w:val="baseline"/>
        </w:rPr>
      </w:pPr>
      <w:r w:rsidDel="00000000" w:rsidR="00000000" w:rsidRPr="00000000">
        <w:rPr>
          <w:vertAlign w:val="baseline"/>
          <w:rtl w:val="0"/>
        </w:rPr>
        <w:t xml:space="preserve">View Park Towers, 19</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8E">
      <w:pPr>
        <w:pageBreakBefore w:val="0"/>
        <w:rPr>
          <w:vertAlign w:val="baseline"/>
        </w:rPr>
      </w:pPr>
      <w:r w:rsidDel="00000000" w:rsidR="00000000" w:rsidRPr="00000000">
        <w:rPr>
          <w:vertAlign w:val="baseline"/>
          <w:rtl w:val="0"/>
        </w:rPr>
        <w:t xml:space="preserve">Monrovia Street</w:t>
      </w:r>
    </w:p>
    <w:p w:rsidR="00000000" w:rsidDel="00000000" w:rsidP="00000000" w:rsidRDefault="00000000" w:rsidRPr="00000000" w14:paraId="0000048F">
      <w:pPr>
        <w:pageBreakBefore w:val="0"/>
        <w:rPr>
          <w:vertAlign w:val="baseline"/>
        </w:rPr>
      </w:pPr>
      <w:r w:rsidDel="00000000" w:rsidR="00000000" w:rsidRPr="00000000">
        <w:rPr>
          <w:vertAlign w:val="baseline"/>
          <w:rtl w:val="0"/>
        </w:rPr>
        <w:t xml:space="preserve">P. O. XXXX,</w:t>
      </w:r>
    </w:p>
    <w:p w:rsidR="00000000" w:rsidDel="00000000" w:rsidP="00000000" w:rsidRDefault="00000000" w:rsidRPr="00000000" w14:paraId="00000490">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tab/>
        <w:t xml:space="preserve">Ref:-</w:t>
      </w:r>
    </w:p>
    <w:p w:rsidR="00000000" w:rsidDel="00000000" w:rsidP="00000000" w:rsidRDefault="00000000" w:rsidRPr="00000000" w14:paraId="00000491">
      <w:pPr>
        <w:pageBreakBefore w:val="0"/>
        <w:rPr>
          <w:vertAlign w:val="baseline"/>
        </w:rPr>
      </w:pPr>
      <w:r w:rsidDel="00000000" w:rsidR="00000000" w:rsidRPr="00000000">
        <w:rPr>
          <w:rtl w:val="0"/>
        </w:rPr>
      </w:r>
    </w:p>
    <w:p w:rsidR="00000000" w:rsidDel="00000000" w:rsidP="00000000" w:rsidRDefault="00000000" w:rsidRPr="00000000" w14:paraId="00000492">
      <w:pPr>
        <w:pageBreakBefore w:val="0"/>
        <w:rPr>
          <w:vertAlign w:val="baseline"/>
        </w:rPr>
      </w:pPr>
      <w:r w:rsidDel="00000000" w:rsidR="00000000" w:rsidRPr="00000000">
        <w:rPr>
          <w:vertAlign w:val="baseline"/>
          <w:rtl w:val="0"/>
        </w:rPr>
        <w:t xml:space="preserve">XXX&amp; Company</w:t>
      </w:r>
    </w:p>
    <w:p w:rsidR="00000000" w:rsidDel="00000000" w:rsidP="00000000" w:rsidRDefault="00000000" w:rsidRPr="00000000" w14:paraId="00000493">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94">
      <w:pPr>
        <w:pageBreakBefore w:val="0"/>
        <w:rPr>
          <w:vertAlign w:val="baseline"/>
        </w:rPr>
      </w:pPr>
      <w:r w:rsidDel="00000000" w:rsidR="00000000" w:rsidRPr="00000000">
        <w:rPr>
          <w:vertAlign w:val="baseline"/>
          <w:rtl w:val="0"/>
        </w:rPr>
        <w:t xml:space="preserve"> House</w:t>
      </w:r>
    </w:p>
    <w:p w:rsidR="00000000" w:rsidDel="00000000" w:rsidP="00000000" w:rsidRDefault="00000000" w:rsidRPr="00000000" w14:paraId="00000495">
      <w:pPr>
        <w:pageBreakBefore w:val="0"/>
        <w:rPr>
          <w:vertAlign w:val="baseline"/>
        </w:rPr>
      </w:pPr>
      <w:r w:rsidDel="00000000" w:rsidR="00000000" w:rsidRPr="00000000">
        <w:rPr>
          <w:vertAlign w:val="baseline"/>
          <w:rtl w:val="0"/>
        </w:rPr>
        <w:t xml:space="preserve">4</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96">
      <w:pPr>
        <w:pageBreakBefore w:val="0"/>
        <w:rPr>
          <w:vertAlign w:val="baseline"/>
        </w:rPr>
      </w:pPr>
      <w:r w:rsidDel="00000000" w:rsidR="00000000" w:rsidRPr="00000000">
        <w:rPr>
          <w:vertAlign w:val="baseline"/>
          <w:rtl w:val="0"/>
        </w:rPr>
        <w:t xml:space="preserve">Haile Selassie Avenue</w:t>
      </w:r>
    </w:p>
    <w:p w:rsidR="00000000" w:rsidDel="00000000" w:rsidP="00000000" w:rsidRDefault="00000000" w:rsidRPr="00000000" w14:paraId="00000497">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98">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 xml:space="preserve">.</w:t>
        <w:tab/>
        <w:tab/>
        <w:tab/>
        <w:tab/>
        <w:t xml:space="preserve">Ref. </w:t>
      </w:r>
    </w:p>
    <w:p w:rsidR="00000000" w:rsidDel="00000000" w:rsidP="00000000" w:rsidRDefault="00000000" w:rsidRPr="00000000" w14:paraId="00000499">
      <w:pPr>
        <w:pageBreakBefore w:val="0"/>
        <w:spacing w:line="360" w:lineRule="auto"/>
        <w:ind w:left="360"/>
        <w:rPr>
          <w:vertAlign w:val="baseline"/>
        </w:rPr>
      </w:pPr>
      <w:r w:rsidDel="00000000" w:rsidR="00000000" w:rsidRPr="00000000">
        <w:rPr>
          <w:rtl w:val="0"/>
        </w:rPr>
      </w:r>
    </w:p>
    <w:p w:rsidR="00000000" w:rsidDel="00000000" w:rsidP="00000000" w:rsidRDefault="00000000" w:rsidRPr="00000000" w14:paraId="000004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Sorts Mill Goudy" w:cs="Sorts Mill Goudy" w:eastAsia="Sorts Mill Goudy" w:hAnsi="Sorts Mill Goudy"/>
          <w:b w:val="0"/>
          <w:i w:val="1"/>
          <w:smallCaps w:val="0"/>
          <w:strike w:val="0"/>
          <w:color w:val="404040"/>
          <w:sz w:val="26"/>
          <w:szCs w:val="26"/>
          <w:u w:val="none"/>
          <w:shd w:fill="auto" w:val="clear"/>
          <w:vertAlign w:val="baseline"/>
        </w:rPr>
      </w:pPr>
      <w:r w:rsidDel="00000000" w:rsidR="00000000" w:rsidRPr="00000000">
        <w:br w:type="page"/>
      </w:r>
      <w:r w:rsidDel="00000000" w:rsidR="00000000" w:rsidRPr="00000000">
        <w:rPr>
          <w:rFonts w:ascii="Sorts Mill Goudy" w:cs="Sorts Mill Goudy" w:eastAsia="Sorts Mill Goudy" w:hAnsi="Sorts Mill Goudy"/>
          <w:b w:val="0"/>
          <w:i w:val="1"/>
          <w:smallCaps w:val="0"/>
          <w:strike w:val="0"/>
          <w:color w:val="404040"/>
          <w:sz w:val="26"/>
          <w:szCs w:val="26"/>
          <w:u w:val="none"/>
          <w:shd w:fill="auto" w:val="clear"/>
          <w:vertAlign w:val="baseline"/>
          <w:rtl w:val="0"/>
        </w:rPr>
        <w:t xml:space="preserve">REPUBLIC OF KENYA</w:t>
      </w:r>
    </w:p>
    <w:p w:rsidR="00000000" w:rsidDel="00000000" w:rsidP="00000000" w:rsidRDefault="00000000" w:rsidRPr="00000000" w14:paraId="0000049B">
      <w:pPr>
        <w:pageBreakBefore w:val="0"/>
        <w:jc w:val="center"/>
        <w:rPr>
          <w:u w:val="single"/>
          <w:vertAlign w:val="baseline"/>
        </w:rPr>
      </w:pPr>
      <w:r w:rsidDel="00000000" w:rsidR="00000000" w:rsidRPr="00000000">
        <w:rPr>
          <w:rtl w:val="0"/>
        </w:rPr>
      </w:r>
    </w:p>
    <w:p w:rsidR="00000000" w:rsidDel="00000000" w:rsidP="00000000" w:rsidRDefault="00000000" w:rsidRPr="00000000" w14:paraId="0000049C">
      <w:pPr>
        <w:pStyle w:val="Heading2"/>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IN THE HIGH COURT AT NAIROBI</w:t>
      </w:r>
      <w:r w:rsidDel="00000000" w:rsidR="00000000" w:rsidRPr="00000000">
        <w:rPr>
          <w:rtl w:val="0"/>
        </w:rPr>
      </w:r>
    </w:p>
    <w:p w:rsidR="00000000" w:rsidDel="00000000" w:rsidP="00000000" w:rsidRDefault="00000000" w:rsidRPr="00000000" w14:paraId="0000049D">
      <w:pPr>
        <w:pageBreakBefore w:val="0"/>
        <w:jc w:val="center"/>
        <w:rPr>
          <w:u w:val="single"/>
          <w:vertAlign w:val="baseline"/>
        </w:rPr>
      </w:pPr>
      <w:r w:rsidDel="00000000" w:rsidR="00000000" w:rsidRPr="00000000">
        <w:rPr>
          <w:rtl w:val="0"/>
        </w:rPr>
      </w:r>
    </w:p>
    <w:p w:rsidR="00000000" w:rsidDel="00000000" w:rsidP="00000000" w:rsidRDefault="00000000" w:rsidRPr="00000000" w14:paraId="0000049E">
      <w:pPr>
        <w:pageBreakBefore w:val="0"/>
        <w:jc w:val="center"/>
        <w:rPr>
          <w:b w:val="0"/>
          <w:vertAlign w:val="baseline"/>
        </w:rPr>
      </w:pPr>
      <w:r w:rsidDel="00000000" w:rsidR="00000000" w:rsidRPr="00000000">
        <w:rPr>
          <w:b w:val="1"/>
          <w:u w:val="single"/>
          <w:vertAlign w:val="baseline"/>
          <w:rtl w:val="0"/>
        </w:rPr>
        <w:t xml:space="preserve">CIVIL CASE  NO. XXX OF 1998</w:t>
      </w:r>
      <w:r w:rsidDel="00000000" w:rsidR="00000000" w:rsidRPr="00000000">
        <w:rPr>
          <w:rtl w:val="0"/>
        </w:rPr>
      </w:r>
    </w:p>
    <w:p w:rsidR="00000000" w:rsidDel="00000000" w:rsidP="00000000" w:rsidRDefault="00000000" w:rsidRPr="00000000" w14:paraId="0000049F">
      <w:pPr>
        <w:pageBreakBefore w:val="0"/>
        <w:rPr>
          <w:b w:val="0"/>
          <w:vertAlign w:val="baseline"/>
        </w:rPr>
      </w:pPr>
      <w:r w:rsidDel="00000000" w:rsidR="00000000" w:rsidRPr="00000000">
        <w:rPr>
          <w:rtl w:val="0"/>
        </w:rPr>
      </w:r>
    </w:p>
    <w:p w:rsidR="00000000" w:rsidDel="00000000" w:rsidP="00000000" w:rsidRDefault="00000000" w:rsidRPr="00000000" w14:paraId="000004A0">
      <w:pPr>
        <w:pageBreakBefore w:val="0"/>
        <w:jc w:val="center"/>
        <w:rPr>
          <w:b w:val="0"/>
          <w:vertAlign w:val="baseline"/>
        </w:rPr>
      </w:pPr>
      <w:r w:rsidDel="00000000" w:rsidR="00000000" w:rsidRPr="00000000">
        <w:rPr>
          <w:rtl w:val="0"/>
        </w:rPr>
      </w:r>
    </w:p>
    <w:p w:rsidR="00000000" w:rsidDel="00000000" w:rsidP="00000000" w:rsidRDefault="00000000" w:rsidRPr="00000000" w14:paraId="000004A1">
      <w:pPr>
        <w:pageBreakBefore w:val="0"/>
        <w:rPr>
          <w:vertAlign w:val="baseline"/>
        </w:rPr>
      </w:pPr>
      <w:r w:rsidDel="00000000" w:rsidR="00000000" w:rsidRPr="00000000">
        <w:rPr>
          <w:vertAlign w:val="baseline"/>
          <w:rtl w:val="0"/>
        </w:rPr>
        <w:t xml:space="preserve">UUUUUU</w:t>
      </w:r>
    </w:p>
    <w:p w:rsidR="00000000" w:rsidDel="00000000" w:rsidP="00000000" w:rsidRDefault="00000000" w:rsidRPr="00000000" w14:paraId="000004A2">
      <w:pPr>
        <w:pageBreakBefore w:val="0"/>
        <w:rPr>
          <w:vertAlign w:val="baseline"/>
        </w:rPr>
      </w:pPr>
      <w:r w:rsidDel="00000000" w:rsidR="00000000" w:rsidRPr="00000000">
        <w:rPr>
          <w:vertAlign w:val="baseline"/>
          <w:rtl w:val="0"/>
        </w:rPr>
        <w:t xml:space="preserve">DDDDDD........................................................................PLAINTIFFS</w:t>
      </w:r>
    </w:p>
    <w:p w:rsidR="00000000" w:rsidDel="00000000" w:rsidP="00000000" w:rsidRDefault="00000000" w:rsidRPr="00000000" w14:paraId="000004A3">
      <w:pPr>
        <w:pageBreakBefore w:val="0"/>
        <w:rPr>
          <w:vertAlign w:val="baseline"/>
        </w:rPr>
      </w:pPr>
      <w:r w:rsidDel="00000000" w:rsidR="00000000" w:rsidRPr="00000000">
        <w:rPr>
          <w:rtl w:val="0"/>
        </w:rPr>
      </w:r>
    </w:p>
    <w:p w:rsidR="00000000" w:rsidDel="00000000" w:rsidP="00000000" w:rsidRDefault="00000000" w:rsidRPr="00000000" w14:paraId="000004A4">
      <w:pPr>
        <w:pStyle w:val="Heading1"/>
        <w:pageBreakBefore w:val="0"/>
        <w:rPr>
          <w:rFonts w:ascii="Sorts Mill Goudy" w:cs="Sorts Mill Goudy" w:eastAsia="Sorts Mill Goudy" w:hAnsi="Sorts Mill Goudy"/>
          <w:b w:val="0"/>
          <w:sz w:val="26"/>
          <w:szCs w:val="26"/>
          <w:u w:val="none"/>
          <w:vertAlign w:val="baseline"/>
        </w:rPr>
      </w:pPr>
      <w:r w:rsidDel="00000000" w:rsidR="00000000" w:rsidRPr="00000000">
        <w:rPr>
          <w:rFonts w:ascii="Sorts Mill Goudy" w:cs="Sorts Mill Goudy" w:eastAsia="Sorts Mill Goudy" w:hAnsi="Sorts Mill Goudy"/>
          <w:b w:val="0"/>
          <w:sz w:val="26"/>
          <w:szCs w:val="26"/>
          <w:u w:val="none"/>
          <w:vertAlign w:val="baseline"/>
          <w:rtl w:val="0"/>
        </w:rPr>
        <w:t xml:space="preserve">VERSUS</w:t>
      </w:r>
    </w:p>
    <w:p w:rsidR="00000000" w:rsidDel="00000000" w:rsidP="00000000" w:rsidRDefault="00000000" w:rsidRPr="00000000" w14:paraId="000004A5">
      <w:pPr>
        <w:pStyle w:val="Heading6"/>
        <w:pageBreakBefore w:val="0"/>
        <w:rPr>
          <w:rFonts w:ascii="Sorts Mill Goudy" w:cs="Sorts Mill Goudy" w:eastAsia="Sorts Mill Goudy" w:hAnsi="Sorts Mill Goudy"/>
          <w:b w:val="0"/>
          <w:sz w:val="26"/>
          <w:szCs w:val="26"/>
          <w:vertAlign w:val="baseline"/>
        </w:rPr>
      </w:pPr>
      <w:r w:rsidDel="00000000" w:rsidR="00000000" w:rsidRPr="00000000">
        <w:rPr>
          <w:rtl w:val="0"/>
        </w:rPr>
      </w:r>
    </w:p>
    <w:p w:rsidR="00000000" w:rsidDel="00000000" w:rsidP="00000000" w:rsidRDefault="00000000" w:rsidRPr="00000000" w14:paraId="000004A6">
      <w:pPr>
        <w:pStyle w:val="Heading6"/>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PPPPP</w:t>
      </w:r>
      <w:r w:rsidDel="00000000" w:rsidR="00000000" w:rsidRPr="00000000">
        <w:rPr>
          <w:rFonts w:ascii="Sorts Mill Goudy" w:cs="Sorts Mill Goudy" w:eastAsia="Sorts Mill Goudy" w:hAnsi="Sorts Mill Goudy"/>
          <w:b w:val="1"/>
          <w:sz w:val="26"/>
          <w:szCs w:val="26"/>
          <w:vertAlign w:val="baseline"/>
          <w:rtl w:val="0"/>
        </w:rPr>
        <w:t xml:space="preserve">.................................................................</w:t>
      </w:r>
      <w:r w:rsidDel="00000000" w:rsidR="00000000" w:rsidRPr="00000000">
        <w:rPr>
          <w:rFonts w:ascii="Sorts Mill Goudy" w:cs="Sorts Mill Goudy" w:eastAsia="Sorts Mill Goudy" w:hAnsi="Sorts Mill Goudy"/>
          <w:b w:val="0"/>
          <w:sz w:val="26"/>
          <w:szCs w:val="26"/>
          <w:vertAlign w:val="baseline"/>
          <w:rtl w:val="0"/>
        </w:rPr>
        <w:t xml:space="preserve">DEFENDANT</w:t>
      </w:r>
      <w:r w:rsidDel="00000000" w:rsidR="00000000" w:rsidRPr="00000000">
        <w:rPr>
          <w:rtl w:val="0"/>
        </w:rPr>
      </w:r>
    </w:p>
    <w:p w:rsidR="00000000" w:rsidDel="00000000" w:rsidP="00000000" w:rsidRDefault="00000000" w:rsidRPr="00000000" w14:paraId="000004A7">
      <w:pPr>
        <w:pageBreakBefore w:val="0"/>
        <w:rPr>
          <w:vertAlign w:val="baseline"/>
        </w:rPr>
      </w:pPr>
      <w:r w:rsidDel="00000000" w:rsidR="00000000" w:rsidRPr="00000000">
        <w:rPr>
          <w:rtl w:val="0"/>
        </w:rPr>
      </w:r>
    </w:p>
    <w:p w:rsidR="00000000" w:rsidDel="00000000" w:rsidP="00000000" w:rsidRDefault="00000000" w:rsidRPr="00000000" w14:paraId="000004A8">
      <w:pPr>
        <w:pageBreakBefore w:val="0"/>
        <w:jc w:val="center"/>
        <w:rPr>
          <w:vertAlign w:val="baseline"/>
        </w:rPr>
      </w:pPr>
      <w:r w:rsidDel="00000000" w:rsidR="00000000" w:rsidRPr="00000000">
        <w:rPr>
          <w:vertAlign w:val="baseline"/>
          <w:rtl w:val="0"/>
        </w:rPr>
        <w:t xml:space="preserve">AND</w:t>
      </w:r>
    </w:p>
    <w:p w:rsidR="00000000" w:rsidDel="00000000" w:rsidP="00000000" w:rsidRDefault="00000000" w:rsidRPr="00000000" w14:paraId="000004A9">
      <w:pPr>
        <w:pageBreakBefore w:val="0"/>
        <w:rPr>
          <w:vertAlign w:val="baseline"/>
        </w:rPr>
      </w:pPr>
      <w:r w:rsidDel="00000000" w:rsidR="00000000" w:rsidRPr="00000000">
        <w:rPr>
          <w:rtl w:val="0"/>
        </w:rPr>
      </w:r>
    </w:p>
    <w:p w:rsidR="00000000" w:rsidDel="00000000" w:rsidP="00000000" w:rsidRDefault="00000000" w:rsidRPr="00000000" w14:paraId="000004AA">
      <w:pPr>
        <w:pageBreakBefore w:val="0"/>
        <w:rPr>
          <w:vertAlign w:val="baseline"/>
        </w:rPr>
      </w:pPr>
      <w:r w:rsidDel="00000000" w:rsidR="00000000" w:rsidRPr="00000000">
        <w:rPr>
          <w:vertAlign w:val="baseline"/>
          <w:rtl w:val="0"/>
        </w:rPr>
        <w:t xml:space="preserve">KENYA ROADWAYS LIMITED...............................................................THIRD PARTY</w:t>
      </w:r>
    </w:p>
    <w:p w:rsidR="00000000" w:rsidDel="00000000" w:rsidP="00000000" w:rsidRDefault="00000000" w:rsidRPr="00000000" w14:paraId="000004AB">
      <w:pPr>
        <w:pageBreakBefore w:val="0"/>
        <w:rPr>
          <w:vertAlign w:val="baseline"/>
        </w:rPr>
      </w:pPr>
      <w:r w:rsidDel="00000000" w:rsidR="00000000" w:rsidRPr="00000000">
        <w:rPr>
          <w:rtl w:val="0"/>
        </w:rPr>
      </w:r>
    </w:p>
    <w:p w:rsidR="00000000" w:rsidDel="00000000" w:rsidP="00000000" w:rsidRDefault="00000000" w:rsidRPr="00000000" w14:paraId="000004AC">
      <w:pPr>
        <w:pageBreakBefore w:val="0"/>
        <w:rPr>
          <w:vertAlign w:val="baseline"/>
        </w:rPr>
      </w:pPr>
      <w:r w:rsidDel="00000000" w:rsidR="00000000" w:rsidRPr="00000000">
        <w:rPr>
          <w:rtl w:val="0"/>
        </w:rPr>
      </w:r>
    </w:p>
    <w:p w:rsidR="00000000" w:rsidDel="00000000" w:rsidP="00000000" w:rsidRDefault="00000000" w:rsidRPr="00000000" w14:paraId="000004AD">
      <w:pPr>
        <w:pStyle w:val="Heading1"/>
        <w:pageBreakBefore w:val="0"/>
        <w:rPr>
          <w:rFonts w:ascii="Sorts Mill Goudy" w:cs="Sorts Mill Goudy" w:eastAsia="Sorts Mill Goudy" w:hAnsi="Sorts Mill Goudy"/>
          <w:sz w:val="26"/>
          <w:szCs w:val="26"/>
          <w:vertAlign w:val="baseline"/>
        </w:rPr>
      </w:pPr>
      <w:r w:rsidDel="00000000" w:rsidR="00000000" w:rsidRPr="00000000">
        <w:rPr>
          <w:rFonts w:ascii="Sorts Mill Goudy" w:cs="Sorts Mill Goudy" w:eastAsia="Sorts Mill Goudy" w:hAnsi="Sorts Mill Goudy"/>
          <w:b w:val="1"/>
          <w:sz w:val="26"/>
          <w:szCs w:val="26"/>
          <w:vertAlign w:val="baseline"/>
          <w:rtl w:val="0"/>
        </w:rPr>
        <w:t xml:space="preserve">AFFIDAVIT</w:t>
      </w:r>
      <w:r w:rsidDel="00000000" w:rsidR="00000000" w:rsidRPr="00000000">
        <w:rPr>
          <w:rtl w:val="0"/>
        </w:rPr>
      </w:r>
    </w:p>
    <w:p w:rsidR="00000000" w:rsidDel="00000000" w:rsidP="00000000" w:rsidRDefault="00000000" w:rsidRPr="00000000" w14:paraId="000004AE">
      <w:pPr>
        <w:pageBreakBefore w:val="0"/>
        <w:spacing w:line="360" w:lineRule="auto"/>
        <w:rPr>
          <w:vertAlign w:val="baseline"/>
        </w:rPr>
      </w:pPr>
      <w:r w:rsidDel="00000000" w:rsidR="00000000" w:rsidRPr="00000000">
        <w:rPr>
          <w:rtl w:val="0"/>
        </w:rPr>
      </w:r>
    </w:p>
    <w:p w:rsidR="00000000" w:rsidDel="00000000" w:rsidP="00000000" w:rsidRDefault="00000000" w:rsidRPr="00000000" w14:paraId="000004AF">
      <w:pPr>
        <w:pageBreakBefore w:val="0"/>
        <w:spacing w:line="360" w:lineRule="auto"/>
        <w:jc w:val="both"/>
        <w:rPr>
          <w:vertAlign w:val="baseline"/>
        </w:rPr>
      </w:pPr>
      <w:r w:rsidDel="00000000" w:rsidR="00000000" w:rsidRPr="00000000">
        <w:rPr>
          <w:vertAlign w:val="baseline"/>
          <w:rtl w:val="0"/>
        </w:rPr>
        <w:t xml:space="preserve">I, , residing at Nairobi and  of Post Office Box Number  Nairobi, hereby make oath and state as follows:</w:t>
      </w:r>
    </w:p>
    <w:p w:rsidR="00000000" w:rsidDel="00000000" w:rsidP="00000000" w:rsidRDefault="00000000" w:rsidRPr="00000000" w14:paraId="000004B0">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4B1">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4B2">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 </w:t>
      </w:r>
      <w:r w:rsidDel="00000000" w:rsidR="00000000" w:rsidRPr="00000000">
        <w:rPr>
          <w:vertAlign w:val="baseline"/>
          <w:rtl w:val="0"/>
        </w:rPr>
        <w:t xml:space="preserve">I am a member of the Sikh Community and the two Plaintiffs in this case are well known to me.</w:t>
      </w:r>
    </w:p>
    <w:p w:rsidR="00000000" w:rsidDel="00000000" w:rsidP="00000000" w:rsidRDefault="00000000" w:rsidRPr="00000000" w14:paraId="000004B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4B4">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do know for a fact that the first Plaintiff is a widow and housewife since May 1996 when her husband passed away in a road traffic accident. </w:t>
      </w:r>
    </w:p>
    <w:p w:rsidR="00000000" w:rsidDel="00000000" w:rsidP="00000000" w:rsidRDefault="00000000" w:rsidRPr="00000000" w14:paraId="000004B5">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B6">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the person who recommended that the Plaintiffs file a suit through Messrs. XXX &amp; Company Advocates for recovery of damages. I have been constantly updated of the progress of this matter.</w:t>
      </w:r>
    </w:p>
    <w:p w:rsidR="00000000" w:rsidDel="00000000" w:rsidP="00000000" w:rsidRDefault="00000000" w:rsidRPr="00000000" w14:paraId="000004B7">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B8">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aware that the firm above mentioned did waive fees on account of the Plaintiffs’ impecunious disposition.</w:t>
      </w:r>
    </w:p>
    <w:p w:rsidR="00000000" w:rsidDel="00000000" w:rsidP="00000000" w:rsidRDefault="00000000" w:rsidRPr="00000000" w14:paraId="000004B9">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BA">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 am also aware that Mrs. Rupra and her daughter have been receiving financial support and necessaries from our religious community since the death of her husband. </w:t>
      </w:r>
    </w:p>
    <w:p w:rsidR="00000000" w:rsidDel="00000000" w:rsidP="00000000" w:rsidRDefault="00000000" w:rsidRPr="00000000" w14:paraId="000004BB">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BC">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know that this suit was dismissed with costs on 5</w:t>
      </w:r>
      <w:r w:rsidDel="00000000" w:rsidR="00000000" w:rsidRPr="00000000">
        <w:rPr>
          <w:vertAlign w:val="superscript"/>
          <w:rtl w:val="0"/>
        </w:rPr>
        <w:t xml:space="preserve">th</w:t>
      </w:r>
      <w:r w:rsidDel="00000000" w:rsidR="00000000" w:rsidRPr="00000000">
        <w:rPr>
          <w:vertAlign w:val="baseline"/>
          <w:rtl w:val="0"/>
        </w:rPr>
        <w:t xml:space="preserve"> February, 2002 and an Appeal has been instituted against the said decision.</w:t>
      </w:r>
    </w:p>
    <w:p w:rsidR="00000000" w:rsidDel="00000000" w:rsidP="00000000" w:rsidRDefault="00000000" w:rsidRPr="00000000" w14:paraId="000004BD">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BE">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if the Defendant executes against the first Plaintiff in pursuit of his costs, then the first Plaintiff will suffer immense loss and damage. I urge this Court to stay execution pending the hearing and determination of the Appeal.  </w:t>
      </w:r>
    </w:p>
    <w:p w:rsidR="00000000" w:rsidDel="00000000" w:rsidP="00000000" w:rsidRDefault="00000000" w:rsidRPr="00000000" w14:paraId="000004BF">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C0">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 swear this Affidavit in support of the Application annexed hereto for stay of execution pending appeal to be heard as a matter of extreme urgency.</w:t>
      </w:r>
    </w:p>
    <w:p w:rsidR="00000000" w:rsidDel="00000000" w:rsidP="00000000" w:rsidRDefault="00000000" w:rsidRPr="00000000" w14:paraId="000004C1">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4C2">
      <w:pPr>
        <w:pageBreakBefore w:val="0"/>
        <w:numPr>
          <w:ilvl w:val="0"/>
          <w:numId w:val="60"/>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b w:val="1"/>
          <w:vertAlign w:val="baseline"/>
          <w:rtl w:val="0"/>
        </w:rPr>
        <w:t xml:space="preserve"> </w:t>
      </w:r>
      <w:r w:rsidDel="00000000" w:rsidR="00000000" w:rsidRPr="00000000">
        <w:rPr>
          <w:vertAlign w:val="baseline"/>
          <w:rtl w:val="0"/>
        </w:rPr>
        <w:t xml:space="preserve">what is deponed to hereinabove is true to the best of my knowledge save to matter deponed to on information sources whereof have been disclosed and matters deponed to on belief, whereupon the grounds have been given.</w:t>
      </w:r>
    </w:p>
    <w:p w:rsidR="00000000" w:rsidDel="00000000" w:rsidP="00000000" w:rsidRDefault="00000000" w:rsidRPr="00000000" w14:paraId="000004C3">
      <w:pPr>
        <w:pageBreakBefore w:val="0"/>
        <w:spacing w:line="360" w:lineRule="auto"/>
        <w:rPr>
          <w:b w:val="0"/>
          <w:u w:val="single"/>
          <w:vertAlign w:val="baseline"/>
        </w:rPr>
      </w:pPr>
      <w:r w:rsidDel="00000000" w:rsidR="00000000" w:rsidRPr="00000000">
        <w:rPr>
          <w:rtl w:val="0"/>
        </w:rPr>
      </w:r>
    </w:p>
    <w:p w:rsidR="00000000" w:rsidDel="00000000" w:rsidP="00000000" w:rsidRDefault="00000000" w:rsidRPr="00000000" w14:paraId="000004C4">
      <w:pPr>
        <w:pageBreakBefore w:val="0"/>
        <w:spacing w:line="360" w:lineRule="auto"/>
        <w:rPr>
          <w:vertAlign w:val="baseline"/>
        </w:rPr>
      </w:pPr>
      <w:r w:rsidDel="00000000" w:rsidR="00000000" w:rsidRPr="00000000">
        <w:rPr>
          <w:b w:val="1"/>
          <w:u w:val="single"/>
          <w:vertAlign w:val="baseline"/>
          <w:rtl w:val="0"/>
        </w:rPr>
        <w:t xml:space="preserve">SWORN</w:t>
      </w:r>
      <w:r w:rsidDel="00000000" w:rsidR="00000000" w:rsidRPr="00000000">
        <w:rPr>
          <w:vertAlign w:val="baseline"/>
          <w:rtl w:val="0"/>
        </w:rPr>
        <w:t xml:space="preserve"> by the said</w:t>
        <w:tab/>
        <w:tab/>
        <w:tab/>
        <w:t xml:space="preserve">)</w:t>
      </w:r>
    </w:p>
    <w:p w:rsidR="00000000" w:rsidDel="00000000" w:rsidP="00000000" w:rsidRDefault="00000000" w:rsidRPr="00000000" w14:paraId="000004C5">
      <w:pPr>
        <w:pageBreakBefore w:val="0"/>
        <w:rPr>
          <w:vertAlign w:val="baseline"/>
        </w:rPr>
      </w:pPr>
      <w:r w:rsidDel="00000000" w:rsidR="00000000" w:rsidRPr="00000000">
        <w:rPr>
          <w:vertAlign w:val="baseline"/>
          <w:rtl w:val="0"/>
        </w:rPr>
        <w:tab/>
        <w:t xml:space="preserve">)</w:t>
      </w:r>
    </w:p>
    <w:p w:rsidR="00000000" w:rsidDel="00000000" w:rsidP="00000000" w:rsidRDefault="00000000" w:rsidRPr="00000000" w14:paraId="000004C6">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C7">
      <w:pPr>
        <w:pageBreakBefore w:val="0"/>
        <w:rPr>
          <w:vertAlign w:val="baseline"/>
        </w:rPr>
      </w:pPr>
      <w:r w:rsidDel="00000000" w:rsidR="00000000" w:rsidRPr="00000000">
        <w:rPr>
          <w:vertAlign w:val="baseline"/>
          <w:rtl w:val="0"/>
        </w:rPr>
        <w:t xml:space="preserve">at Nairobi this     day of</w:t>
        <w:tab/>
        <w:t xml:space="preserve">              2002)</w:t>
      </w:r>
    </w:p>
    <w:p w:rsidR="00000000" w:rsidDel="00000000" w:rsidP="00000000" w:rsidRDefault="00000000" w:rsidRPr="00000000" w14:paraId="000004C8">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C9">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CA">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CB">
      <w:pPr>
        <w:pageBreakBefore w:val="0"/>
        <w:ind w:left="4320"/>
        <w:rPr>
          <w:vertAlign w:val="baseline"/>
        </w:rPr>
      </w:pPr>
      <w:r w:rsidDel="00000000" w:rsidR="00000000" w:rsidRPr="00000000">
        <w:rPr>
          <w:vertAlign w:val="baseline"/>
          <w:rtl w:val="0"/>
        </w:rPr>
        <w:t xml:space="preserve">)</w:t>
      </w:r>
    </w:p>
    <w:p w:rsidR="00000000" w:rsidDel="00000000" w:rsidP="00000000" w:rsidRDefault="00000000" w:rsidRPr="00000000" w14:paraId="000004CC">
      <w:pPr>
        <w:pageBreakBefore w:val="0"/>
        <w:rPr>
          <w:vertAlign w:val="baseline"/>
        </w:rPr>
      </w:pPr>
      <w:r w:rsidDel="00000000" w:rsidR="00000000" w:rsidRPr="00000000">
        <w:rPr>
          <w:b w:val="1"/>
          <w:vertAlign w:val="baseline"/>
          <w:rtl w:val="0"/>
        </w:rPr>
        <w:t xml:space="preserve">BEFORE ME</w:t>
      </w:r>
      <w:r w:rsidDel="00000000" w:rsidR="00000000" w:rsidRPr="00000000">
        <w:rPr>
          <w:vertAlign w:val="baseline"/>
          <w:rtl w:val="0"/>
        </w:rPr>
        <w:tab/>
        <w:tab/>
        <w:tab/>
        <w:tab/>
        <w:t xml:space="preserve">)</w:t>
      </w:r>
    </w:p>
    <w:p w:rsidR="00000000" w:rsidDel="00000000" w:rsidP="00000000" w:rsidRDefault="00000000" w:rsidRPr="00000000" w14:paraId="000004CD">
      <w:pPr>
        <w:pageBreakBefore w:val="0"/>
        <w:ind w:firstLine="720"/>
        <w:rPr>
          <w:vertAlign w:val="baseline"/>
        </w:rPr>
      </w:pPr>
      <w:r w:rsidDel="00000000" w:rsidR="00000000" w:rsidRPr="00000000">
        <w:rPr>
          <w:vertAlign w:val="baseline"/>
          <w:rtl w:val="0"/>
        </w:rPr>
        <w:tab/>
        <w:tab/>
        <w:tab/>
        <w:tab/>
        <w:tab/>
        <w:t xml:space="preserve">)</w:t>
      </w:r>
    </w:p>
    <w:p w:rsidR="00000000" w:rsidDel="00000000" w:rsidP="00000000" w:rsidRDefault="00000000" w:rsidRPr="00000000" w14:paraId="000004CE">
      <w:pPr>
        <w:pageBreakBefore w:val="0"/>
        <w:rPr>
          <w:vertAlign w:val="baseline"/>
        </w:rPr>
      </w:pPr>
      <w:r w:rsidDel="00000000" w:rsidR="00000000" w:rsidRPr="00000000">
        <w:rPr>
          <w:vertAlign w:val="baseline"/>
          <w:rtl w:val="0"/>
        </w:rPr>
        <w:tab/>
        <w:tab/>
        <w:tab/>
        <w:tab/>
        <w:tab/>
        <w:tab/>
        <w:t xml:space="preserve">)</w:t>
      </w:r>
    </w:p>
    <w:p w:rsidR="00000000" w:rsidDel="00000000" w:rsidP="00000000" w:rsidRDefault="00000000" w:rsidRPr="00000000" w14:paraId="000004CF">
      <w:pPr>
        <w:pageBreakBefore w:val="0"/>
        <w:rPr>
          <w:vertAlign w:val="baseline"/>
        </w:rPr>
      </w:pPr>
      <w:r w:rsidDel="00000000" w:rsidR="00000000" w:rsidRPr="00000000">
        <w:rPr>
          <w:b w:val="1"/>
          <w:u w:val="single"/>
          <w:vertAlign w:val="baseline"/>
          <w:rtl w:val="0"/>
        </w:rPr>
        <w:t xml:space="preserve">COMMISSIONER FOR OATHS</w:t>
      </w:r>
      <w:r w:rsidDel="00000000" w:rsidR="00000000" w:rsidRPr="00000000">
        <w:rPr>
          <w:vertAlign w:val="baseline"/>
          <w:rtl w:val="0"/>
        </w:rPr>
        <w:tab/>
        <w:t xml:space="preserve">)</w:t>
      </w:r>
    </w:p>
    <w:p w:rsidR="00000000" w:rsidDel="00000000" w:rsidP="00000000" w:rsidRDefault="00000000" w:rsidRPr="00000000" w14:paraId="000004D0">
      <w:pPr>
        <w:pageBreakBefore w:val="0"/>
        <w:rPr>
          <w:vertAlign w:val="baseline"/>
        </w:rPr>
      </w:pPr>
      <w:r w:rsidDel="00000000" w:rsidR="00000000" w:rsidRPr="00000000">
        <w:rPr>
          <w:rtl w:val="0"/>
        </w:rPr>
      </w:r>
    </w:p>
    <w:p w:rsidR="00000000" w:rsidDel="00000000" w:rsidP="00000000" w:rsidRDefault="00000000" w:rsidRPr="00000000" w14:paraId="000004D1">
      <w:pPr>
        <w:pageBreakBefore w:val="0"/>
        <w:rPr>
          <w:vertAlign w:val="baseline"/>
        </w:rPr>
      </w:pPr>
      <w:r w:rsidDel="00000000" w:rsidR="00000000" w:rsidRPr="00000000">
        <w:rPr>
          <w:rtl w:val="0"/>
        </w:rPr>
      </w:r>
    </w:p>
    <w:p w:rsidR="00000000" w:rsidDel="00000000" w:rsidP="00000000" w:rsidRDefault="00000000" w:rsidRPr="00000000" w14:paraId="000004D2">
      <w:pPr>
        <w:pageBreakBefore w:val="0"/>
        <w:rPr>
          <w:b w:val="0"/>
          <w:u w:val="single"/>
          <w:vertAlign w:val="baseline"/>
        </w:rPr>
      </w:pPr>
      <w:r w:rsidDel="00000000" w:rsidR="00000000" w:rsidRPr="00000000">
        <w:rPr>
          <w:rtl w:val="0"/>
        </w:rPr>
      </w:r>
    </w:p>
    <w:p w:rsidR="00000000" w:rsidDel="00000000" w:rsidP="00000000" w:rsidRDefault="00000000" w:rsidRPr="00000000" w14:paraId="000004D3">
      <w:pPr>
        <w:pageBreakBefore w:val="0"/>
        <w:rPr>
          <w:b w:val="0"/>
          <w:u w:val="single"/>
          <w:vertAlign w:val="baseline"/>
        </w:rPr>
      </w:pPr>
      <w:r w:rsidDel="00000000" w:rsidR="00000000" w:rsidRPr="00000000">
        <w:rPr>
          <w:b w:val="1"/>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4D4">
      <w:pPr>
        <w:pageBreakBefore w:val="0"/>
        <w:rPr>
          <w:b w:val="0"/>
          <w:u w:val="single"/>
          <w:vertAlign w:val="baseline"/>
        </w:rPr>
      </w:pPr>
      <w:r w:rsidDel="00000000" w:rsidR="00000000" w:rsidRPr="00000000">
        <w:rPr>
          <w:rtl w:val="0"/>
        </w:rPr>
      </w:r>
    </w:p>
    <w:p w:rsidR="00000000" w:rsidDel="00000000" w:rsidP="00000000" w:rsidRDefault="00000000" w:rsidRPr="00000000" w14:paraId="000004D5">
      <w:pPr>
        <w:pageBreakBefore w:val="0"/>
        <w:rPr>
          <w:vertAlign w:val="baseline"/>
        </w:rPr>
      </w:pPr>
      <w:r w:rsidDel="00000000" w:rsidR="00000000" w:rsidRPr="00000000">
        <w:rPr>
          <w:vertAlign w:val="baseline"/>
          <w:rtl w:val="0"/>
        </w:rPr>
        <w:t xml:space="preserve">XXX &amp; Company</w:t>
      </w:r>
    </w:p>
    <w:p w:rsidR="00000000" w:rsidDel="00000000" w:rsidP="00000000" w:rsidRDefault="00000000" w:rsidRPr="00000000" w14:paraId="000004D6">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D7">
      <w:pPr>
        <w:pageBreakBefore w:val="0"/>
        <w:rPr>
          <w:vertAlign w:val="baseline"/>
        </w:rPr>
      </w:pPr>
      <w:r w:rsidDel="00000000" w:rsidR="00000000" w:rsidRPr="00000000">
        <w:rPr>
          <w:vertAlign w:val="baseline"/>
          <w:rtl w:val="0"/>
        </w:rPr>
        <w:t xml:space="preserve">Fffffff,</w:t>
      </w:r>
    </w:p>
    <w:p w:rsidR="00000000" w:rsidDel="00000000" w:rsidP="00000000" w:rsidRDefault="00000000" w:rsidRPr="00000000" w14:paraId="000004D8">
      <w:pPr>
        <w:pageBreakBefore w:val="0"/>
        <w:rPr>
          <w:vertAlign w:val="baseline"/>
        </w:rPr>
      </w:pPr>
      <w:r w:rsidDel="00000000" w:rsidR="00000000" w:rsidRPr="00000000">
        <w:rPr>
          <w:vertAlign w:val="baseline"/>
          <w:rtl w:val="0"/>
        </w:rPr>
        <w:t xml:space="preserve">Arboretum ,</w:t>
      </w:r>
    </w:p>
    <w:p w:rsidR="00000000" w:rsidDel="00000000" w:rsidP="00000000" w:rsidRDefault="00000000" w:rsidRPr="00000000" w14:paraId="000004D9">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DA">
      <w:pPr>
        <w:pageBreakBefore w:val="0"/>
        <w:rPr>
          <w:b w:val="0"/>
          <w:u w:val="single"/>
          <w:vertAlign w:val="baseline"/>
        </w:rPr>
      </w:pPr>
      <w:r w:rsidDel="00000000" w:rsidR="00000000" w:rsidRPr="00000000">
        <w:rPr>
          <w:b w:val="1"/>
          <w:u w:val="single"/>
          <w:vertAlign w:val="baseline"/>
          <w:rtl w:val="0"/>
        </w:rPr>
        <w:t xml:space="preserve">00100 NAIROBI.</w:t>
      </w:r>
      <w:r w:rsidDel="00000000" w:rsidR="00000000" w:rsidRPr="00000000">
        <w:rPr>
          <w:rtl w:val="0"/>
        </w:rPr>
      </w:r>
    </w:p>
    <w:p w:rsidR="00000000" w:rsidDel="00000000" w:rsidP="00000000" w:rsidRDefault="00000000" w:rsidRPr="00000000" w14:paraId="000004DB">
      <w:pPr>
        <w:pageBreakBefore w:val="0"/>
        <w:rPr>
          <w:b w:val="0"/>
          <w:u w:val="single"/>
          <w:vertAlign w:val="baseline"/>
        </w:rPr>
      </w:pPr>
      <w:r w:rsidDel="00000000" w:rsidR="00000000" w:rsidRPr="00000000">
        <w:rPr>
          <w:rtl w:val="0"/>
        </w:rPr>
      </w:r>
    </w:p>
    <w:p w:rsidR="00000000" w:rsidDel="00000000" w:rsidP="00000000" w:rsidRDefault="00000000" w:rsidRPr="00000000" w14:paraId="000004DC">
      <w:pPr>
        <w:pageBreakBefore w:val="0"/>
        <w:rPr>
          <w:b w:val="0"/>
          <w:vertAlign w:val="baseline"/>
        </w:rPr>
      </w:pPr>
      <w:r w:rsidDel="00000000" w:rsidR="00000000" w:rsidRPr="00000000">
        <w:rPr>
          <w:rtl w:val="0"/>
        </w:rPr>
      </w:r>
    </w:p>
    <w:p w:rsidR="00000000" w:rsidDel="00000000" w:rsidP="00000000" w:rsidRDefault="00000000" w:rsidRPr="00000000" w14:paraId="000004DD">
      <w:pPr>
        <w:pageBreakBefore w:val="0"/>
        <w:rPr>
          <w:b w:val="0"/>
          <w:u w:val="single"/>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4DE">
      <w:pPr>
        <w:pageBreakBefore w:val="0"/>
        <w:rPr>
          <w:b w:val="0"/>
          <w:vertAlign w:val="baseline"/>
        </w:rPr>
      </w:pPr>
      <w:r w:rsidDel="00000000" w:rsidR="00000000" w:rsidRPr="00000000">
        <w:rPr>
          <w:rtl w:val="0"/>
        </w:rPr>
      </w:r>
    </w:p>
    <w:p w:rsidR="00000000" w:rsidDel="00000000" w:rsidP="00000000" w:rsidRDefault="00000000" w:rsidRPr="00000000" w14:paraId="000004DF">
      <w:pPr>
        <w:pageBreakBefore w:val="0"/>
        <w:rPr>
          <w:vertAlign w:val="baseline"/>
        </w:rPr>
      </w:pPr>
      <w:r w:rsidDel="00000000" w:rsidR="00000000" w:rsidRPr="00000000">
        <w:rPr>
          <w:vertAlign w:val="baseline"/>
          <w:rtl w:val="0"/>
        </w:rPr>
        <w:t xml:space="preserve">XXXXX  &amp; Company</w:t>
      </w:r>
    </w:p>
    <w:p w:rsidR="00000000" w:rsidDel="00000000" w:rsidP="00000000" w:rsidRDefault="00000000" w:rsidRPr="00000000" w14:paraId="000004E0">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E1">
      <w:pPr>
        <w:pageBreakBefore w:val="0"/>
        <w:rPr>
          <w:vertAlign w:val="baseline"/>
        </w:rPr>
      </w:pPr>
      <w:r w:rsidDel="00000000" w:rsidR="00000000" w:rsidRPr="00000000">
        <w:rPr>
          <w:vertAlign w:val="baseline"/>
          <w:rtl w:val="0"/>
        </w:rPr>
        <w:t xml:space="preserve">View Park Towers, 19</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E2">
      <w:pPr>
        <w:pageBreakBefore w:val="0"/>
        <w:rPr>
          <w:vertAlign w:val="baseline"/>
        </w:rPr>
      </w:pPr>
      <w:r w:rsidDel="00000000" w:rsidR="00000000" w:rsidRPr="00000000">
        <w:rPr>
          <w:vertAlign w:val="baseline"/>
          <w:rtl w:val="0"/>
        </w:rPr>
        <w:t xml:space="preserve">Monrovia Street</w:t>
      </w:r>
    </w:p>
    <w:p w:rsidR="00000000" w:rsidDel="00000000" w:rsidP="00000000" w:rsidRDefault="00000000" w:rsidRPr="00000000" w14:paraId="000004E3">
      <w:pPr>
        <w:pageBreakBefore w:val="0"/>
        <w:rPr>
          <w:vertAlign w:val="baseline"/>
        </w:rPr>
      </w:pPr>
      <w:r w:rsidDel="00000000" w:rsidR="00000000" w:rsidRPr="00000000">
        <w:rPr>
          <w:vertAlign w:val="baseline"/>
          <w:rtl w:val="0"/>
        </w:rPr>
        <w:t xml:space="preserve">P. O. Box XXXXX,</w:t>
      </w:r>
    </w:p>
    <w:p w:rsidR="00000000" w:rsidDel="00000000" w:rsidP="00000000" w:rsidRDefault="00000000" w:rsidRPr="00000000" w14:paraId="000004E4">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tab/>
        <w:t xml:space="preserve">Ref:-</w:t>
      </w:r>
    </w:p>
    <w:p w:rsidR="00000000" w:rsidDel="00000000" w:rsidP="00000000" w:rsidRDefault="00000000" w:rsidRPr="00000000" w14:paraId="000004E5">
      <w:pPr>
        <w:pageBreakBefore w:val="0"/>
        <w:rPr>
          <w:vertAlign w:val="baseline"/>
        </w:rPr>
      </w:pPr>
      <w:r w:rsidDel="00000000" w:rsidR="00000000" w:rsidRPr="00000000">
        <w:rPr>
          <w:rtl w:val="0"/>
        </w:rPr>
      </w:r>
    </w:p>
    <w:p w:rsidR="00000000" w:rsidDel="00000000" w:rsidP="00000000" w:rsidRDefault="00000000" w:rsidRPr="00000000" w14:paraId="000004E6">
      <w:pPr>
        <w:pageBreakBefore w:val="0"/>
        <w:rPr>
          <w:vertAlign w:val="baseline"/>
        </w:rPr>
      </w:pPr>
      <w:r w:rsidDel="00000000" w:rsidR="00000000" w:rsidRPr="00000000">
        <w:rPr>
          <w:vertAlign w:val="baseline"/>
          <w:rtl w:val="0"/>
        </w:rPr>
        <w:t xml:space="preserve">Muira  &amp; Company</w:t>
      </w:r>
    </w:p>
    <w:p w:rsidR="00000000" w:rsidDel="00000000" w:rsidP="00000000" w:rsidRDefault="00000000" w:rsidRPr="00000000" w14:paraId="000004E7">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4E8">
      <w:pPr>
        <w:pageBreakBefore w:val="0"/>
        <w:rPr>
          <w:vertAlign w:val="baseline"/>
        </w:rPr>
      </w:pPr>
      <w:r w:rsidDel="00000000" w:rsidR="00000000" w:rsidRPr="00000000">
        <w:rPr>
          <w:vertAlign w:val="baseline"/>
          <w:rtl w:val="0"/>
        </w:rPr>
        <w:t xml:space="preserve"> House</w:t>
      </w:r>
    </w:p>
    <w:p w:rsidR="00000000" w:rsidDel="00000000" w:rsidP="00000000" w:rsidRDefault="00000000" w:rsidRPr="00000000" w14:paraId="000004E9">
      <w:pPr>
        <w:pageBreakBefore w:val="0"/>
        <w:rPr>
          <w:vertAlign w:val="baseline"/>
        </w:rPr>
      </w:pPr>
      <w:r w:rsidDel="00000000" w:rsidR="00000000" w:rsidRPr="00000000">
        <w:rPr>
          <w:vertAlign w:val="baseline"/>
          <w:rtl w:val="0"/>
        </w:rPr>
        <w:t xml:space="preserve">4</w:t>
      </w:r>
      <w:r w:rsidDel="00000000" w:rsidR="00000000" w:rsidRPr="00000000">
        <w:rPr>
          <w:vertAlign w:val="superscript"/>
          <w:rtl w:val="0"/>
        </w:rPr>
        <w:t xml:space="preserve">th</w:t>
      </w:r>
      <w:r w:rsidDel="00000000" w:rsidR="00000000" w:rsidRPr="00000000">
        <w:rPr>
          <w:vertAlign w:val="baseline"/>
          <w:rtl w:val="0"/>
        </w:rPr>
        <w:t xml:space="preserve"> Floor</w:t>
      </w:r>
    </w:p>
    <w:p w:rsidR="00000000" w:rsidDel="00000000" w:rsidP="00000000" w:rsidRDefault="00000000" w:rsidRPr="00000000" w14:paraId="000004EA">
      <w:pPr>
        <w:pageBreakBefore w:val="0"/>
        <w:rPr>
          <w:vertAlign w:val="baseline"/>
        </w:rPr>
      </w:pPr>
      <w:r w:rsidDel="00000000" w:rsidR="00000000" w:rsidRPr="00000000">
        <w:rPr>
          <w:vertAlign w:val="baseline"/>
          <w:rtl w:val="0"/>
        </w:rPr>
        <w:t xml:space="preserve">Haile Selassie Avenue</w:t>
      </w:r>
    </w:p>
    <w:p w:rsidR="00000000" w:rsidDel="00000000" w:rsidP="00000000" w:rsidRDefault="00000000" w:rsidRPr="00000000" w14:paraId="000004EB">
      <w:pPr>
        <w:pageBreakBefore w:val="0"/>
        <w:rPr>
          <w:vertAlign w:val="baseline"/>
        </w:rPr>
      </w:pPr>
      <w:r w:rsidDel="00000000" w:rsidR="00000000" w:rsidRPr="00000000">
        <w:rPr>
          <w:vertAlign w:val="baseline"/>
          <w:rtl w:val="0"/>
        </w:rPr>
        <w:t xml:space="preserve">P O Box XXXXXX</w:t>
      </w:r>
    </w:p>
    <w:p w:rsidR="00000000" w:rsidDel="00000000" w:rsidP="00000000" w:rsidRDefault="00000000" w:rsidRPr="00000000" w14:paraId="000004EC">
      <w:pPr>
        <w:pageBreakBefore w:val="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ab/>
        <w:tab/>
        <w:tab/>
        <w:tab/>
        <w:t xml:space="preserve">Ref. </w:t>
      </w:r>
    </w:p>
    <w:p w:rsidR="00000000" w:rsidDel="00000000" w:rsidP="00000000" w:rsidRDefault="00000000" w:rsidRPr="00000000" w14:paraId="000004ED">
      <w:pPr>
        <w:pageBreakBefore w:val="0"/>
        <w:rPr>
          <w:b w:val="0"/>
          <w:u w:val="single"/>
          <w:vertAlign w:val="baseline"/>
        </w:rPr>
      </w:pPr>
      <w:r w:rsidDel="00000000" w:rsidR="00000000" w:rsidRPr="00000000">
        <w:rPr>
          <w:rtl w:val="0"/>
        </w:rPr>
      </w:r>
    </w:p>
    <w:p w:rsidR="00000000" w:rsidDel="00000000" w:rsidP="00000000" w:rsidRDefault="00000000" w:rsidRPr="00000000" w14:paraId="000004EE">
      <w:pPr>
        <w:pageBreakBefore w:val="0"/>
        <w:rPr>
          <w:b w:val="0"/>
          <w:u w:val="single"/>
          <w:vertAlign w:val="baseline"/>
        </w:rPr>
      </w:pPr>
      <w:r w:rsidDel="00000000" w:rsidR="00000000" w:rsidRPr="00000000">
        <w:rPr>
          <w:rtl w:val="0"/>
        </w:rPr>
      </w:r>
    </w:p>
    <w:p w:rsidR="00000000" w:rsidDel="00000000" w:rsidP="00000000" w:rsidRDefault="00000000" w:rsidRPr="00000000" w14:paraId="000004EF">
      <w:pPr>
        <w:pStyle w:val="Heading2"/>
        <w:pageBreakBefore w:val="0"/>
        <w:jc w:val="center"/>
        <w:rPr>
          <w:rFonts w:ascii="Sorts Mill Goudy" w:cs="Sorts Mill Goudy" w:eastAsia="Sorts Mill Goudy" w:hAnsi="Sorts Mill Goudy"/>
          <w:u w:val="single"/>
          <w:vertAlign w:val="baseline"/>
        </w:rPr>
      </w:pPr>
      <w:r w:rsidDel="00000000" w:rsidR="00000000" w:rsidRPr="00000000">
        <w:rPr>
          <w:rFonts w:ascii="Sorts Mill Goudy" w:cs="Sorts Mill Goudy" w:eastAsia="Sorts Mill Goudy" w:hAnsi="Sorts Mill Goudy"/>
          <w:b w:val="1"/>
          <w:u w:val="single"/>
          <w:vertAlign w:val="baseline"/>
          <w:rtl w:val="0"/>
        </w:rPr>
        <w:t xml:space="preserve">Notice of change of advocates</w:t>
      </w:r>
      <w:r w:rsidDel="00000000" w:rsidR="00000000" w:rsidRPr="00000000">
        <w:rPr>
          <w:rtl w:val="0"/>
        </w:rPr>
      </w:r>
    </w:p>
    <w:p w:rsidR="00000000" w:rsidDel="00000000" w:rsidP="00000000" w:rsidRDefault="00000000" w:rsidRPr="00000000" w14:paraId="000004F0">
      <w:pPr>
        <w:pStyle w:val="Heading2"/>
        <w:pageBreakBefore w:val="0"/>
        <w:jc w:val="center"/>
        <w:rPr>
          <w:rFonts w:ascii="Sorts Mill Goudy" w:cs="Sorts Mill Goudy" w:eastAsia="Sorts Mill Goudy" w:hAnsi="Sorts Mill Goudy"/>
          <w:u w:val="single"/>
          <w:vertAlign w:val="baseline"/>
        </w:rPr>
      </w:pPr>
      <w:r w:rsidDel="00000000" w:rsidR="00000000" w:rsidRPr="00000000">
        <w:rPr>
          <w:rFonts w:ascii="Sorts Mill Goudy" w:cs="Sorts Mill Goudy" w:eastAsia="Sorts Mill Goudy" w:hAnsi="Sorts Mill Goudy"/>
          <w:b w:val="1"/>
          <w:u w:val="single"/>
          <w:vertAlign w:val="baseline"/>
          <w:rtl w:val="0"/>
        </w:rPr>
        <w:t xml:space="preserve">REPUBLIC OF KENYA</w:t>
      </w:r>
      <w:r w:rsidDel="00000000" w:rsidR="00000000" w:rsidRPr="00000000">
        <w:rPr>
          <w:rtl w:val="0"/>
        </w:rPr>
      </w:r>
    </w:p>
    <w:p w:rsidR="00000000" w:rsidDel="00000000" w:rsidP="00000000" w:rsidRDefault="00000000" w:rsidRPr="00000000" w14:paraId="000004F1">
      <w:pPr>
        <w:pageBreakBefore w:val="0"/>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4F2">
      <w:pPr>
        <w:pStyle w:val="Heading3"/>
        <w:pageBreakBefore w:val="0"/>
        <w:rPr>
          <w:b w:val="0"/>
          <w:sz w:val="24"/>
          <w:szCs w:val="24"/>
          <w:vertAlign w:val="baseline"/>
        </w:rPr>
      </w:pPr>
      <w:r w:rsidDel="00000000" w:rsidR="00000000" w:rsidRPr="00000000">
        <w:rPr>
          <w:b w:val="0"/>
          <w:sz w:val="24"/>
          <w:szCs w:val="24"/>
          <w:vertAlign w:val="baseline"/>
          <w:rtl w:val="0"/>
        </w:rPr>
        <w:t xml:space="preserve">IN THE SENIOR PRINCIPAL MAGISTRATE’S COURT AT</w:t>
      </w:r>
    </w:p>
    <w:p w:rsidR="00000000" w:rsidDel="00000000" w:rsidP="00000000" w:rsidRDefault="00000000" w:rsidRPr="00000000" w14:paraId="000004F3">
      <w:pPr>
        <w:pageBreakBefore w:val="0"/>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4F4">
      <w:pPr>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NAIROBI MILIMANI COMMERCIAL COURTS</w:t>
      </w:r>
      <w:r w:rsidDel="00000000" w:rsidR="00000000" w:rsidRPr="00000000">
        <w:rPr>
          <w:rtl w:val="0"/>
        </w:rPr>
      </w:r>
    </w:p>
    <w:p w:rsidR="00000000" w:rsidDel="00000000" w:rsidP="00000000" w:rsidRDefault="00000000" w:rsidRPr="00000000" w14:paraId="000004F5">
      <w:pPr>
        <w:pageBreakBefore w:val="0"/>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4F6">
      <w:pPr>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CIVIL SUIT NO.  xxxxxxx   OF 1999</w:t>
      </w:r>
      <w:r w:rsidDel="00000000" w:rsidR="00000000" w:rsidRPr="00000000">
        <w:rPr>
          <w:rtl w:val="0"/>
        </w:rPr>
      </w:r>
    </w:p>
    <w:p w:rsidR="00000000" w:rsidDel="00000000" w:rsidP="00000000" w:rsidRDefault="00000000" w:rsidRPr="00000000" w14:paraId="000004F7">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4F8">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4F9">
      <w:pPr>
        <w:pageBreakBefore w:val="0"/>
        <w:rPr>
          <w:b w:val="0"/>
          <w:sz w:val="24"/>
          <w:szCs w:val="24"/>
          <w:vertAlign w:val="baseline"/>
        </w:rPr>
      </w:pPr>
      <w:r w:rsidDel="00000000" w:rsidR="00000000" w:rsidRPr="00000000">
        <w:rPr>
          <w:b w:val="1"/>
          <w:sz w:val="24"/>
          <w:szCs w:val="24"/>
          <w:vertAlign w:val="baseline"/>
          <w:rtl w:val="0"/>
        </w:rPr>
        <w:t xml:space="preserve">XXXXXXX</w:t>
      </w:r>
      <w:r w:rsidDel="00000000" w:rsidR="00000000" w:rsidRPr="00000000">
        <w:rPr>
          <w:rtl w:val="0"/>
        </w:rPr>
      </w:r>
    </w:p>
    <w:p w:rsidR="00000000" w:rsidDel="00000000" w:rsidP="00000000" w:rsidRDefault="00000000" w:rsidRPr="00000000" w14:paraId="000004FA">
      <w:pPr>
        <w:pageBreakBefore w:val="0"/>
        <w:rPr>
          <w:b w:val="0"/>
          <w:sz w:val="24"/>
          <w:szCs w:val="24"/>
          <w:vertAlign w:val="baseline"/>
        </w:rPr>
      </w:pPr>
      <w:r w:rsidDel="00000000" w:rsidR="00000000" w:rsidRPr="00000000">
        <w:rPr>
          <w:b w:val="1"/>
          <w:sz w:val="24"/>
          <w:szCs w:val="24"/>
          <w:vertAlign w:val="baseline"/>
          <w:rtl w:val="0"/>
        </w:rPr>
        <w:t xml:space="preserve">T/A XXXXXXX MOTOR WORKS..</w:t>
        <w:tab/>
        <w:t xml:space="preserve">..</w:t>
        <w:tab/>
        <w:t xml:space="preserve">..</w:t>
        <w:tab/>
        <w:t xml:space="preserve"> PLAINTIFF</w:t>
      </w:r>
      <w:r w:rsidDel="00000000" w:rsidR="00000000" w:rsidRPr="00000000">
        <w:rPr>
          <w:rtl w:val="0"/>
        </w:rPr>
      </w:r>
    </w:p>
    <w:p w:rsidR="00000000" w:rsidDel="00000000" w:rsidP="00000000" w:rsidRDefault="00000000" w:rsidRPr="00000000" w14:paraId="000004FB">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4FC">
      <w:pPr>
        <w:pStyle w:val="Heading6"/>
        <w:pageBreakBefore w:val="0"/>
        <w:rPr>
          <w:sz w:val="24"/>
          <w:szCs w:val="24"/>
          <w:vertAlign w:val="baseline"/>
        </w:rPr>
      </w:pPr>
      <w:r w:rsidDel="00000000" w:rsidR="00000000" w:rsidRPr="00000000">
        <w:rPr>
          <w:b w:val="1"/>
          <w:sz w:val="24"/>
          <w:szCs w:val="24"/>
          <w:vertAlign w:val="baseline"/>
          <w:rtl w:val="0"/>
        </w:rPr>
        <w:t xml:space="preserve">VERSUS</w:t>
      </w:r>
      <w:r w:rsidDel="00000000" w:rsidR="00000000" w:rsidRPr="00000000">
        <w:rPr>
          <w:rtl w:val="0"/>
        </w:rPr>
      </w:r>
    </w:p>
    <w:p w:rsidR="00000000" w:rsidDel="00000000" w:rsidP="00000000" w:rsidRDefault="00000000" w:rsidRPr="00000000" w14:paraId="000004FD">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4FE">
      <w:pPr>
        <w:pageBreakBefore w:val="0"/>
        <w:rPr>
          <w:b w:val="0"/>
          <w:sz w:val="24"/>
          <w:szCs w:val="24"/>
          <w:vertAlign w:val="baseline"/>
        </w:rPr>
      </w:pPr>
      <w:r w:rsidDel="00000000" w:rsidR="00000000" w:rsidRPr="00000000">
        <w:rPr>
          <w:b w:val="1"/>
          <w:sz w:val="24"/>
          <w:szCs w:val="24"/>
          <w:vertAlign w:val="baseline"/>
          <w:rtl w:val="0"/>
        </w:rPr>
        <w:t xml:space="preserve">XXXXXXX COMPANY LTD..</w:t>
        <w:tab/>
        <w:t xml:space="preserve">..</w:t>
        <w:tab/>
        <w:t xml:space="preserve">..</w:t>
        <w:tab/>
        <w:t xml:space="preserve">DEFENDANT</w:t>
      </w:r>
      <w:r w:rsidDel="00000000" w:rsidR="00000000" w:rsidRPr="00000000">
        <w:rPr>
          <w:rtl w:val="0"/>
        </w:rPr>
      </w:r>
    </w:p>
    <w:p w:rsidR="00000000" w:rsidDel="00000000" w:rsidP="00000000" w:rsidRDefault="00000000" w:rsidRPr="00000000" w14:paraId="000004FF">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500">
      <w:pPr>
        <w:pStyle w:val="Heading4"/>
        <w:pageBreakBefore w:val="0"/>
        <w:rPr>
          <w:sz w:val="28"/>
          <w:szCs w:val="28"/>
          <w:vertAlign w:val="baseline"/>
        </w:rPr>
      </w:pPr>
      <w:r w:rsidDel="00000000" w:rsidR="00000000" w:rsidRPr="00000000">
        <w:rPr>
          <w:b w:val="1"/>
          <w:i w:val="1"/>
          <w:sz w:val="28"/>
          <w:szCs w:val="28"/>
          <w:vertAlign w:val="baseline"/>
          <w:rtl w:val="0"/>
        </w:rPr>
        <w:t xml:space="preserve">NOTICE OF CHANGE</w:t>
      </w:r>
      <w:r w:rsidDel="00000000" w:rsidR="00000000" w:rsidRPr="00000000">
        <w:rPr>
          <w:rtl w:val="0"/>
        </w:rPr>
      </w:r>
    </w:p>
    <w:p w:rsidR="00000000" w:rsidDel="00000000" w:rsidP="00000000" w:rsidRDefault="00000000" w:rsidRPr="00000000" w14:paraId="00000501">
      <w:pPr>
        <w:pStyle w:val="Heading2"/>
        <w:pageBreakBefore w:val="0"/>
        <w:jc w:val="both"/>
        <w:rPr>
          <w:rFonts w:ascii="Sorts Mill Goudy" w:cs="Sorts Mill Goudy" w:eastAsia="Sorts Mill Goudy" w:hAnsi="Sorts Mill Goudy"/>
          <w:b w:val="0"/>
          <w:sz w:val="28"/>
          <w:szCs w:val="28"/>
          <w:u w:val="single"/>
          <w:vertAlign w:val="baseline"/>
        </w:rPr>
      </w:pPr>
      <w:r w:rsidDel="00000000" w:rsidR="00000000" w:rsidRPr="00000000">
        <w:rPr>
          <w:rtl w:val="0"/>
        </w:rPr>
      </w:r>
    </w:p>
    <w:p w:rsidR="00000000" w:rsidDel="00000000" w:rsidP="00000000" w:rsidRDefault="00000000" w:rsidRPr="00000000" w14:paraId="00000502">
      <w:pPr>
        <w:pStyle w:val="Heading2"/>
        <w:pageBreakBefore w:val="0"/>
        <w:jc w:val="both"/>
        <w:rPr>
          <w:b w:val="0"/>
          <w:vertAlign w:val="baseline"/>
        </w:rPr>
      </w:pPr>
      <w:r w:rsidDel="00000000" w:rsidR="00000000" w:rsidRPr="00000000">
        <w:rPr>
          <w:b w:val="1"/>
          <w:u w:val="single"/>
          <w:vertAlign w:val="baseline"/>
          <w:rtl w:val="0"/>
        </w:rPr>
        <w:t xml:space="preserve">TAKE NOTICE</w:t>
      </w:r>
      <w:r w:rsidDel="00000000" w:rsidR="00000000" w:rsidRPr="00000000">
        <w:rPr>
          <w:b w:val="0"/>
          <w:vertAlign w:val="baseline"/>
          <w:rtl w:val="0"/>
        </w:rPr>
        <w:t xml:space="preserve"> that Xxxxxxx and Company, Advocates,  Central Building, 1</w:t>
      </w:r>
      <w:r w:rsidDel="00000000" w:rsidR="00000000" w:rsidRPr="00000000">
        <w:rPr>
          <w:b w:val="0"/>
          <w:vertAlign w:val="superscript"/>
          <w:rtl w:val="0"/>
        </w:rPr>
        <w:t xml:space="preserve">st</w:t>
      </w:r>
      <w:r w:rsidDel="00000000" w:rsidR="00000000" w:rsidRPr="00000000">
        <w:rPr>
          <w:b w:val="0"/>
          <w:vertAlign w:val="baseline"/>
          <w:rtl w:val="0"/>
        </w:rPr>
        <w:t xml:space="preserve"> Floor, P O Box xxxxxxx, Nairobi has been appointed by the Plaintiff to act on his behalf in place of Xxxxxxx and Company Advocates  New Hurlingham Plaza P. O. Box xxxxxxx Nairobi.</w:t>
      </w:r>
      <w:r w:rsidDel="00000000" w:rsidR="00000000" w:rsidRPr="00000000">
        <w:rPr>
          <w:b w:val="1"/>
          <w:vertAlign w:val="baseline"/>
          <w:rtl w:val="0"/>
        </w:rPr>
        <w:t xml:space="preserve">  </w:t>
      </w:r>
      <w:r w:rsidDel="00000000" w:rsidR="00000000" w:rsidRPr="00000000">
        <w:rPr>
          <w:b w:val="1"/>
          <w:u w:val="single"/>
          <w:vertAlign w:val="baseline"/>
          <w:rtl w:val="0"/>
        </w:rPr>
        <w:t xml:space="preserve">ALL</w:t>
      </w:r>
      <w:r w:rsidDel="00000000" w:rsidR="00000000" w:rsidRPr="00000000">
        <w:rPr>
          <w:b w:val="0"/>
          <w:vertAlign w:val="baseline"/>
          <w:rtl w:val="0"/>
        </w:rPr>
        <w:t xml:space="preserve"> future correspondence should be addressed to Xxxxxxx  and Company, Advocates aforesaid.</w:t>
      </w:r>
    </w:p>
    <w:p w:rsidR="00000000" w:rsidDel="00000000" w:rsidP="00000000" w:rsidRDefault="00000000" w:rsidRPr="00000000" w14:paraId="00000503">
      <w:pPr>
        <w:pageBreakBefore w:val="0"/>
        <w:rPr>
          <w:sz w:val="24"/>
          <w:szCs w:val="24"/>
          <w:vertAlign w:val="baseline"/>
        </w:rPr>
      </w:pPr>
      <w:r w:rsidDel="00000000" w:rsidR="00000000" w:rsidRPr="00000000">
        <w:rPr>
          <w:rtl w:val="0"/>
        </w:rPr>
      </w:r>
    </w:p>
    <w:p w:rsidR="00000000" w:rsidDel="00000000" w:rsidP="00000000" w:rsidRDefault="00000000" w:rsidRPr="00000000" w14:paraId="00000504">
      <w:pPr>
        <w:pageBreakBefore w:val="0"/>
        <w:rPr>
          <w:sz w:val="24"/>
          <w:szCs w:val="24"/>
          <w:vertAlign w:val="baseline"/>
        </w:rPr>
      </w:pPr>
      <w:r w:rsidDel="00000000" w:rsidR="00000000" w:rsidRPr="00000000">
        <w:rPr>
          <w:rtl w:val="0"/>
        </w:rPr>
      </w:r>
    </w:p>
    <w:p w:rsidR="00000000" w:rsidDel="00000000" w:rsidP="00000000" w:rsidRDefault="00000000" w:rsidRPr="00000000" w14:paraId="00000505">
      <w:pPr>
        <w:pageBreakBefore w:val="0"/>
        <w:rPr>
          <w:sz w:val="24"/>
          <w:szCs w:val="24"/>
          <w:vertAlign w:val="baseline"/>
        </w:rPr>
      </w:pPr>
      <w:r w:rsidDel="00000000" w:rsidR="00000000" w:rsidRPr="00000000">
        <w:rPr>
          <w:b w:val="1"/>
          <w:sz w:val="24"/>
          <w:szCs w:val="24"/>
          <w:u w:val="single"/>
          <w:vertAlign w:val="baseline"/>
          <w:rtl w:val="0"/>
        </w:rPr>
        <w:t xml:space="preserve">DATED</w:t>
      </w:r>
      <w:r w:rsidDel="00000000" w:rsidR="00000000" w:rsidRPr="00000000">
        <w:rPr>
          <w:sz w:val="24"/>
          <w:szCs w:val="24"/>
          <w:vertAlign w:val="baseline"/>
          <w:rtl w:val="0"/>
        </w:rPr>
        <w:t xml:space="preserve"> this                     day of                         1999.</w:t>
      </w:r>
    </w:p>
    <w:p w:rsidR="00000000" w:rsidDel="00000000" w:rsidP="00000000" w:rsidRDefault="00000000" w:rsidRPr="00000000" w14:paraId="00000506">
      <w:pPr>
        <w:pageBreakBefore w:val="0"/>
        <w:rPr>
          <w:sz w:val="24"/>
          <w:szCs w:val="24"/>
          <w:vertAlign w:val="baseline"/>
        </w:rPr>
      </w:pPr>
      <w:r w:rsidDel="00000000" w:rsidR="00000000" w:rsidRPr="00000000">
        <w:rPr>
          <w:rtl w:val="0"/>
        </w:rPr>
      </w:r>
    </w:p>
    <w:p w:rsidR="00000000" w:rsidDel="00000000" w:rsidP="00000000" w:rsidRDefault="00000000" w:rsidRPr="00000000" w14:paraId="00000507">
      <w:pPr>
        <w:pageBreakBefore w:val="0"/>
        <w:rPr>
          <w:sz w:val="24"/>
          <w:szCs w:val="24"/>
          <w:vertAlign w:val="baseline"/>
        </w:rPr>
      </w:pPr>
      <w:r w:rsidDel="00000000" w:rsidR="00000000" w:rsidRPr="00000000">
        <w:rPr>
          <w:rtl w:val="0"/>
        </w:rPr>
      </w:r>
    </w:p>
    <w:p w:rsidR="00000000" w:rsidDel="00000000" w:rsidP="00000000" w:rsidRDefault="00000000" w:rsidRPr="00000000" w14:paraId="00000508">
      <w:pPr>
        <w:pageBreakBefore w:val="0"/>
        <w:rPr>
          <w:sz w:val="24"/>
          <w:szCs w:val="24"/>
          <w:vertAlign w:val="baseline"/>
        </w:rPr>
      </w:pPr>
      <w:r w:rsidDel="00000000" w:rsidR="00000000" w:rsidRPr="00000000">
        <w:rPr>
          <w:rtl w:val="0"/>
        </w:rPr>
      </w:r>
    </w:p>
    <w:p w:rsidR="00000000" w:rsidDel="00000000" w:rsidP="00000000" w:rsidRDefault="00000000" w:rsidRPr="00000000" w14:paraId="00000509">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50A">
      <w:pPr>
        <w:pageBreakBefore w:val="0"/>
        <w:jc w:val="right"/>
        <w:rPr>
          <w:b w:val="0"/>
          <w:sz w:val="24"/>
          <w:szCs w:val="24"/>
          <w:vertAlign w:val="baseline"/>
        </w:rPr>
      </w:pPr>
      <w:r w:rsidDel="00000000" w:rsidR="00000000" w:rsidRPr="00000000">
        <w:rPr>
          <w:b w:val="1"/>
          <w:sz w:val="24"/>
          <w:szCs w:val="24"/>
          <w:vertAlign w:val="baseline"/>
          <w:rtl w:val="0"/>
        </w:rPr>
        <w:t xml:space="preserve">XXXXXXX AND COMPANY</w:t>
      </w:r>
      <w:r w:rsidDel="00000000" w:rsidR="00000000" w:rsidRPr="00000000">
        <w:rPr>
          <w:rtl w:val="0"/>
        </w:rPr>
      </w:r>
    </w:p>
    <w:p w:rsidR="00000000" w:rsidDel="00000000" w:rsidP="00000000" w:rsidRDefault="00000000" w:rsidRPr="00000000" w14:paraId="000005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0"/>
          <w:i w:val="1"/>
          <w:smallCaps w:val="0"/>
          <w:strike w:val="0"/>
          <w:color w:val="404040"/>
          <w:sz w:val="24"/>
          <w:szCs w:val="24"/>
          <w:u w:val="none"/>
          <w:shd w:fill="auto" w:val="clear"/>
          <w:vertAlign w:val="baseline"/>
        </w:rPr>
      </w:pPr>
      <w:r w:rsidDel="00000000" w:rsidR="00000000" w:rsidRPr="00000000">
        <w:rPr>
          <w:rFonts w:ascii="Cambria" w:cs="Cambria" w:eastAsia="Cambria" w:hAnsi="Cambria"/>
          <w:b w:val="0"/>
          <w:i w:val="1"/>
          <w:smallCaps w:val="0"/>
          <w:strike w:val="0"/>
          <w:color w:val="404040"/>
          <w:sz w:val="24"/>
          <w:szCs w:val="24"/>
          <w:u w:val="none"/>
          <w:shd w:fill="auto" w:val="clear"/>
          <w:vertAlign w:val="baseline"/>
          <w:rtl w:val="0"/>
        </w:rPr>
        <w:t xml:space="preserve">ADVOCATES FOR THE PLAINTIFF</w:t>
      </w:r>
    </w:p>
    <w:p w:rsidR="00000000" w:rsidDel="00000000" w:rsidP="00000000" w:rsidRDefault="00000000" w:rsidRPr="00000000" w14:paraId="0000050C">
      <w:pPr>
        <w:pageBreakBefore w:val="0"/>
        <w:jc w:val="right"/>
        <w:rPr>
          <w:sz w:val="24"/>
          <w:szCs w:val="24"/>
          <w:vertAlign w:val="baseline"/>
        </w:rPr>
      </w:pPr>
      <w:r w:rsidDel="00000000" w:rsidR="00000000" w:rsidRPr="00000000">
        <w:rPr>
          <w:rtl w:val="0"/>
        </w:rPr>
      </w:r>
    </w:p>
    <w:p w:rsidR="00000000" w:rsidDel="00000000" w:rsidP="00000000" w:rsidRDefault="00000000" w:rsidRPr="00000000" w14:paraId="0000050D">
      <w:pPr>
        <w:pStyle w:val="Heading5"/>
        <w:pageBreakBefore w:val="0"/>
        <w:rPr>
          <w:sz w:val="24"/>
          <w:szCs w:val="24"/>
          <w:vertAlign w:val="baseline"/>
        </w:rPr>
      </w:pPr>
      <w:r w:rsidDel="00000000" w:rsidR="00000000" w:rsidRPr="00000000">
        <w:rPr>
          <w:rtl w:val="0"/>
        </w:rPr>
      </w:r>
    </w:p>
    <w:p w:rsidR="00000000" w:rsidDel="00000000" w:rsidP="00000000" w:rsidRDefault="00000000" w:rsidRPr="00000000" w14:paraId="0000050E">
      <w:pPr>
        <w:pageBreakBefore w:val="0"/>
        <w:rPr>
          <w:vertAlign w:val="baseline"/>
        </w:rPr>
      </w:pPr>
      <w:r w:rsidDel="00000000" w:rsidR="00000000" w:rsidRPr="00000000">
        <w:rPr>
          <w:rtl w:val="0"/>
        </w:rPr>
      </w:r>
    </w:p>
    <w:p w:rsidR="00000000" w:rsidDel="00000000" w:rsidP="00000000" w:rsidRDefault="00000000" w:rsidRPr="00000000" w14:paraId="0000050F">
      <w:pPr>
        <w:pageBreakBefore w:val="0"/>
        <w:rPr>
          <w:vertAlign w:val="baseline"/>
        </w:rPr>
      </w:pPr>
      <w:r w:rsidDel="00000000" w:rsidR="00000000" w:rsidRPr="00000000">
        <w:rPr>
          <w:rtl w:val="0"/>
        </w:rPr>
      </w:r>
    </w:p>
    <w:p w:rsidR="00000000" w:rsidDel="00000000" w:rsidP="00000000" w:rsidRDefault="00000000" w:rsidRPr="00000000" w14:paraId="00000510">
      <w:pPr>
        <w:pStyle w:val="Heading5"/>
        <w:pageBreakBefore w:val="0"/>
        <w:rPr>
          <w:sz w:val="24"/>
          <w:szCs w:val="24"/>
          <w:vertAlign w:val="baseline"/>
        </w:rPr>
      </w:pPr>
      <w:r w:rsidDel="00000000" w:rsidR="00000000" w:rsidRPr="00000000">
        <w:rPr>
          <w:b w:val="1"/>
          <w:i w:val="1"/>
          <w:sz w:val="24"/>
          <w:szCs w:val="24"/>
          <w:vertAlign w:val="baseline"/>
          <w:rtl w:val="0"/>
        </w:rPr>
        <w:t xml:space="preserve">DRAWN &amp; FILED BY:-</w:t>
      </w:r>
      <w:r w:rsidDel="00000000" w:rsidR="00000000" w:rsidRPr="00000000">
        <w:rPr>
          <w:rtl w:val="0"/>
        </w:rPr>
      </w:r>
    </w:p>
    <w:p w:rsidR="00000000" w:rsidDel="00000000" w:rsidP="00000000" w:rsidRDefault="00000000" w:rsidRPr="00000000" w14:paraId="00000511">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512">
      <w:pPr>
        <w:pageBreakBefore w:val="0"/>
        <w:rPr>
          <w:sz w:val="24"/>
          <w:szCs w:val="24"/>
          <w:vertAlign w:val="baseline"/>
        </w:rPr>
      </w:pPr>
      <w:r w:rsidDel="00000000" w:rsidR="00000000" w:rsidRPr="00000000">
        <w:rPr>
          <w:sz w:val="24"/>
          <w:szCs w:val="24"/>
          <w:vertAlign w:val="baseline"/>
          <w:rtl w:val="0"/>
        </w:rPr>
        <w:t xml:space="preserve">Xxxxxxx  and Company, </w:t>
      </w:r>
    </w:p>
    <w:p w:rsidR="00000000" w:rsidDel="00000000" w:rsidP="00000000" w:rsidRDefault="00000000" w:rsidRPr="00000000" w14:paraId="00000513">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514">
      <w:pPr>
        <w:pageBreakBefore w:val="0"/>
        <w:rPr>
          <w:sz w:val="24"/>
          <w:szCs w:val="24"/>
          <w:vertAlign w:val="baseline"/>
        </w:rPr>
      </w:pPr>
      <w:r w:rsidDel="00000000" w:rsidR="00000000" w:rsidRPr="00000000">
        <w:rPr>
          <w:sz w:val="24"/>
          <w:szCs w:val="24"/>
          <w:vertAlign w:val="baseline"/>
          <w:rtl w:val="0"/>
        </w:rPr>
        <w:t xml:space="preserve">Central Building</w:t>
      </w:r>
    </w:p>
    <w:p w:rsidR="00000000" w:rsidDel="00000000" w:rsidP="00000000" w:rsidRDefault="00000000" w:rsidRPr="00000000" w14:paraId="00000515">
      <w:pPr>
        <w:keepNext w:val="1"/>
        <w:pageBreakBefore w:val="0"/>
        <w:rPr>
          <w:b w:val="0"/>
          <w:sz w:val="24"/>
          <w:szCs w:val="24"/>
          <w:vertAlign w:val="baseline"/>
        </w:rPr>
      </w:pPr>
      <w:r w:rsidDel="00000000" w:rsidR="00000000" w:rsidRPr="00000000">
        <w:rPr>
          <w:sz w:val="24"/>
          <w:szCs w:val="24"/>
          <w:vertAlign w:val="baseline"/>
          <w:rtl w:val="0"/>
        </w:rPr>
        <w:t xml:space="preserve">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Floor</w:t>
        <w:tab/>
        <w:tab/>
        <w:tab/>
      </w:r>
      <w:r w:rsidDel="00000000" w:rsidR="00000000" w:rsidRPr="00000000">
        <w:rPr>
          <w:rtl w:val="0"/>
        </w:rPr>
      </w:r>
    </w:p>
    <w:p w:rsidR="00000000" w:rsidDel="00000000" w:rsidP="00000000" w:rsidRDefault="00000000" w:rsidRPr="00000000" w14:paraId="00000516">
      <w:pPr>
        <w:keepNext w:val="1"/>
        <w:pageBreakBefore w:val="0"/>
        <w:rPr>
          <w:sz w:val="24"/>
          <w:szCs w:val="24"/>
          <w:vertAlign w:val="baseline"/>
        </w:rPr>
      </w:pPr>
      <w:r w:rsidDel="00000000" w:rsidR="00000000" w:rsidRPr="00000000">
        <w:rPr>
          <w:sz w:val="24"/>
          <w:szCs w:val="24"/>
          <w:vertAlign w:val="baseline"/>
          <w:rtl w:val="0"/>
        </w:rPr>
        <w:t xml:space="preserve">P.O Box xxxxxxx</w:t>
      </w:r>
    </w:p>
    <w:p w:rsidR="00000000" w:rsidDel="00000000" w:rsidP="00000000" w:rsidRDefault="00000000" w:rsidRPr="00000000" w14:paraId="00000517">
      <w:pPr>
        <w:pStyle w:val="Heading5"/>
        <w:pageBreakBefore w:val="0"/>
        <w:rPr>
          <w:sz w:val="24"/>
          <w:szCs w:val="24"/>
          <w:vertAlign w:val="baseline"/>
        </w:rPr>
      </w:pPr>
      <w:r w:rsidDel="00000000" w:rsidR="00000000" w:rsidRPr="00000000">
        <w:rPr>
          <w:b w:val="1"/>
          <w:i w:val="1"/>
          <w:sz w:val="24"/>
          <w:szCs w:val="24"/>
          <w:vertAlign w:val="baseline"/>
          <w:rtl w:val="0"/>
        </w:rPr>
        <w:t xml:space="preserve">NAIROBI  (Advocates for the Plaintiff)</w:t>
      </w:r>
      <w:r w:rsidDel="00000000" w:rsidR="00000000" w:rsidRPr="00000000">
        <w:rPr>
          <w:rtl w:val="0"/>
        </w:rPr>
      </w:r>
    </w:p>
    <w:p w:rsidR="00000000" w:rsidDel="00000000" w:rsidP="00000000" w:rsidRDefault="00000000" w:rsidRPr="00000000" w14:paraId="00000518">
      <w:pPr>
        <w:pageBreakBefore w:val="0"/>
        <w:rPr>
          <w:sz w:val="24"/>
          <w:szCs w:val="24"/>
          <w:vertAlign w:val="baseline"/>
        </w:rPr>
      </w:pPr>
      <w:r w:rsidDel="00000000" w:rsidR="00000000" w:rsidRPr="00000000">
        <w:rPr>
          <w:rtl w:val="0"/>
        </w:rPr>
      </w:r>
    </w:p>
    <w:p w:rsidR="00000000" w:rsidDel="00000000" w:rsidP="00000000" w:rsidRDefault="00000000" w:rsidRPr="00000000" w14:paraId="00000519">
      <w:pPr>
        <w:pageBreakBefore w:val="0"/>
        <w:rPr>
          <w:sz w:val="24"/>
          <w:szCs w:val="24"/>
          <w:vertAlign w:val="baseline"/>
        </w:rPr>
      </w:pPr>
      <w:r w:rsidDel="00000000" w:rsidR="00000000" w:rsidRPr="00000000">
        <w:rPr>
          <w:rtl w:val="0"/>
        </w:rPr>
      </w:r>
    </w:p>
    <w:p w:rsidR="00000000" w:rsidDel="00000000" w:rsidP="00000000" w:rsidRDefault="00000000" w:rsidRPr="00000000" w14:paraId="0000051A">
      <w:pPr>
        <w:pStyle w:val="Heading5"/>
        <w:pageBreakBefore w:val="0"/>
        <w:rPr>
          <w:sz w:val="24"/>
          <w:szCs w:val="24"/>
          <w:vertAlign w:val="baseline"/>
        </w:rPr>
      </w:pPr>
      <w:r w:rsidDel="00000000" w:rsidR="00000000" w:rsidRPr="00000000">
        <w:rPr>
          <w:b w:val="1"/>
          <w:i w:val="1"/>
          <w:sz w:val="24"/>
          <w:szCs w:val="24"/>
          <w:vertAlign w:val="baseline"/>
          <w:rtl w:val="0"/>
        </w:rPr>
        <w:t xml:space="preserve">TO BE SERVED UPON:-</w:t>
      </w:r>
      <w:r w:rsidDel="00000000" w:rsidR="00000000" w:rsidRPr="00000000">
        <w:rPr>
          <w:rtl w:val="0"/>
        </w:rPr>
      </w:r>
    </w:p>
    <w:p w:rsidR="00000000" w:rsidDel="00000000" w:rsidP="00000000" w:rsidRDefault="00000000" w:rsidRPr="00000000" w14:paraId="0000051B">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51C">
      <w:pPr>
        <w:pStyle w:val="Heading5"/>
        <w:pageBreakBefore w:val="0"/>
        <w:rPr>
          <w:b w:val="0"/>
          <w:sz w:val="24"/>
          <w:szCs w:val="24"/>
          <w:vertAlign w:val="baseline"/>
        </w:rPr>
      </w:pPr>
      <w:r w:rsidDel="00000000" w:rsidR="00000000" w:rsidRPr="00000000">
        <w:rPr>
          <w:b w:val="0"/>
          <w:i w:val="1"/>
          <w:sz w:val="24"/>
          <w:szCs w:val="24"/>
          <w:vertAlign w:val="baseline"/>
          <w:rtl w:val="0"/>
        </w:rPr>
        <w:t xml:space="preserve">Xxxxxxx &amp; Company </w:t>
      </w:r>
      <w:r w:rsidDel="00000000" w:rsidR="00000000" w:rsidRPr="00000000">
        <w:rPr>
          <w:rtl w:val="0"/>
        </w:rPr>
      </w:r>
    </w:p>
    <w:p w:rsidR="00000000" w:rsidDel="00000000" w:rsidP="00000000" w:rsidRDefault="00000000" w:rsidRPr="00000000" w14:paraId="0000051D">
      <w:pPr>
        <w:pStyle w:val="Heading5"/>
        <w:pageBreakBefore w:val="0"/>
        <w:rPr>
          <w:b w:val="0"/>
          <w:sz w:val="24"/>
          <w:szCs w:val="24"/>
          <w:vertAlign w:val="baseline"/>
        </w:rPr>
      </w:pPr>
      <w:r w:rsidDel="00000000" w:rsidR="00000000" w:rsidRPr="00000000">
        <w:rPr>
          <w:b w:val="0"/>
          <w:i w:val="1"/>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51E">
      <w:pPr>
        <w:pStyle w:val="Heading5"/>
        <w:pageBreakBefore w:val="0"/>
        <w:rPr>
          <w:b w:val="0"/>
          <w:sz w:val="24"/>
          <w:szCs w:val="24"/>
          <w:vertAlign w:val="baseline"/>
        </w:rPr>
      </w:pPr>
      <w:r w:rsidDel="00000000" w:rsidR="00000000" w:rsidRPr="00000000">
        <w:rPr>
          <w:b w:val="0"/>
          <w:i w:val="1"/>
          <w:sz w:val="24"/>
          <w:szCs w:val="24"/>
          <w:vertAlign w:val="baseline"/>
          <w:rtl w:val="0"/>
        </w:rPr>
        <w:t xml:space="preserve">New Hurlingham Plaza</w:t>
      </w:r>
      <w:r w:rsidDel="00000000" w:rsidR="00000000" w:rsidRPr="00000000">
        <w:rPr>
          <w:rtl w:val="0"/>
        </w:rPr>
      </w:r>
    </w:p>
    <w:p w:rsidR="00000000" w:rsidDel="00000000" w:rsidP="00000000" w:rsidRDefault="00000000" w:rsidRPr="00000000" w14:paraId="0000051F">
      <w:pPr>
        <w:pStyle w:val="Heading5"/>
        <w:pageBreakBefore w:val="0"/>
        <w:rPr>
          <w:b w:val="0"/>
          <w:sz w:val="24"/>
          <w:szCs w:val="24"/>
          <w:vertAlign w:val="baseline"/>
        </w:rPr>
      </w:pPr>
      <w:r w:rsidDel="00000000" w:rsidR="00000000" w:rsidRPr="00000000">
        <w:rPr>
          <w:b w:val="0"/>
          <w:i w:val="1"/>
          <w:sz w:val="24"/>
          <w:szCs w:val="24"/>
          <w:vertAlign w:val="baseline"/>
          <w:rtl w:val="0"/>
        </w:rPr>
        <w:t xml:space="preserve">P.O Box xxxxxxx</w:t>
      </w:r>
      <w:r w:rsidDel="00000000" w:rsidR="00000000" w:rsidRPr="00000000">
        <w:rPr>
          <w:rtl w:val="0"/>
        </w:rPr>
      </w:r>
    </w:p>
    <w:p w:rsidR="00000000" w:rsidDel="00000000" w:rsidP="00000000" w:rsidRDefault="00000000" w:rsidRPr="00000000" w14:paraId="00000520">
      <w:pPr>
        <w:pStyle w:val="Heading5"/>
        <w:pageBreakBefore w:val="0"/>
        <w:rPr>
          <w:sz w:val="24"/>
          <w:szCs w:val="24"/>
          <w:vertAlign w:val="baseline"/>
        </w:rPr>
      </w:pPr>
      <w:r w:rsidDel="00000000" w:rsidR="00000000" w:rsidRPr="00000000">
        <w:rPr>
          <w:b w:val="1"/>
          <w:i w:val="1"/>
          <w:sz w:val="24"/>
          <w:szCs w:val="24"/>
          <w:vertAlign w:val="baseline"/>
          <w:rtl w:val="0"/>
        </w:rPr>
        <w:t xml:space="preserve">NAIROBI  </w:t>
      </w:r>
      <w:r w:rsidDel="00000000" w:rsidR="00000000" w:rsidRPr="00000000">
        <w:rPr>
          <w:rtl w:val="0"/>
        </w:rPr>
      </w:r>
    </w:p>
    <w:p w:rsidR="00000000" w:rsidDel="00000000" w:rsidP="00000000" w:rsidRDefault="00000000" w:rsidRPr="00000000" w14:paraId="00000521">
      <w:pPr>
        <w:pageBreakBefore w:val="0"/>
        <w:rPr>
          <w:sz w:val="24"/>
          <w:szCs w:val="24"/>
          <w:vertAlign w:val="baseline"/>
        </w:rPr>
      </w:pPr>
      <w:r w:rsidDel="00000000" w:rsidR="00000000" w:rsidRPr="00000000">
        <w:rPr>
          <w:rtl w:val="0"/>
        </w:rPr>
      </w:r>
    </w:p>
    <w:p w:rsidR="00000000" w:rsidDel="00000000" w:rsidP="00000000" w:rsidRDefault="00000000" w:rsidRPr="00000000" w14:paraId="00000522">
      <w:pPr>
        <w:pageBreakBefore w:val="0"/>
        <w:rPr>
          <w:sz w:val="24"/>
          <w:szCs w:val="24"/>
          <w:vertAlign w:val="baseline"/>
        </w:rPr>
      </w:pPr>
      <w:r w:rsidDel="00000000" w:rsidR="00000000" w:rsidRPr="00000000">
        <w:rPr>
          <w:rtl w:val="0"/>
        </w:rPr>
      </w:r>
    </w:p>
    <w:p w:rsidR="00000000" w:rsidDel="00000000" w:rsidP="00000000" w:rsidRDefault="00000000" w:rsidRPr="00000000" w14:paraId="00000523">
      <w:pPr>
        <w:pStyle w:val="Title"/>
        <w:pageBreakBefore w:val="0"/>
        <w:jc w:val="left"/>
        <w:rPr>
          <w:i w:val="0"/>
          <w:vertAlign w:val="baseline"/>
        </w:rPr>
      </w:pPr>
      <w:r w:rsidDel="00000000" w:rsidR="00000000" w:rsidRPr="00000000">
        <w:rPr>
          <w:b w:val="1"/>
          <w:i w:val="1"/>
          <w:vertAlign w:val="baseline"/>
          <w:rtl w:val="0"/>
        </w:rPr>
        <w:t xml:space="preserve">Plaint accident vehicle</w:t>
      </w:r>
      <w:r w:rsidDel="00000000" w:rsidR="00000000" w:rsidRPr="00000000">
        <w:rPr>
          <w:rtl w:val="0"/>
        </w:rPr>
      </w:r>
    </w:p>
    <w:p w:rsidR="00000000" w:rsidDel="00000000" w:rsidP="00000000" w:rsidRDefault="00000000" w:rsidRPr="00000000" w14:paraId="00000524">
      <w:pPr>
        <w:pStyle w:val="Title"/>
        <w:pageBreakBefore w:val="0"/>
        <w:jc w:val="left"/>
        <w:rPr>
          <w:i w:val="0"/>
          <w:vertAlign w:val="baseline"/>
        </w:rPr>
      </w:pPr>
      <w:r w:rsidDel="00000000" w:rsidR="00000000" w:rsidRPr="00000000">
        <w:rPr>
          <w:rtl w:val="0"/>
        </w:rPr>
      </w:r>
    </w:p>
    <w:p w:rsidR="00000000" w:rsidDel="00000000" w:rsidP="00000000" w:rsidRDefault="00000000" w:rsidRPr="00000000" w14:paraId="00000525">
      <w:pPr>
        <w:pStyle w:val="Title"/>
        <w:pageBreakBefore w:val="0"/>
        <w:jc w:val="left"/>
        <w:rPr>
          <w:i w:val="0"/>
          <w:vertAlign w:val="baseline"/>
        </w:rPr>
      </w:pPr>
      <w:r w:rsidDel="00000000" w:rsidR="00000000" w:rsidRPr="00000000">
        <w:rPr>
          <w:b w:val="1"/>
          <w:i w:val="1"/>
          <w:vertAlign w:val="baseline"/>
          <w:rtl w:val="0"/>
        </w:rPr>
        <w:t xml:space="preserve">Material damage to motor vehicle.</w:t>
      </w:r>
      <w:r w:rsidDel="00000000" w:rsidR="00000000" w:rsidRPr="00000000">
        <w:rPr>
          <w:rtl w:val="0"/>
        </w:rPr>
      </w:r>
    </w:p>
    <w:p w:rsidR="00000000" w:rsidDel="00000000" w:rsidP="00000000" w:rsidRDefault="00000000" w:rsidRPr="00000000" w14:paraId="00000526">
      <w:pPr>
        <w:pStyle w:val="Title"/>
        <w:pageBreakBefore w:val="0"/>
        <w:rPr>
          <w:vertAlign w:val="baseline"/>
        </w:rPr>
      </w:pPr>
      <w:r w:rsidDel="00000000" w:rsidR="00000000" w:rsidRPr="00000000">
        <w:rPr>
          <w:rtl w:val="0"/>
        </w:rPr>
      </w:r>
    </w:p>
    <w:p w:rsidR="00000000" w:rsidDel="00000000" w:rsidP="00000000" w:rsidRDefault="00000000" w:rsidRPr="00000000" w14:paraId="00000527">
      <w:pPr>
        <w:pStyle w:val="Title"/>
        <w:pageBreakBefore w:val="0"/>
        <w:rPr>
          <w:vertAlign w:val="baseline"/>
        </w:rPr>
      </w:pPr>
      <w:r w:rsidDel="00000000" w:rsidR="00000000" w:rsidRPr="00000000">
        <w:rPr>
          <w:rtl w:val="0"/>
        </w:rPr>
      </w:r>
    </w:p>
    <w:p w:rsidR="00000000" w:rsidDel="00000000" w:rsidP="00000000" w:rsidRDefault="00000000" w:rsidRPr="00000000" w14:paraId="00000528">
      <w:pPr>
        <w:pStyle w:val="Title"/>
        <w:pageBreakBefore w:val="0"/>
        <w:rPr>
          <w:vertAlign w:val="baseline"/>
        </w:rPr>
      </w:pPr>
      <w:r w:rsidDel="00000000" w:rsidR="00000000" w:rsidRPr="00000000">
        <w:rPr>
          <w:b w:val="1"/>
          <w:vertAlign w:val="baseline"/>
          <w:rtl w:val="0"/>
        </w:rPr>
        <w:t xml:space="preserve">REPUBLIC OF KENYA</w:t>
      </w:r>
      <w:r w:rsidDel="00000000" w:rsidR="00000000" w:rsidRPr="00000000">
        <w:rPr>
          <w:rtl w:val="0"/>
        </w:rPr>
      </w:r>
    </w:p>
    <w:p w:rsidR="00000000" w:rsidDel="00000000" w:rsidP="00000000" w:rsidRDefault="00000000" w:rsidRPr="00000000" w14:paraId="00000529">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52A">
      <w:pPr>
        <w:pageBreakBefore w:val="0"/>
        <w:jc w:val="center"/>
        <w:rPr>
          <w:b w:val="0"/>
          <w:u w:val="single"/>
          <w:vertAlign w:val="baseline"/>
        </w:rPr>
      </w:pPr>
      <w:r w:rsidDel="00000000" w:rsidR="00000000" w:rsidRPr="00000000">
        <w:rPr>
          <w:b w:val="1"/>
          <w:u w:val="single"/>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52B">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52C">
      <w:pPr>
        <w:pageBreakBefore w:val="0"/>
        <w:jc w:val="center"/>
        <w:rPr>
          <w:b w:val="0"/>
          <w:u w:val="single"/>
          <w:vertAlign w:val="baseline"/>
        </w:rPr>
      </w:pPr>
      <w:r w:rsidDel="00000000" w:rsidR="00000000" w:rsidRPr="00000000">
        <w:rPr>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52D">
      <w:pPr>
        <w:pStyle w:val="Heading1"/>
        <w:pageBreakBefore w:val="0"/>
        <w:rPr>
          <w:vertAlign w:val="baseline"/>
        </w:rPr>
      </w:pPr>
      <w:r w:rsidDel="00000000" w:rsidR="00000000" w:rsidRPr="00000000">
        <w:rPr>
          <w:rtl w:val="0"/>
        </w:rPr>
      </w:r>
    </w:p>
    <w:p w:rsidR="00000000" w:rsidDel="00000000" w:rsidP="00000000" w:rsidRDefault="00000000" w:rsidRPr="00000000" w14:paraId="0000052E">
      <w:pPr>
        <w:pStyle w:val="Heading1"/>
        <w:pageBreakBefore w:val="0"/>
        <w:rPr>
          <w:vertAlign w:val="baseline"/>
        </w:rPr>
      </w:pPr>
      <w:r w:rsidDel="00000000" w:rsidR="00000000" w:rsidRPr="00000000">
        <w:rPr>
          <w:b w:val="1"/>
          <w:vertAlign w:val="baseline"/>
          <w:rtl w:val="0"/>
        </w:rPr>
        <w:t xml:space="preserve">CIVIL CASE  </w:t>
      </w:r>
      <w:r w:rsidDel="00000000" w:rsidR="00000000" w:rsidRPr="00000000">
        <w:rPr>
          <w:b w:val="1"/>
          <w:sz w:val="24"/>
          <w:szCs w:val="24"/>
          <w:vertAlign w:val="baseline"/>
          <w:rtl w:val="0"/>
        </w:rPr>
        <w:t xml:space="preserve">EJ     </w:t>
      </w:r>
      <w:r w:rsidDel="00000000" w:rsidR="00000000" w:rsidRPr="00000000">
        <w:rPr>
          <w:b w:val="1"/>
          <w:vertAlign w:val="baseline"/>
          <w:rtl w:val="0"/>
        </w:rPr>
        <w:t xml:space="preserve">  OF 2001</w:t>
      </w:r>
      <w:r w:rsidDel="00000000" w:rsidR="00000000" w:rsidRPr="00000000">
        <w:rPr>
          <w:rtl w:val="0"/>
        </w:rPr>
      </w:r>
    </w:p>
    <w:p w:rsidR="00000000" w:rsidDel="00000000" w:rsidP="00000000" w:rsidRDefault="00000000" w:rsidRPr="00000000" w14:paraId="0000052F">
      <w:pPr>
        <w:pageBreakBefore w:val="0"/>
        <w:jc w:val="center"/>
        <w:rPr>
          <w:vertAlign w:val="baseline"/>
        </w:rPr>
      </w:pPr>
      <w:r w:rsidDel="00000000" w:rsidR="00000000" w:rsidRPr="00000000">
        <w:rPr>
          <w:rtl w:val="0"/>
        </w:rPr>
      </w:r>
    </w:p>
    <w:p w:rsidR="00000000" w:rsidDel="00000000" w:rsidP="00000000" w:rsidRDefault="00000000" w:rsidRPr="00000000" w14:paraId="00000530">
      <w:pPr>
        <w:pageBreakBefore w:val="0"/>
        <w:rPr>
          <w:b w:val="0"/>
          <w:vertAlign w:val="baseline"/>
        </w:rPr>
      </w:pPr>
      <w:r w:rsidDel="00000000" w:rsidR="00000000" w:rsidRPr="00000000">
        <w:rPr>
          <w:b w:val="1"/>
          <w:vertAlign w:val="baseline"/>
          <w:rtl w:val="0"/>
        </w:rPr>
        <w:t xml:space="preserve">BBBBBBBBBB ……………….……………………………..  PLAINTIFF</w:t>
      </w:r>
      <w:r w:rsidDel="00000000" w:rsidR="00000000" w:rsidRPr="00000000">
        <w:rPr>
          <w:rtl w:val="0"/>
        </w:rPr>
      </w:r>
    </w:p>
    <w:p w:rsidR="00000000" w:rsidDel="00000000" w:rsidP="00000000" w:rsidRDefault="00000000" w:rsidRPr="00000000" w14:paraId="00000531">
      <w:pPr>
        <w:pageBreakBefore w:val="0"/>
        <w:rPr>
          <w:b w:val="0"/>
          <w:vertAlign w:val="baseline"/>
        </w:rPr>
      </w:pPr>
      <w:r w:rsidDel="00000000" w:rsidR="00000000" w:rsidRPr="00000000">
        <w:rPr>
          <w:rtl w:val="0"/>
        </w:rPr>
      </w:r>
    </w:p>
    <w:p w:rsidR="00000000" w:rsidDel="00000000" w:rsidP="00000000" w:rsidRDefault="00000000" w:rsidRPr="00000000" w14:paraId="00000532">
      <w:pPr>
        <w:pStyle w:val="Heading3"/>
        <w:pageBreakBefore w:val="0"/>
        <w:rPr>
          <w:vertAlign w:val="baseline"/>
        </w:rPr>
      </w:pPr>
      <w:r w:rsidDel="00000000" w:rsidR="00000000" w:rsidRPr="00000000">
        <w:rPr>
          <w:b w:val="1"/>
          <w:vertAlign w:val="baseline"/>
          <w:rtl w:val="0"/>
        </w:rPr>
        <w:t xml:space="preserve">VERSUS</w:t>
      </w:r>
      <w:r w:rsidDel="00000000" w:rsidR="00000000" w:rsidRPr="00000000">
        <w:rPr>
          <w:rtl w:val="0"/>
        </w:rPr>
      </w:r>
    </w:p>
    <w:p w:rsidR="00000000" w:rsidDel="00000000" w:rsidP="00000000" w:rsidRDefault="00000000" w:rsidRPr="00000000" w14:paraId="00000533">
      <w:pPr>
        <w:pageBreakBefore w:val="0"/>
        <w:rPr>
          <w:b w:val="0"/>
          <w:vertAlign w:val="baseline"/>
        </w:rPr>
      </w:pPr>
      <w:r w:rsidDel="00000000" w:rsidR="00000000" w:rsidRPr="00000000">
        <w:rPr>
          <w:rtl w:val="0"/>
        </w:rPr>
      </w:r>
    </w:p>
    <w:p w:rsidR="00000000" w:rsidDel="00000000" w:rsidP="00000000" w:rsidRDefault="00000000" w:rsidRPr="00000000" w14:paraId="00000534">
      <w:pPr>
        <w:pageBreakBefore w:val="0"/>
        <w:rPr>
          <w:b w:val="0"/>
          <w:vertAlign w:val="baseline"/>
        </w:rPr>
      </w:pPr>
      <w:r w:rsidDel="00000000" w:rsidR="00000000" w:rsidRPr="00000000">
        <w:rPr>
          <w:b w:val="1"/>
          <w:vertAlign w:val="baseline"/>
          <w:rtl w:val="0"/>
        </w:rPr>
        <w:t xml:space="preserve">EEEEEEEEEEEE…………………………………………. 1</w:t>
      </w:r>
      <w:r w:rsidDel="00000000" w:rsidR="00000000" w:rsidRPr="00000000">
        <w:rPr>
          <w:b w:val="1"/>
          <w:vertAlign w:val="superscript"/>
          <w:rtl w:val="0"/>
        </w:rPr>
        <w:t xml:space="preserve">st</w:t>
      </w:r>
      <w:r w:rsidDel="00000000" w:rsidR="00000000" w:rsidRPr="00000000">
        <w:rPr>
          <w:b w:val="1"/>
          <w:vertAlign w:val="baseline"/>
          <w:rtl w:val="0"/>
        </w:rPr>
        <w:t xml:space="preserve"> DEFENDANT</w:t>
      </w:r>
      <w:r w:rsidDel="00000000" w:rsidR="00000000" w:rsidRPr="00000000">
        <w:rPr>
          <w:rtl w:val="0"/>
        </w:rPr>
      </w:r>
    </w:p>
    <w:p w:rsidR="00000000" w:rsidDel="00000000" w:rsidP="00000000" w:rsidRDefault="00000000" w:rsidRPr="00000000" w14:paraId="00000535">
      <w:pPr>
        <w:pageBreakBefore w:val="0"/>
        <w:rPr>
          <w:b w:val="0"/>
          <w:vertAlign w:val="baseline"/>
        </w:rPr>
      </w:pPr>
      <w:r w:rsidDel="00000000" w:rsidR="00000000" w:rsidRPr="00000000">
        <w:rPr>
          <w:b w:val="1"/>
          <w:vertAlign w:val="baseline"/>
          <w:rtl w:val="0"/>
        </w:rPr>
        <w:t xml:space="preserve">DDDDDDDDDD……………………………………….……2</w:t>
      </w:r>
      <w:r w:rsidDel="00000000" w:rsidR="00000000" w:rsidRPr="00000000">
        <w:rPr>
          <w:b w:val="1"/>
          <w:vertAlign w:val="superscript"/>
          <w:rtl w:val="0"/>
        </w:rPr>
        <w:t xml:space="preserve">nd</w:t>
      </w:r>
      <w:r w:rsidDel="00000000" w:rsidR="00000000" w:rsidRPr="00000000">
        <w:rPr>
          <w:b w:val="1"/>
          <w:vertAlign w:val="baseline"/>
          <w:rtl w:val="0"/>
        </w:rPr>
        <w:t xml:space="preserve"> DEFENDANT</w:t>
      </w:r>
      <w:r w:rsidDel="00000000" w:rsidR="00000000" w:rsidRPr="00000000">
        <w:rPr>
          <w:rtl w:val="0"/>
        </w:rPr>
      </w:r>
    </w:p>
    <w:p w:rsidR="00000000" w:rsidDel="00000000" w:rsidP="00000000" w:rsidRDefault="00000000" w:rsidRPr="00000000" w14:paraId="00000536">
      <w:pPr>
        <w:pageBreakBefore w:val="0"/>
        <w:rPr>
          <w:vertAlign w:val="baseline"/>
        </w:rPr>
      </w:pPr>
      <w:r w:rsidDel="00000000" w:rsidR="00000000" w:rsidRPr="00000000">
        <w:rPr>
          <w:rtl w:val="0"/>
        </w:rPr>
      </w:r>
    </w:p>
    <w:p w:rsidR="00000000" w:rsidDel="00000000" w:rsidP="00000000" w:rsidRDefault="00000000" w:rsidRPr="00000000" w14:paraId="00000537">
      <w:pPr>
        <w:pageBreakBefore w:val="0"/>
        <w:tabs>
          <w:tab w:val="left" w:pos="3600"/>
          <w:tab w:val="left" w:pos="4320"/>
          <w:tab w:val="left" w:pos="5040"/>
          <w:tab w:val="left" w:pos="5760"/>
          <w:tab w:val="left" w:pos="6480"/>
          <w:tab w:val="left" w:pos="7200"/>
          <w:tab w:val="left" w:pos="7920"/>
          <w:tab w:val="left" w:pos="8640"/>
          <w:tab w:val="left" w:pos="9360"/>
          <w:tab w:val="left" w:pos="10080"/>
          <w:tab w:val="left" w:pos="10800"/>
        </w:tabs>
        <w:ind w:left="3600"/>
        <w:rPr>
          <w:vertAlign w:val="baseline"/>
        </w:rPr>
      </w:pPr>
      <w:r w:rsidDel="00000000" w:rsidR="00000000" w:rsidRPr="00000000">
        <w:rPr>
          <w:b w:val="1"/>
          <w:u w:val="single"/>
          <w:vertAlign w:val="baseline"/>
          <w:rtl w:val="0"/>
        </w:rPr>
        <w:t xml:space="preserve">AMENDED PLAINT</w:t>
      </w:r>
      <w:r w:rsidDel="00000000" w:rsidR="00000000" w:rsidRPr="00000000">
        <w:rPr>
          <w:rtl w:val="0"/>
        </w:rPr>
      </w:r>
    </w:p>
    <w:p w:rsidR="00000000" w:rsidDel="00000000" w:rsidP="00000000" w:rsidRDefault="00000000" w:rsidRPr="00000000" w14:paraId="00000538">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b w:val="0"/>
          <w:vertAlign w:val="baseline"/>
        </w:rPr>
      </w:pPr>
      <w:r w:rsidDel="00000000" w:rsidR="00000000" w:rsidRPr="00000000">
        <w:rPr>
          <w:rtl w:val="0"/>
        </w:rPr>
      </w:r>
    </w:p>
    <w:p w:rsidR="00000000" w:rsidDel="00000000" w:rsidP="00000000" w:rsidRDefault="00000000" w:rsidRPr="00000000" w14:paraId="00000539">
      <w:pPr>
        <w:pageBreakBefore w:val="0"/>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The 1</w:t>
      </w:r>
      <w:r w:rsidDel="00000000" w:rsidR="00000000" w:rsidRPr="00000000">
        <w:rPr>
          <w:vertAlign w:val="superscript"/>
          <w:rtl w:val="0"/>
        </w:rPr>
        <w:t xml:space="preserve">st </w:t>
      </w:r>
      <w:r w:rsidDel="00000000" w:rsidR="00000000" w:rsidRPr="00000000">
        <w:rPr>
          <w:vertAlign w:val="baseline"/>
          <w:rtl w:val="0"/>
        </w:rPr>
        <w:t xml:space="preserve">Plaintiff is an adult female of sound mind residing and working for gain as an Advocate of the High Court of Kenya with the firm of RRRR &amp; Company Advocates in Nairobi within the Republic of Kenya.  Her address for service for the purposes of this suit is care of RRRR and Company Advocates, FFFFFFFF House, FFFFFFFF , Post Office Box Number RRRR, Nairobi.</w:t>
      </w:r>
    </w:p>
    <w:p w:rsidR="00000000" w:rsidDel="00000000" w:rsidP="00000000" w:rsidRDefault="00000000" w:rsidRPr="00000000" w14:paraId="0000053A">
      <w:pPr>
        <w:pageBreakBefore w:val="0"/>
        <w:tabs>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3B">
      <w:pPr>
        <w:pageBreakBefore w:val="0"/>
        <w:numPr>
          <w:ilvl w:val="0"/>
          <w:numId w:val="19"/>
        </w:numPr>
        <w:tabs>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Defendants are male adults of sound mind residing and working for gain in Nairobi within the Republic of Kenya.  Service of Summons upon both Defendants shall be effected through the Plaintiff's Advocates' offices.</w:t>
      </w:r>
    </w:p>
    <w:p w:rsidR="00000000" w:rsidDel="00000000" w:rsidP="00000000" w:rsidRDefault="00000000" w:rsidRPr="00000000" w14:paraId="0000053C">
      <w:pPr>
        <w:pageBreakBefore w:val="0"/>
        <w:tabs>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3D">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3.</w:t>
        <w:tab/>
        <w:t xml:space="preserve">At all material times, the 1</w:t>
      </w:r>
      <w:r w:rsidDel="00000000" w:rsidR="00000000" w:rsidRPr="00000000">
        <w:rPr>
          <w:vertAlign w:val="superscript"/>
          <w:rtl w:val="0"/>
        </w:rPr>
        <w:t xml:space="preserve">st</w:t>
      </w:r>
      <w:r w:rsidDel="00000000" w:rsidR="00000000" w:rsidRPr="00000000">
        <w:rPr>
          <w:vertAlign w:val="baseline"/>
          <w:rtl w:val="0"/>
        </w:rPr>
        <w:t xml:space="preserve"> Defendant was the registered owner of motor vehicle registration number RRRR 561, while the 2</w:t>
      </w:r>
      <w:r w:rsidDel="00000000" w:rsidR="00000000" w:rsidRPr="00000000">
        <w:rPr>
          <w:vertAlign w:val="superscript"/>
          <w:rtl w:val="0"/>
        </w:rPr>
        <w:t xml:space="preserve">nd</w:t>
      </w:r>
      <w:r w:rsidDel="00000000" w:rsidR="00000000" w:rsidRPr="00000000">
        <w:rPr>
          <w:vertAlign w:val="baseline"/>
          <w:rtl w:val="0"/>
        </w:rPr>
        <w:t xml:space="preserve"> Defendant was the servant, agent and/or employee of the 1</w:t>
      </w:r>
      <w:r w:rsidDel="00000000" w:rsidR="00000000" w:rsidRPr="00000000">
        <w:rPr>
          <w:vertAlign w:val="superscript"/>
          <w:rtl w:val="0"/>
        </w:rPr>
        <w:t xml:space="preserve">st</w:t>
      </w:r>
      <w:r w:rsidDel="00000000" w:rsidR="00000000" w:rsidRPr="00000000">
        <w:rPr>
          <w:vertAlign w:val="baseline"/>
          <w:rtl w:val="0"/>
        </w:rPr>
        <w:t xml:space="preserve"> Defendant.</w:t>
      </w:r>
    </w:p>
    <w:p w:rsidR="00000000" w:rsidDel="00000000" w:rsidP="00000000" w:rsidRDefault="00000000" w:rsidRPr="00000000" w14:paraId="0000053E">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rtl w:val="0"/>
        </w:rPr>
      </w:r>
    </w:p>
    <w:p w:rsidR="00000000" w:rsidDel="00000000" w:rsidP="00000000" w:rsidRDefault="00000000" w:rsidRPr="00000000" w14:paraId="0000053F">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4.</w:t>
        <w:tab/>
        <w:t xml:space="preserve">On or about the 12</w:t>
      </w:r>
      <w:r w:rsidDel="00000000" w:rsidR="00000000" w:rsidRPr="00000000">
        <w:rPr>
          <w:vertAlign w:val="superscript"/>
          <w:rtl w:val="0"/>
        </w:rPr>
        <w:t xml:space="preserve">th</w:t>
      </w:r>
      <w:r w:rsidDel="00000000" w:rsidR="00000000" w:rsidRPr="00000000">
        <w:rPr>
          <w:vertAlign w:val="baseline"/>
          <w:rtl w:val="0"/>
        </w:rPr>
        <w:t xml:space="preserve"> day of May, 2000, the Plaintiff was lawfully driving her motor vehicle, Daewoo Ciello registration Number JJJ 544J along Haile Selassie Avenue Nairobi at about 4.45 p.m., when the 1</w:t>
      </w:r>
      <w:r w:rsidDel="00000000" w:rsidR="00000000" w:rsidRPr="00000000">
        <w:rPr>
          <w:vertAlign w:val="superscript"/>
          <w:rtl w:val="0"/>
        </w:rPr>
        <w:t xml:space="preserve">st</w:t>
      </w:r>
      <w:r w:rsidDel="00000000" w:rsidR="00000000" w:rsidRPr="00000000">
        <w:rPr>
          <w:vertAlign w:val="baseline"/>
          <w:rtl w:val="0"/>
        </w:rPr>
        <w:t xml:space="preserve"> Defendant, in the ordinary course of his employment so carelessly, negligently and/or recklessly drove, managed and/or controlled motor vehicle registration Number RRRR 561 that he caused the same to collide with the Plaintiff's said motor vehicle as a result whereof the Plaintiff suffered whip lash injuries to her neck and lower back.  The Plaintiff's motor vehicle was also extensively damaged, thereby occasioning substantive loss and damage to the Plaintiff.</w:t>
      </w:r>
    </w:p>
    <w:p w:rsidR="00000000" w:rsidDel="00000000" w:rsidP="00000000" w:rsidRDefault="00000000" w:rsidRPr="00000000" w14:paraId="00000540">
      <w:pPr>
        <w:pageBreakBefore w:val="0"/>
        <w:tabs>
          <w:tab w:val="left" w:pos="432"/>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41">
      <w:pPr>
        <w:pageBreakBefore w:val="0"/>
        <w:tabs>
          <w:tab w:val="left" w:pos="864"/>
        </w:tabs>
        <w:spacing w:line="360" w:lineRule="auto"/>
        <w:ind w:left="864"/>
        <w:jc w:val="both"/>
        <w:rPr>
          <w:vertAlign w:val="baseline"/>
        </w:rPr>
      </w:pPr>
      <w:r w:rsidDel="00000000" w:rsidR="00000000" w:rsidRPr="00000000">
        <w:rPr>
          <w:b w:val="1"/>
          <w:u w:val="single"/>
          <w:vertAlign w:val="baseline"/>
          <w:rtl w:val="0"/>
        </w:rPr>
        <w:t xml:space="preserve">PARTICULARS OF THE 1</w:t>
      </w:r>
      <w:r w:rsidDel="00000000" w:rsidR="00000000" w:rsidRPr="00000000">
        <w:rPr>
          <w:b w:val="1"/>
          <w:u w:val="single"/>
          <w:vertAlign w:val="superscript"/>
          <w:rtl w:val="0"/>
        </w:rPr>
        <w:t xml:space="preserve">ST </w:t>
      </w:r>
      <w:r w:rsidDel="00000000" w:rsidR="00000000" w:rsidRPr="00000000">
        <w:rPr>
          <w:b w:val="1"/>
          <w:u w:val="single"/>
          <w:vertAlign w:val="baseline"/>
          <w:rtl w:val="0"/>
        </w:rPr>
        <w:t xml:space="preserve">DEFENDANT'S NEGLIGENCE</w:t>
      </w:r>
      <w:r w:rsidDel="00000000" w:rsidR="00000000" w:rsidRPr="00000000">
        <w:rPr>
          <w:rtl w:val="0"/>
        </w:rPr>
      </w:r>
    </w:p>
    <w:p w:rsidR="00000000" w:rsidDel="00000000" w:rsidP="00000000" w:rsidRDefault="00000000" w:rsidRPr="00000000" w14:paraId="00000542">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keep any or any proper look out or to have any sufficient regard for other lawful users of the road, the Plaintiff included.</w:t>
      </w:r>
    </w:p>
    <w:p w:rsidR="00000000" w:rsidDel="00000000" w:rsidP="00000000" w:rsidRDefault="00000000" w:rsidRPr="00000000" w14:paraId="00000543">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Driving at a speed that was excessive in the circumstances.</w:t>
      </w:r>
    </w:p>
    <w:p w:rsidR="00000000" w:rsidDel="00000000" w:rsidP="00000000" w:rsidRDefault="00000000" w:rsidRPr="00000000" w14:paraId="00000544">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see the Plaintiff in sufficient time or at all so as to avoid the said collision.</w:t>
      </w:r>
    </w:p>
    <w:p w:rsidR="00000000" w:rsidDel="00000000" w:rsidP="00000000" w:rsidRDefault="00000000" w:rsidRPr="00000000" w14:paraId="00000545">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stop in time or at all so as to avoid the said collision.</w:t>
      </w:r>
    </w:p>
    <w:p w:rsidR="00000000" w:rsidDel="00000000" w:rsidP="00000000" w:rsidRDefault="00000000" w:rsidRPr="00000000" w14:paraId="00000546">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give any or any adequate warning or signal of his approach.</w:t>
      </w:r>
    </w:p>
    <w:p w:rsidR="00000000" w:rsidDel="00000000" w:rsidP="00000000" w:rsidRDefault="00000000" w:rsidRPr="00000000" w14:paraId="00000547">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slow down, stop, swerve, brake or in any other way maneuver the said motor vehicle under his control so as to avoid the said accident.</w:t>
      </w:r>
    </w:p>
    <w:p w:rsidR="00000000" w:rsidDel="00000000" w:rsidP="00000000" w:rsidRDefault="00000000" w:rsidRPr="00000000" w14:paraId="00000548">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Colliding into the rear of the Plaintiff's motor vehicle aforesaid thereby causing damage to it’s rear.</w:t>
      </w:r>
    </w:p>
    <w:p w:rsidR="00000000" w:rsidDel="00000000" w:rsidP="00000000" w:rsidRDefault="00000000" w:rsidRPr="00000000" w14:paraId="00000549">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Causing the Plaintiff to ram into the rear of another vehicle in front thereby damaging the front of the Plaintiff’s motor vehicle aforesaid.</w:t>
      </w:r>
    </w:p>
    <w:p w:rsidR="00000000" w:rsidDel="00000000" w:rsidP="00000000" w:rsidRDefault="00000000" w:rsidRPr="00000000" w14:paraId="0000054A">
      <w:pPr>
        <w:pageBreakBefore w:val="0"/>
        <w:numPr>
          <w:ilvl w:val="0"/>
          <w:numId w:val="3"/>
        </w:numPr>
        <w:tabs>
          <w:tab w:val="left" w:pos="432"/>
          <w:tab w:val="left" w:pos="1440"/>
          <w:tab w:val="left" w:pos="2160"/>
          <w:tab w:val="left" w:pos="2880"/>
          <w:tab w:val="left" w:pos="3600"/>
          <w:tab w:val="left" w:pos="4320"/>
          <w:tab w:val="left" w:pos="5040"/>
          <w:tab w:val="left" w:pos="5760"/>
          <w:tab w:val="left" w:pos="6480"/>
          <w:tab w:val="left" w:pos="7200"/>
        </w:tabs>
        <w:spacing w:line="360" w:lineRule="auto"/>
        <w:ind w:left="867" w:hanging="435"/>
        <w:jc w:val="both"/>
        <w:rPr>
          <w:vertAlign w:val="baseline"/>
        </w:rPr>
      </w:pPr>
      <w:r w:rsidDel="00000000" w:rsidR="00000000" w:rsidRPr="00000000">
        <w:rPr>
          <w:vertAlign w:val="baseline"/>
          <w:rtl w:val="0"/>
        </w:rPr>
        <w:t xml:space="preserve">Failing to adhere to the provisions of the Highway Code (Chapter 403 of the Laws of Kenya).</w:t>
      </w:r>
    </w:p>
    <w:p w:rsidR="00000000" w:rsidDel="00000000" w:rsidP="00000000" w:rsidRDefault="00000000" w:rsidRPr="00000000" w14:paraId="0000054B">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rtl w:val="0"/>
        </w:rPr>
      </w:r>
    </w:p>
    <w:p w:rsidR="00000000" w:rsidDel="00000000" w:rsidP="00000000" w:rsidRDefault="00000000" w:rsidRPr="00000000" w14:paraId="0000054C">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6.</w:t>
        <w:tab/>
        <w:t xml:space="preserve">So far as is necessary, the Plaintiff will rely on the doctrine of "Res lpsa Loquitur".</w:t>
      </w:r>
    </w:p>
    <w:p w:rsidR="00000000" w:rsidDel="00000000" w:rsidP="00000000" w:rsidRDefault="00000000" w:rsidRPr="00000000" w14:paraId="0000054D">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7.</w:t>
        <w:tab/>
        <w:t xml:space="preserve">By reason of the matters aforesaid, the Plaintiff's motor vehicle was extensively damaged both at the rear and the front.</w:t>
      </w:r>
    </w:p>
    <w:p w:rsidR="00000000" w:rsidDel="00000000" w:rsidP="00000000" w:rsidRDefault="00000000" w:rsidRPr="00000000" w14:paraId="0000054E">
      <w:pPr>
        <w:pageBreakBefore w:val="0"/>
        <w:tabs>
          <w:tab w:val="left" w:pos="864"/>
        </w:tabs>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54F">
      <w:pPr>
        <w:pageBreakBefore w:val="0"/>
        <w:tabs>
          <w:tab w:val="left" w:pos="864"/>
        </w:tabs>
        <w:spacing w:line="360" w:lineRule="auto"/>
        <w:jc w:val="both"/>
        <w:rPr>
          <w:vertAlign w:val="baseline"/>
        </w:rPr>
      </w:pPr>
      <w:r w:rsidDel="00000000" w:rsidR="00000000" w:rsidRPr="00000000">
        <w:rPr>
          <w:b w:val="1"/>
          <w:u w:val="single"/>
          <w:vertAlign w:val="baseline"/>
          <w:rtl w:val="0"/>
        </w:rPr>
        <w:t xml:space="preserve">PARTICULARS OF DAMAGE TO THE PLAINTIFF MOTOR VEHICLE</w:t>
      </w:r>
      <w:r w:rsidDel="00000000" w:rsidR="00000000" w:rsidRPr="00000000">
        <w:rPr>
          <w:rtl w:val="0"/>
        </w:rPr>
      </w:r>
    </w:p>
    <w:p w:rsidR="00000000" w:rsidDel="00000000" w:rsidP="00000000" w:rsidRDefault="00000000" w:rsidRPr="00000000" w14:paraId="00000550">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boot lid hinge covering.</w:t>
      </w:r>
    </w:p>
    <w:p w:rsidR="00000000" w:rsidDel="00000000" w:rsidP="00000000" w:rsidRDefault="00000000" w:rsidRPr="00000000" w14:paraId="00000551">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boot lock</w:t>
      </w:r>
    </w:p>
    <w:p w:rsidR="00000000" w:rsidDel="00000000" w:rsidP="00000000" w:rsidRDefault="00000000" w:rsidRPr="00000000" w14:paraId="00000552">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tail light panel</w:t>
      </w:r>
    </w:p>
    <w:p w:rsidR="00000000" w:rsidDel="00000000" w:rsidP="00000000" w:rsidRDefault="00000000" w:rsidRPr="00000000" w14:paraId="00000553">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rear right tail light</w:t>
      </w:r>
    </w:p>
    <w:p w:rsidR="00000000" w:rsidDel="00000000" w:rsidP="00000000" w:rsidRDefault="00000000" w:rsidRPr="00000000" w14:paraId="00000554">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rear number plate light  </w:t>
      </w:r>
    </w:p>
    <w:p w:rsidR="00000000" w:rsidDel="00000000" w:rsidP="00000000" w:rsidRDefault="00000000" w:rsidRPr="00000000" w14:paraId="00000555">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rear axle</w:t>
      </w:r>
    </w:p>
    <w:p w:rsidR="00000000" w:rsidDel="00000000" w:rsidP="00000000" w:rsidRDefault="00000000" w:rsidRPr="00000000" w14:paraId="00000556">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front bumper bar</w:t>
      </w:r>
    </w:p>
    <w:p w:rsidR="00000000" w:rsidDel="00000000" w:rsidP="00000000" w:rsidRDefault="00000000" w:rsidRPr="00000000" w14:paraId="00000557">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entire rear bumper </w:t>
      </w:r>
    </w:p>
    <w:p w:rsidR="00000000" w:rsidDel="00000000" w:rsidP="00000000" w:rsidRDefault="00000000" w:rsidRPr="00000000" w14:paraId="00000558">
      <w:pPr>
        <w:pageBreakBefore w:val="0"/>
        <w:numPr>
          <w:ilvl w:val="0"/>
          <w:numId w:val="17"/>
        </w:numPr>
        <w:tabs>
          <w:tab w:val="left" w:pos="288"/>
          <w:tab w:val="left" w:pos="1440"/>
          <w:tab w:val="left" w:pos="2160"/>
          <w:tab w:val="left" w:pos="2880"/>
          <w:tab w:val="left" w:pos="3600"/>
          <w:tab w:val="left" w:pos="4320"/>
          <w:tab w:val="left" w:pos="5040"/>
          <w:tab w:val="left" w:pos="5760"/>
          <w:tab w:val="left" w:pos="6480"/>
          <w:tab w:val="left" w:pos="7200"/>
        </w:tabs>
        <w:spacing w:line="360" w:lineRule="auto"/>
        <w:ind w:left="873" w:hanging="585"/>
        <w:jc w:val="both"/>
        <w:rPr>
          <w:vertAlign w:val="baseline"/>
        </w:rPr>
      </w:pPr>
      <w:r w:rsidDel="00000000" w:rsidR="00000000" w:rsidRPr="00000000">
        <w:rPr>
          <w:vertAlign w:val="baseline"/>
          <w:rtl w:val="0"/>
        </w:rPr>
        <w:t xml:space="preserve">Damage to the front right hand seat tilt bracket</w:t>
      </w:r>
    </w:p>
    <w:p w:rsidR="00000000" w:rsidDel="00000000" w:rsidP="00000000" w:rsidRDefault="00000000" w:rsidRPr="00000000" w14:paraId="00000559">
      <w:pPr>
        <w:pageBreakBefore w:val="0"/>
        <w:tabs>
          <w:tab w:val="left" w:pos="864"/>
        </w:tabs>
        <w:spacing w:line="360" w:lineRule="auto"/>
        <w:jc w:val="both"/>
        <w:rPr>
          <w:vertAlign w:val="baseline"/>
        </w:rPr>
      </w:pPr>
      <w:r w:rsidDel="00000000" w:rsidR="00000000" w:rsidRPr="00000000">
        <w:rPr>
          <w:rtl w:val="0"/>
        </w:rPr>
      </w:r>
    </w:p>
    <w:p w:rsidR="00000000" w:rsidDel="00000000" w:rsidP="00000000" w:rsidRDefault="00000000" w:rsidRPr="00000000" w14:paraId="0000055A">
      <w:pPr>
        <w:pageBreakBefore w:val="0"/>
        <w:tabs>
          <w:tab w:val="left" w:pos="864"/>
        </w:tabs>
        <w:spacing w:line="360" w:lineRule="auto"/>
        <w:jc w:val="both"/>
        <w:rPr>
          <w:b w:val="0"/>
          <w:u w:val="single"/>
          <w:vertAlign w:val="baseline"/>
        </w:rPr>
      </w:pPr>
      <w:r w:rsidDel="00000000" w:rsidR="00000000" w:rsidRPr="00000000">
        <w:rPr>
          <w:b w:val="1"/>
          <w:u w:val="single"/>
          <w:vertAlign w:val="baseline"/>
          <w:rtl w:val="0"/>
        </w:rPr>
        <w:t xml:space="preserve">PARTICULARS OF INJURIES SUFFERED BY THE PLAINTIFF</w:t>
      </w:r>
      <w:r w:rsidDel="00000000" w:rsidR="00000000" w:rsidRPr="00000000">
        <w:rPr>
          <w:rtl w:val="0"/>
        </w:rPr>
      </w:r>
    </w:p>
    <w:p w:rsidR="00000000" w:rsidDel="00000000" w:rsidP="00000000" w:rsidRDefault="00000000" w:rsidRPr="00000000" w14:paraId="0000055B">
      <w:pPr>
        <w:pageBreakBefore w:val="0"/>
        <w:tabs>
          <w:tab w:val="left" w:pos="864"/>
        </w:tabs>
        <w:spacing w:line="360" w:lineRule="auto"/>
        <w:jc w:val="both"/>
        <w:rPr>
          <w:vertAlign w:val="baseline"/>
        </w:rPr>
      </w:pPr>
      <w:r w:rsidDel="00000000" w:rsidR="00000000" w:rsidRPr="00000000">
        <w:rPr>
          <w:vertAlign w:val="baseline"/>
          <w:rtl w:val="0"/>
        </w:rPr>
        <w:tab/>
        <w:t xml:space="preserve">Whip lash injuries resulting in:-</w:t>
      </w:r>
    </w:p>
    <w:p w:rsidR="00000000" w:rsidDel="00000000" w:rsidP="00000000" w:rsidRDefault="00000000" w:rsidRPr="00000000" w14:paraId="0000055C">
      <w:pPr>
        <w:pageBreakBefore w:val="0"/>
        <w:numPr>
          <w:ilvl w:val="0"/>
          <w:numId w:val="18"/>
        </w:numPr>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960" w:hanging="390"/>
        <w:jc w:val="both"/>
        <w:rPr>
          <w:vertAlign w:val="baseline"/>
        </w:rPr>
      </w:pPr>
      <w:r w:rsidDel="00000000" w:rsidR="00000000" w:rsidRPr="00000000">
        <w:rPr>
          <w:vertAlign w:val="baseline"/>
          <w:rtl w:val="0"/>
        </w:rPr>
        <w:t xml:space="preserve"> swelling of the lower back muscles</w:t>
      </w:r>
    </w:p>
    <w:p w:rsidR="00000000" w:rsidDel="00000000" w:rsidP="00000000" w:rsidRDefault="00000000" w:rsidRPr="00000000" w14:paraId="0000055D">
      <w:pPr>
        <w:pageBreakBefore w:val="0"/>
        <w:numPr>
          <w:ilvl w:val="0"/>
          <w:numId w:val="18"/>
        </w:numPr>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960" w:hanging="390"/>
        <w:jc w:val="both"/>
        <w:rPr>
          <w:vertAlign w:val="baseline"/>
        </w:rPr>
      </w:pPr>
      <w:r w:rsidDel="00000000" w:rsidR="00000000" w:rsidRPr="00000000">
        <w:rPr>
          <w:vertAlign w:val="baseline"/>
          <w:rtl w:val="0"/>
        </w:rPr>
        <w:t xml:space="preserve"> swelling of the lower neck muscles causing the Plaintiff to suffer a stiff neck for several days</w:t>
      </w:r>
    </w:p>
    <w:p w:rsidR="00000000" w:rsidDel="00000000" w:rsidP="00000000" w:rsidRDefault="00000000" w:rsidRPr="00000000" w14:paraId="0000055E">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rtl w:val="0"/>
        </w:rPr>
      </w:r>
    </w:p>
    <w:p w:rsidR="00000000" w:rsidDel="00000000" w:rsidP="00000000" w:rsidRDefault="00000000" w:rsidRPr="00000000" w14:paraId="0000055F">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8.</w:t>
        <w:tab/>
        <w:t xml:space="preserve">As a consequence of the said accident the Plaintiff has suffered loss and damage.</w:t>
      </w:r>
    </w:p>
    <w:p w:rsidR="00000000" w:rsidDel="00000000" w:rsidP="00000000" w:rsidRDefault="00000000" w:rsidRPr="00000000" w14:paraId="00000560">
      <w:pPr>
        <w:pStyle w:val="Heading2"/>
        <w:pageBreakBefore w:val="0"/>
        <w:rPr>
          <w:vertAlign w:val="baseline"/>
        </w:rPr>
      </w:pPr>
      <w:r w:rsidDel="00000000" w:rsidR="00000000" w:rsidRPr="00000000">
        <w:rPr>
          <w:b w:val="1"/>
          <w:vertAlign w:val="baseline"/>
          <w:rtl w:val="0"/>
        </w:rPr>
        <w:t xml:space="preserve">PARTICULARS OF SPECIAL DAMAGE</w:t>
      </w:r>
      <w:r w:rsidDel="00000000" w:rsidR="00000000" w:rsidRPr="00000000">
        <w:rPr>
          <w:rtl w:val="0"/>
        </w:rPr>
      </w:r>
    </w:p>
    <w:p w:rsidR="00000000" w:rsidDel="00000000" w:rsidP="00000000" w:rsidRDefault="00000000" w:rsidRPr="00000000" w14:paraId="00000561">
      <w:pPr>
        <w:pageBreakBefore w:val="0"/>
        <w:numPr>
          <w:ilvl w:val="0"/>
          <w:numId w:val="5"/>
        </w:numPr>
        <w:tabs>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hanging="720"/>
        <w:jc w:val="both"/>
        <w:rPr>
          <w:vertAlign w:val="baseline"/>
        </w:rPr>
      </w:pPr>
      <w:r w:rsidDel="00000000" w:rsidR="00000000" w:rsidRPr="00000000">
        <w:rPr>
          <w:vertAlign w:val="baseline"/>
          <w:rtl w:val="0"/>
        </w:rPr>
        <w:t xml:space="preserve">Repair costs to the Plaintiff's motor vehicle</w:t>
        <w:tab/>
      </w:r>
    </w:p>
    <w:p w:rsidR="00000000" w:rsidDel="00000000" w:rsidP="00000000" w:rsidRDefault="00000000" w:rsidRPr="00000000" w14:paraId="00000562">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vertAlign w:val="baseline"/>
        </w:rPr>
      </w:pPr>
      <w:r w:rsidDel="00000000" w:rsidR="00000000" w:rsidRPr="00000000">
        <w:rPr>
          <w:vertAlign w:val="baseline"/>
          <w:rtl w:val="0"/>
        </w:rPr>
        <w:t xml:space="preserve">together with interest thereon at the commercial</w:t>
      </w:r>
    </w:p>
    <w:p w:rsidR="00000000" w:rsidDel="00000000" w:rsidP="00000000" w:rsidRDefault="00000000" w:rsidRPr="00000000" w14:paraId="00000563">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vertAlign w:val="baseline"/>
        </w:rPr>
      </w:pPr>
      <w:r w:rsidDel="00000000" w:rsidR="00000000" w:rsidRPr="00000000">
        <w:rPr>
          <w:vertAlign w:val="baseline"/>
          <w:rtl w:val="0"/>
        </w:rPr>
        <w:t xml:space="preserve">rates (currently at 33% p.a.) from 26</w:t>
      </w:r>
      <w:r w:rsidDel="00000000" w:rsidR="00000000" w:rsidRPr="00000000">
        <w:rPr>
          <w:vertAlign w:val="superscript"/>
          <w:rtl w:val="0"/>
        </w:rPr>
        <w:t xml:space="preserve">th</w:t>
      </w:r>
      <w:r w:rsidDel="00000000" w:rsidR="00000000" w:rsidRPr="00000000">
        <w:rPr>
          <w:vertAlign w:val="baseline"/>
          <w:rtl w:val="0"/>
        </w:rPr>
        <w:t xml:space="preserve"> June 2000 until </w:t>
      </w:r>
    </w:p>
    <w:p w:rsidR="00000000" w:rsidDel="00000000" w:rsidP="00000000" w:rsidRDefault="00000000" w:rsidRPr="00000000" w14:paraId="00000564">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vertAlign w:val="baseline"/>
        </w:rPr>
      </w:pPr>
      <w:r w:rsidDel="00000000" w:rsidR="00000000" w:rsidRPr="00000000">
        <w:rPr>
          <w:vertAlign w:val="baseline"/>
          <w:rtl w:val="0"/>
        </w:rPr>
        <w:t xml:space="preserve">payment in full.                                                                K.Shs. 219,854.00</w:t>
      </w:r>
    </w:p>
    <w:p w:rsidR="00000000" w:rsidDel="00000000" w:rsidP="00000000" w:rsidRDefault="00000000" w:rsidRPr="00000000" w14:paraId="00000565">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vertAlign w:val="baseline"/>
        </w:rPr>
      </w:pPr>
      <w:r w:rsidDel="00000000" w:rsidR="00000000" w:rsidRPr="00000000">
        <w:rPr>
          <w:rtl w:val="0"/>
        </w:rPr>
      </w:r>
    </w:p>
    <w:p w:rsidR="00000000" w:rsidDel="00000000" w:rsidP="00000000" w:rsidRDefault="00000000" w:rsidRPr="00000000" w14:paraId="00000566">
      <w:pPr>
        <w:pageBreakBefore w:val="0"/>
        <w:numPr>
          <w:ilvl w:val="0"/>
          <w:numId w:val="5"/>
        </w:numPr>
        <w:tabs>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hanging="720"/>
        <w:jc w:val="both"/>
        <w:rPr>
          <w:vertAlign w:val="baseline"/>
        </w:rPr>
      </w:pPr>
      <w:r w:rsidDel="00000000" w:rsidR="00000000" w:rsidRPr="00000000">
        <w:rPr>
          <w:vertAlign w:val="baseline"/>
          <w:rtl w:val="0"/>
        </w:rPr>
        <w:t xml:space="preserve">Assessment fees together with interest</w:t>
      </w:r>
    </w:p>
    <w:p w:rsidR="00000000" w:rsidDel="00000000" w:rsidP="00000000" w:rsidRDefault="00000000" w:rsidRPr="00000000" w14:paraId="00000567">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720"/>
        <w:jc w:val="both"/>
        <w:rPr>
          <w:vertAlign w:val="baseline"/>
        </w:rPr>
      </w:pPr>
      <w:r w:rsidDel="00000000" w:rsidR="00000000" w:rsidRPr="00000000">
        <w:rPr>
          <w:vertAlign w:val="baseline"/>
          <w:rtl w:val="0"/>
        </w:rPr>
        <w:t xml:space="preserve">Thereon at 33% p.a. from 27</w:t>
      </w:r>
      <w:r w:rsidDel="00000000" w:rsidR="00000000" w:rsidRPr="00000000">
        <w:rPr>
          <w:vertAlign w:val="superscript"/>
          <w:rtl w:val="0"/>
        </w:rPr>
        <w:t xml:space="preserve">th</w:t>
      </w:r>
      <w:r w:rsidDel="00000000" w:rsidR="00000000" w:rsidRPr="00000000">
        <w:rPr>
          <w:vertAlign w:val="baseline"/>
          <w:rtl w:val="0"/>
        </w:rPr>
        <w:t xml:space="preserve"> June, 2000</w:t>
        <w:tab/>
        <w:t xml:space="preserve">K.Shs.    5,400.00</w:t>
      </w:r>
    </w:p>
    <w:p w:rsidR="00000000" w:rsidDel="00000000" w:rsidP="00000000" w:rsidRDefault="00000000" w:rsidRPr="00000000" w14:paraId="00000568">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(c) </w:t>
        <w:tab/>
        <w:t xml:space="preserve">Police Abstract</w:t>
        <w:tab/>
        <w:t xml:space="preserve">K.Shs.        100.00</w:t>
      </w:r>
    </w:p>
    <w:p w:rsidR="00000000" w:rsidDel="00000000" w:rsidP="00000000" w:rsidRDefault="00000000" w:rsidRPr="00000000" w14:paraId="00000569">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(d)</w:t>
        <w:tab/>
        <w:t xml:space="preserve">Excess on the Policy together with interest </w:t>
      </w:r>
    </w:p>
    <w:p w:rsidR="00000000" w:rsidDel="00000000" w:rsidP="00000000" w:rsidRDefault="00000000" w:rsidRPr="00000000" w14:paraId="0000056A">
      <w:pPr>
        <w:pageBreakBefore w:val="0"/>
        <w:numPr>
          <w:ilvl w:val="0"/>
          <w:numId w:val="7"/>
        </w:numPr>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360" w:hanging="360"/>
        <w:jc w:val="both"/>
        <w:rPr>
          <w:vertAlign w:val="baseline"/>
        </w:rPr>
      </w:pPr>
      <w:r w:rsidDel="00000000" w:rsidR="00000000" w:rsidRPr="00000000">
        <w:rPr>
          <w:vertAlign w:val="baseline"/>
          <w:rtl w:val="0"/>
        </w:rPr>
        <w:t xml:space="preserve">      thereon at the commercial rates (currently </w:t>
      </w:r>
    </w:p>
    <w:p w:rsidR="00000000" w:rsidDel="00000000" w:rsidP="00000000" w:rsidRDefault="00000000" w:rsidRPr="00000000" w14:paraId="0000056B">
      <w:pPr>
        <w:pageBreakBefore w:val="0"/>
        <w:numPr>
          <w:ilvl w:val="0"/>
          <w:numId w:val="7"/>
        </w:numPr>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ind w:left="360" w:hanging="360"/>
        <w:jc w:val="both"/>
        <w:rPr>
          <w:vertAlign w:val="baseline"/>
        </w:rPr>
      </w:pPr>
      <w:r w:rsidDel="00000000" w:rsidR="00000000" w:rsidRPr="00000000">
        <w:rPr>
          <w:vertAlign w:val="baseline"/>
          <w:rtl w:val="0"/>
        </w:rPr>
        <w:t xml:space="preserve">      at 33% p.a.) from 31</w:t>
      </w:r>
      <w:r w:rsidDel="00000000" w:rsidR="00000000" w:rsidRPr="00000000">
        <w:rPr>
          <w:vertAlign w:val="superscript"/>
          <w:rtl w:val="0"/>
        </w:rPr>
        <w:t xml:space="preserve">st</w:t>
      </w:r>
      <w:r w:rsidDel="00000000" w:rsidR="00000000" w:rsidRPr="00000000">
        <w:rPr>
          <w:vertAlign w:val="baseline"/>
          <w:rtl w:val="0"/>
        </w:rPr>
        <w:t xml:space="preserve"> May 2000 until payment in full.</w:t>
        <w:tab/>
        <w:t xml:space="preserve">K.Shs.  25,000.00</w:t>
      </w:r>
    </w:p>
    <w:p w:rsidR="00000000" w:rsidDel="00000000" w:rsidP="00000000" w:rsidRDefault="00000000" w:rsidRPr="00000000" w14:paraId="0000056C">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(e)</w:t>
        <w:tab/>
        <w:t xml:space="preserve">Towing Charges</w:t>
        <w:tab/>
        <w:t xml:space="preserve">K.Shs.    3,000.00</w:t>
      </w:r>
    </w:p>
    <w:p w:rsidR="00000000" w:rsidDel="00000000" w:rsidP="00000000" w:rsidRDefault="00000000" w:rsidRPr="00000000" w14:paraId="0000056D">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(f) </w:t>
        <w:tab/>
        <w:t xml:space="preserve">Costs for hire by the Plaintiff of motor </w:t>
      </w:r>
    </w:p>
    <w:p w:rsidR="00000000" w:rsidDel="00000000" w:rsidP="00000000" w:rsidRDefault="00000000" w:rsidRPr="00000000" w14:paraId="0000056E">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ab/>
        <w:t xml:space="preserve">vehicle from Avenue Service Station (1977)</w:t>
      </w:r>
    </w:p>
    <w:p w:rsidR="00000000" w:rsidDel="00000000" w:rsidP="00000000" w:rsidRDefault="00000000" w:rsidRPr="00000000" w14:paraId="0000056F">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ab/>
        <w:t xml:space="preserve">Limited for use by the Plaintiff whilst her motor </w:t>
      </w:r>
    </w:p>
    <w:p w:rsidR="00000000" w:rsidDel="00000000" w:rsidP="00000000" w:rsidRDefault="00000000" w:rsidRPr="00000000" w14:paraId="00000570">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           vehicle was undergoing repairs together with </w:t>
      </w:r>
    </w:p>
    <w:p w:rsidR="00000000" w:rsidDel="00000000" w:rsidP="00000000" w:rsidRDefault="00000000" w:rsidRPr="00000000" w14:paraId="00000571">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           interest thereon at the commercial rates </w:t>
      </w:r>
    </w:p>
    <w:p w:rsidR="00000000" w:rsidDel="00000000" w:rsidP="00000000" w:rsidRDefault="00000000" w:rsidRPr="00000000" w14:paraId="00000572">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           (currently at 33% p.a.) from 11</w:t>
      </w:r>
      <w:r w:rsidDel="00000000" w:rsidR="00000000" w:rsidRPr="00000000">
        <w:rPr>
          <w:vertAlign w:val="superscript"/>
          <w:rtl w:val="0"/>
        </w:rPr>
        <w:t xml:space="preserve">th</w:t>
      </w:r>
      <w:r w:rsidDel="00000000" w:rsidR="00000000" w:rsidRPr="00000000">
        <w:rPr>
          <w:vertAlign w:val="baseline"/>
          <w:rtl w:val="0"/>
        </w:rPr>
        <w:t xml:space="preserve"> July 200 until </w:t>
      </w:r>
    </w:p>
    <w:p w:rsidR="00000000" w:rsidDel="00000000" w:rsidP="00000000" w:rsidRDefault="00000000" w:rsidRPr="00000000" w14:paraId="00000573">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 xml:space="preserve">           payment in full. K.Shs. 56,472.95 less K.Shs. 2,282.20</w:t>
      </w:r>
    </w:p>
    <w:p w:rsidR="00000000" w:rsidDel="00000000" w:rsidP="00000000" w:rsidRDefault="00000000" w:rsidRPr="00000000" w14:paraId="00000574">
      <w:pPr>
        <w:pageBreakBefore w:val="0"/>
        <w:tabs>
          <w:tab w:val="left" w:pos="720"/>
          <w:tab w:val="left" w:pos="6480"/>
          <w:tab w:val="left" w:pos="7200"/>
          <w:tab w:val="left" w:pos="7920"/>
          <w:tab w:val="left" w:pos="8640"/>
          <w:tab w:val="left" w:pos="9360"/>
          <w:tab w:val="left" w:pos="10080"/>
          <w:tab w:val="left" w:pos="10800"/>
          <w:tab w:val="left" w:pos="11520"/>
          <w:tab w:val="left" w:pos="12240"/>
          <w:tab w:val="left" w:pos="12960"/>
          <w:tab w:val="left" w:pos="13680"/>
        </w:tabs>
        <w:jc w:val="both"/>
        <w:rPr>
          <w:vertAlign w:val="baseline"/>
        </w:rPr>
      </w:pPr>
      <w:r w:rsidDel="00000000" w:rsidR="00000000" w:rsidRPr="00000000">
        <w:rPr>
          <w:vertAlign w:val="baseline"/>
          <w:rtl w:val="0"/>
        </w:rPr>
        <w:tab/>
        <w:t xml:space="preserve">on account of petrol charges</w:t>
        <w:tab/>
        <w:t xml:space="preserve">K.Shs.  54,190.95</w:t>
      </w:r>
    </w:p>
    <w:p w:rsidR="00000000" w:rsidDel="00000000" w:rsidP="00000000" w:rsidRDefault="00000000" w:rsidRPr="00000000" w14:paraId="00000575">
      <w:pPr>
        <w:pageBreakBefore w:val="0"/>
        <w:tabs>
          <w:tab w:val="left" w:pos="720"/>
          <w:tab w:val="left" w:pos="5328"/>
          <w:tab w:val="left" w:pos="6336"/>
          <w:tab w:val="left" w:pos="6480"/>
          <w:tab w:val="left" w:pos="7200"/>
          <w:tab w:val="left" w:pos="7920"/>
          <w:tab w:val="left" w:pos="8640"/>
          <w:tab w:val="left" w:pos="9360"/>
          <w:tab w:val="left" w:pos="10080"/>
          <w:tab w:val="left" w:pos="10800"/>
          <w:tab w:val="left" w:pos="11520"/>
          <w:tab w:val="left" w:pos="12240"/>
        </w:tabs>
        <w:jc w:val="both"/>
        <w:rPr>
          <w:vertAlign w:val="baseline"/>
        </w:rPr>
      </w:pPr>
      <w:r w:rsidDel="00000000" w:rsidR="00000000" w:rsidRPr="00000000">
        <w:rPr>
          <w:rtl w:val="0"/>
        </w:rPr>
      </w:r>
    </w:p>
    <w:p w:rsidR="00000000" w:rsidDel="00000000" w:rsidP="00000000" w:rsidRDefault="00000000" w:rsidRPr="00000000" w14:paraId="00000576">
      <w:pPr>
        <w:pageBreakBefore w:val="0"/>
        <w:tabs>
          <w:tab w:val="left" w:pos="720"/>
          <w:tab w:val="left" w:pos="5328"/>
          <w:tab w:val="left" w:pos="6336"/>
          <w:tab w:val="left" w:pos="6480"/>
          <w:tab w:val="left" w:pos="7200"/>
          <w:tab w:val="left" w:pos="7920"/>
          <w:tab w:val="left" w:pos="8640"/>
          <w:tab w:val="left" w:pos="9360"/>
          <w:tab w:val="left" w:pos="10080"/>
          <w:tab w:val="left" w:pos="10800"/>
          <w:tab w:val="left" w:pos="11520"/>
          <w:tab w:val="left" w:pos="12240"/>
        </w:tabs>
        <w:spacing w:line="360" w:lineRule="auto"/>
        <w:jc w:val="both"/>
        <w:rPr>
          <w:vertAlign w:val="baseline"/>
        </w:rPr>
      </w:pPr>
      <w:r w:rsidDel="00000000" w:rsidR="00000000" w:rsidRPr="00000000">
        <w:rPr>
          <w:vertAlign w:val="baseline"/>
          <w:rtl w:val="0"/>
        </w:rPr>
        <w:t xml:space="preserve">(g) </w:t>
        <w:tab/>
        <w:t xml:space="preserve">Medical expenses</w:t>
        <w:tab/>
        <w:tab/>
        <w:tab/>
        <w:t xml:space="preserve">K.Shs.  10,500.00</w:t>
      </w:r>
    </w:p>
    <w:p w:rsidR="00000000" w:rsidDel="00000000" w:rsidP="00000000" w:rsidRDefault="00000000" w:rsidRPr="00000000" w14:paraId="00000577">
      <w:pPr>
        <w:pageBreakBefore w:val="0"/>
        <w:tabs>
          <w:tab w:val="left" w:pos="720"/>
          <w:tab w:val="left" w:pos="5328"/>
          <w:tab w:val="left" w:pos="6336"/>
          <w:tab w:val="left" w:pos="6480"/>
          <w:tab w:val="left" w:pos="7200"/>
          <w:tab w:val="left" w:pos="7920"/>
          <w:tab w:val="left" w:pos="8640"/>
          <w:tab w:val="left" w:pos="9360"/>
          <w:tab w:val="left" w:pos="10080"/>
          <w:tab w:val="left" w:pos="10800"/>
          <w:tab w:val="left" w:pos="11520"/>
          <w:tab w:val="left" w:pos="12240"/>
        </w:tabs>
        <w:spacing w:line="360" w:lineRule="auto"/>
        <w:jc w:val="both"/>
        <w:rPr>
          <w:vertAlign w:val="baseline"/>
        </w:rPr>
      </w:pPr>
      <w:r w:rsidDel="00000000" w:rsidR="00000000" w:rsidRPr="00000000">
        <w:rPr>
          <w:vertAlign w:val="baseline"/>
          <w:rtl w:val="0"/>
        </w:rPr>
        <w:tab/>
        <w:tab/>
        <w:tab/>
        <w:tab/>
        <w:t xml:space="preserve">---------------------</w:t>
      </w:r>
    </w:p>
    <w:p w:rsidR="00000000" w:rsidDel="00000000" w:rsidP="00000000" w:rsidRDefault="00000000" w:rsidRPr="00000000" w14:paraId="00000578">
      <w:pPr>
        <w:pageBreakBefore w:val="0"/>
        <w:tabs>
          <w:tab w:val="left" w:pos="720"/>
          <w:tab w:val="left" w:pos="5328"/>
          <w:tab w:val="left" w:pos="5760"/>
          <w:tab w:val="left" w:pos="6480"/>
          <w:tab w:val="left" w:pos="7200"/>
          <w:tab w:val="left" w:pos="7920"/>
          <w:tab w:val="left" w:pos="8640"/>
          <w:tab w:val="left" w:pos="9360"/>
          <w:tab w:val="left" w:pos="10080"/>
          <w:tab w:val="left" w:pos="10800"/>
          <w:tab w:val="left" w:pos="11520"/>
          <w:tab w:val="left" w:pos="12240"/>
        </w:tabs>
        <w:spacing w:line="360" w:lineRule="auto"/>
        <w:jc w:val="both"/>
        <w:rPr>
          <w:b w:val="0"/>
          <w:vertAlign w:val="baseline"/>
        </w:rPr>
      </w:pPr>
      <w:r w:rsidDel="00000000" w:rsidR="00000000" w:rsidRPr="00000000">
        <w:rPr>
          <w:b w:val="1"/>
          <w:vertAlign w:val="baseline"/>
          <w:rtl w:val="0"/>
        </w:rPr>
        <w:tab/>
        <w:t xml:space="preserve">TOTAL</w:t>
        <w:tab/>
        <w:tab/>
        <w:tab/>
      </w:r>
      <w:r w:rsidDel="00000000" w:rsidR="00000000" w:rsidRPr="00000000">
        <w:rPr>
          <w:b w:val="1"/>
          <w:u w:val="single"/>
          <w:vertAlign w:val="baseline"/>
          <w:rtl w:val="0"/>
        </w:rPr>
        <w:t xml:space="preserve">K.Shs. 317,544.75</w:t>
      </w:r>
      <w:r w:rsidDel="00000000" w:rsidR="00000000" w:rsidRPr="00000000">
        <w:rPr>
          <w:rtl w:val="0"/>
        </w:rPr>
      </w:r>
    </w:p>
    <w:p w:rsidR="00000000" w:rsidDel="00000000" w:rsidP="00000000" w:rsidRDefault="00000000" w:rsidRPr="00000000" w14:paraId="00000579">
      <w:pPr>
        <w:pageBreakBefore w:val="0"/>
        <w:tabs>
          <w:tab w:val="left" w:pos="432"/>
          <w:tab w:val="left" w:pos="720"/>
          <w:tab w:val="left" w:pos="1440"/>
          <w:tab w:val="left" w:pos="2160"/>
          <w:tab w:val="left" w:pos="2880"/>
          <w:tab w:val="left" w:pos="3600"/>
          <w:tab w:val="left" w:pos="4320"/>
          <w:tab w:val="left" w:pos="5040"/>
          <w:tab w:val="left" w:pos="5760"/>
          <w:tab w:val="left" w:pos="6480"/>
          <w:tab w:val="left" w:pos="7200"/>
        </w:tabs>
        <w:spacing w:line="360" w:lineRule="auto"/>
        <w:ind w:left="432" w:hanging="432"/>
        <w:jc w:val="both"/>
        <w:rPr>
          <w:vertAlign w:val="baseline"/>
        </w:rPr>
      </w:pPr>
      <w:r w:rsidDel="00000000" w:rsidR="00000000" w:rsidRPr="00000000">
        <w:rPr>
          <w:rtl w:val="0"/>
        </w:rPr>
      </w:r>
    </w:p>
    <w:p w:rsidR="00000000" w:rsidDel="00000000" w:rsidP="00000000" w:rsidRDefault="00000000" w:rsidRPr="00000000" w14:paraId="0000057A">
      <w:pPr>
        <w:pageBreakBefore w:val="0"/>
        <w:numPr>
          <w:ilvl w:val="0"/>
          <w:numId w:val="20"/>
        </w:numPr>
        <w:tabs>
          <w:tab w:val="left" w:pos="432"/>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The Plaintiff avers that the 2</w:t>
      </w:r>
      <w:r w:rsidDel="00000000" w:rsidR="00000000" w:rsidRPr="00000000">
        <w:rPr>
          <w:vertAlign w:val="superscript"/>
          <w:rtl w:val="0"/>
        </w:rPr>
        <w:t xml:space="preserve">nd</w:t>
      </w:r>
      <w:r w:rsidDel="00000000" w:rsidR="00000000" w:rsidRPr="00000000">
        <w:rPr>
          <w:vertAlign w:val="baseline"/>
          <w:rtl w:val="0"/>
        </w:rPr>
        <w:t xml:space="preserve"> Defendant is vicariously liable to the Plaintiff in respect of the said loss and damage.</w:t>
      </w:r>
    </w:p>
    <w:p w:rsidR="00000000" w:rsidDel="00000000" w:rsidP="00000000" w:rsidRDefault="00000000" w:rsidRPr="00000000" w14:paraId="0000057B">
      <w:pPr>
        <w:pageBreakBefore w:val="0"/>
        <w:tabs>
          <w:tab w:val="left" w:pos="432"/>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7C">
      <w:pPr>
        <w:pageBreakBefore w:val="0"/>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Despite demand having been made and intention to sue having been given, the Defendants have failed, refused and/or ignored to settle the Plaintiff's claim.</w:t>
      </w:r>
    </w:p>
    <w:p w:rsidR="00000000" w:rsidDel="00000000" w:rsidP="00000000" w:rsidRDefault="00000000" w:rsidRPr="00000000" w14:paraId="0000057D">
      <w:pPr>
        <w:pageBreakBefore w:val="0"/>
        <w:tabs>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7E">
      <w:pPr>
        <w:pageBreakBefore w:val="0"/>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The Plaintiff avers that there is no other suit pending and further avers that there have been no previous proceedings in any Court between the Plaintiff and the Defendant over the same subject matter.</w:t>
      </w:r>
    </w:p>
    <w:p w:rsidR="00000000" w:rsidDel="00000000" w:rsidP="00000000" w:rsidRDefault="00000000" w:rsidRPr="00000000" w14:paraId="0000057F">
      <w:pPr>
        <w:pageBreakBefore w:val="0"/>
        <w:tabs>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vertAlign w:val="baseline"/>
        </w:rPr>
      </w:pPr>
      <w:r w:rsidDel="00000000" w:rsidR="00000000" w:rsidRPr="00000000">
        <w:rPr>
          <w:rtl w:val="0"/>
        </w:rPr>
      </w:r>
    </w:p>
    <w:p w:rsidR="00000000" w:rsidDel="00000000" w:rsidP="00000000" w:rsidRDefault="00000000" w:rsidRPr="00000000" w14:paraId="00000580">
      <w:pPr>
        <w:pageBreakBefore w:val="0"/>
        <w:numPr>
          <w:ilvl w:val="0"/>
          <w:numId w:val="20"/>
        </w:numPr>
        <w:tabs>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0" w:hanging="570"/>
        <w:jc w:val="both"/>
        <w:rPr>
          <w:vertAlign w:val="baseline"/>
        </w:rPr>
      </w:pPr>
      <w:r w:rsidDel="00000000" w:rsidR="00000000" w:rsidRPr="00000000">
        <w:rPr>
          <w:vertAlign w:val="baseline"/>
          <w:rtl w:val="0"/>
        </w:rPr>
        <w:t xml:space="preserve">The cause of action arose at Nairobi within the jurisdiction of this Honourable Court.</w:t>
      </w:r>
    </w:p>
    <w:p w:rsidR="00000000" w:rsidDel="00000000" w:rsidP="00000000" w:rsidRDefault="00000000" w:rsidRPr="00000000" w14:paraId="00000581">
      <w:pPr>
        <w:pageBreakBefore w:val="0"/>
        <w:tabs>
          <w:tab w:val="left" w:pos="720"/>
          <w:tab w:val="left" w:pos="1440"/>
          <w:tab w:val="left" w:pos="2160"/>
          <w:tab w:val="left" w:pos="2880"/>
          <w:tab w:val="left" w:pos="3600"/>
          <w:tab w:val="left" w:pos="4320"/>
          <w:tab w:val="left" w:pos="5040"/>
          <w:tab w:val="left" w:pos="5760"/>
          <w:tab w:val="left" w:pos="6480"/>
          <w:tab w:val="left" w:pos="7200"/>
        </w:tabs>
        <w:spacing w:line="360" w:lineRule="auto"/>
        <w:jc w:val="both"/>
        <w:rPr>
          <w:b w:val="0"/>
          <w:vertAlign w:val="baseline"/>
        </w:rPr>
      </w:pPr>
      <w:r w:rsidDel="00000000" w:rsidR="00000000" w:rsidRPr="00000000">
        <w:rPr>
          <w:rtl w:val="0"/>
        </w:rPr>
      </w:r>
    </w:p>
    <w:p w:rsidR="00000000" w:rsidDel="00000000" w:rsidP="00000000" w:rsidRDefault="00000000" w:rsidRPr="00000000" w14:paraId="00000582">
      <w:pPr>
        <w:pageBreakBefore w:val="0"/>
        <w:spacing w:line="360" w:lineRule="auto"/>
        <w:jc w:val="both"/>
        <w:rPr>
          <w:vertAlign w:val="baseline"/>
        </w:rPr>
      </w:pPr>
      <w:r w:rsidDel="00000000" w:rsidR="00000000" w:rsidRPr="00000000">
        <w:rPr>
          <w:b w:val="1"/>
          <w:u w:val="single"/>
          <w:vertAlign w:val="baseline"/>
          <w:rtl w:val="0"/>
        </w:rPr>
        <w:t xml:space="preserve">REASONS</w:t>
      </w:r>
      <w:r w:rsidDel="00000000" w:rsidR="00000000" w:rsidRPr="00000000">
        <w:rPr>
          <w:u w:val="single"/>
          <w:vertAlign w:val="baseline"/>
          <w:rtl w:val="0"/>
        </w:rPr>
        <w:t xml:space="preserve"> </w:t>
      </w:r>
      <w:r w:rsidDel="00000000" w:rsidR="00000000" w:rsidRPr="00000000">
        <w:rPr>
          <w:b w:val="1"/>
          <w:u w:val="single"/>
          <w:vertAlign w:val="baseline"/>
          <w:rtl w:val="0"/>
        </w:rPr>
        <w:t xml:space="preserve">WHEREFORE</w:t>
      </w:r>
      <w:r w:rsidDel="00000000" w:rsidR="00000000" w:rsidRPr="00000000">
        <w:rPr>
          <w:vertAlign w:val="baseline"/>
          <w:rtl w:val="0"/>
        </w:rPr>
        <w:t xml:space="preserve"> the Plaintiff prays for judgment against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 </w:t>
      </w:r>
      <w:r w:rsidDel="00000000" w:rsidR="00000000" w:rsidRPr="00000000">
        <w:rPr>
          <w:vertAlign w:val="baseline"/>
          <w:rtl w:val="0"/>
        </w:rPr>
        <w:t xml:space="preserve">Defendants jointly and severally for;</w:t>
      </w:r>
    </w:p>
    <w:p w:rsidR="00000000" w:rsidDel="00000000" w:rsidP="00000000" w:rsidRDefault="00000000" w:rsidRPr="00000000" w14:paraId="00000583">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rtl w:val="0"/>
        </w:rPr>
      </w:r>
    </w:p>
    <w:p w:rsidR="00000000" w:rsidDel="00000000" w:rsidP="00000000" w:rsidRDefault="00000000" w:rsidRPr="00000000" w14:paraId="00000584">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a)</w:t>
        <w:tab/>
        <w:t xml:space="preserve">Special damages in the sum of KShs. 317,544.75 together with interest thereon at prevailing commercial rates (currently at 33% p.a.) from the respective dates on which each payment became due until payment in full.</w:t>
      </w:r>
    </w:p>
    <w:p w:rsidR="00000000" w:rsidDel="00000000" w:rsidP="00000000" w:rsidRDefault="00000000" w:rsidRPr="00000000" w14:paraId="00000585">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rtl w:val="0"/>
        </w:rPr>
      </w:r>
    </w:p>
    <w:p w:rsidR="00000000" w:rsidDel="00000000" w:rsidP="00000000" w:rsidRDefault="00000000" w:rsidRPr="00000000" w14:paraId="00000586">
      <w:pPr>
        <w:pageBreakBefore w:val="0"/>
        <w:numPr>
          <w:ilvl w:val="0"/>
          <w:numId w:val="9"/>
        </w:numPr>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930" w:hanging="570"/>
        <w:jc w:val="both"/>
        <w:rPr>
          <w:vertAlign w:val="baseline"/>
        </w:rPr>
      </w:pPr>
      <w:r w:rsidDel="00000000" w:rsidR="00000000" w:rsidRPr="00000000">
        <w:rPr>
          <w:vertAlign w:val="baseline"/>
          <w:rtl w:val="0"/>
        </w:rPr>
        <w:t xml:space="preserve">Costs of the suit and interest thereon.</w:t>
      </w:r>
    </w:p>
    <w:p w:rsidR="00000000" w:rsidDel="00000000" w:rsidP="00000000" w:rsidRDefault="00000000" w:rsidRPr="00000000" w14:paraId="00000587">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588">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spacing w:line="360" w:lineRule="auto"/>
        <w:ind w:left="576" w:hanging="576"/>
        <w:jc w:val="both"/>
        <w:rPr>
          <w:vertAlign w:val="baseline"/>
        </w:rPr>
      </w:pPr>
      <w:r w:rsidDel="00000000" w:rsidR="00000000" w:rsidRPr="00000000">
        <w:rPr>
          <w:vertAlign w:val="baseline"/>
          <w:rtl w:val="0"/>
        </w:rPr>
        <w:t xml:space="preserve">c)</w:t>
        <w:tab/>
        <w:t xml:space="preserve">Any other or further relief that this Honorable Court may deem fit and just to grant.</w:t>
      </w:r>
    </w:p>
    <w:p w:rsidR="00000000" w:rsidDel="00000000" w:rsidP="00000000" w:rsidRDefault="00000000" w:rsidRPr="00000000" w14:paraId="00000589">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rPr>
          <w:vertAlign w:val="baseline"/>
        </w:rPr>
      </w:pPr>
      <w:r w:rsidDel="00000000" w:rsidR="00000000" w:rsidRPr="00000000">
        <w:rPr>
          <w:rtl w:val="0"/>
        </w:rPr>
      </w:r>
    </w:p>
    <w:p w:rsidR="00000000" w:rsidDel="00000000" w:rsidP="00000000" w:rsidRDefault="00000000" w:rsidRPr="00000000" w14:paraId="0000058A">
      <w:pPr>
        <w:pageBreakBefore w:val="0"/>
        <w:rPr>
          <w:vertAlign w:val="baseline"/>
        </w:rPr>
      </w:pPr>
      <w:r w:rsidDel="00000000" w:rsidR="00000000" w:rsidRPr="00000000">
        <w:rPr>
          <w:b w:val="1"/>
          <w:u w:val="single"/>
          <w:vertAlign w:val="baseline"/>
          <w:rtl w:val="0"/>
        </w:rPr>
        <w:t xml:space="preserve">DATED </w:t>
      </w:r>
      <w:r w:rsidDel="00000000" w:rsidR="00000000" w:rsidRPr="00000000">
        <w:rPr>
          <w:vertAlign w:val="baseline"/>
          <w:rtl w:val="0"/>
        </w:rPr>
        <w:t xml:space="preserve">at Nairobi this                 day of                         2007.</w:t>
      </w:r>
    </w:p>
    <w:p w:rsidR="00000000" w:rsidDel="00000000" w:rsidP="00000000" w:rsidRDefault="00000000" w:rsidRPr="00000000" w14:paraId="0000058B">
      <w:pPr>
        <w:pageBreakBefore w:val="0"/>
        <w:rPr>
          <w:vertAlign w:val="baseline"/>
        </w:rPr>
      </w:pPr>
      <w:r w:rsidDel="00000000" w:rsidR="00000000" w:rsidRPr="00000000">
        <w:rPr>
          <w:rtl w:val="0"/>
        </w:rPr>
      </w:r>
    </w:p>
    <w:p w:rsidR="00000000" w:rsidDel="00000000" w:rsidP="00000000" w:rsidRDefault="00000000" w:rsidRPr="00000000" w14:paraId="0000058C">
      <w:pPr>
        <w:pageBreakBefore w:val="0"/>
        <w:rPr>
          <w:vertAlign w:val="baseline"/>
        </w:rPr>
      </w:pPr>
      <w:r w:rsidDel="00000000" w:rsidR="00000000" w:rsidRPr="00000000">
        <w:rPr>
          <w:rtl w:val="0"/>
        </w:rPr>
      </w:r>
    </w:p>
    <w:p w:rsidR="00000000" w:rsidDel="00000000" w:rsidP="00000000" w:rsidRDefault="00000000" w:rsidRPr="00000000" w14:paraId="0000058D">
      <w:pPr>
        <w:pageBreakBefore w:val="0"/>
        <w:rPr>
          <w:vertAlign w:val="baseline"/>
        </w:rPr>
      </w:pPr>
      <w:r w:rsidDel="00000000" w:rsidR="00000000" w:rsidRPr="00000000">
        <w:rPr>
          <w:rtl w:val="0"/>
        </w:rPr>
      </w:r>
    </w:p>
    <w:p w:rsidR="00000000" w:rsidDel="00000000" w:rsidP="00000000" w:rsidRDefault="00000000" w:rsidRPr="00000000" w14:paraId="0000058E">
      <w:pPr>
        <w:pageBreakBefore w:val="0"/>
        <w:jc w:val="right"/>
        <w:rPr>
          <w:vertAlign w:val="baseline"/>
        </w:rPr>
      </w:pPr>
      <w:r w:rsidDel="00000000" w:rsidR="00000000" w:rsidRPr="00000000">
        <w:rPr>
          <w:b w:val="1"/>
          <w:vertAlign w:val="baseline"/>
          <w:rtl w:val="0"/>
        </w:rPr>
        <w:t xml:space="preserve">RRRR</w:t>
      </w:r>
      <w:r w:rsidDel="00000000" w:rsidR="00000000" w:rsidRPr="00000000">
        <w:rPr>
          <w:vertAlign w:val="baseline"/>
          <w:rtl w:val="0"/>
        </w:rPr>
        <w:t xml:space="preserve"> </w:t>
      </w:r>
      <w:r w:rsidDel="00000000" w:rsidR="00000000" w:rsidRPr="00000000">
        <w:rPr>
          <w:b w:val="1"/>
          <w:vertAlign w:val="baseline"/>
          <w:rtl w:val="0"/>
        </w:rPr>
        <w:t xml:space="preserve">AND COMPANY</w:t>
      </w:r>
      <w:r w:rsidDel="00000000" w:rsidR="00000000" w:rsidRPr="00000000">
        <w:rPr>
          <w:rtl w:val="0"/>
        </w:rPr>
      </w:r>
    </w:p>
    <w:p w:rsidR="00000000" w:rsidDel="00000000" w:rsidP="00000000" w:rsidRDefault="00000000" w:rsidRPr="00000000" w14:paraId="0000058F">
      <w:pPr>
        <w:pageBreakBefore w:val="0"/>
        <w:tabs>
          <w:tab w:val="left" w:pos="4320"/>
          <w:tab w:val="left" w:pos="5040"/>
          <w:tab w:val="left" w:pos="5760"/>
          <w:tab w:val="left" w:pos="6480"/>
          <w:tab w:val="left" w:pos="7200"/>
          <w:tab w:val="left" w:pos="7920"/>
          <w:tab w:val="left" w:pos="8640"/>
          <w:tab w:val="left" w:pos="9360"/>
          <w:tab w:val="left" w:pos="10080"/>
          <w:tab w:val="left" w:pos="10800"/>
          <w:tab w:val="left" w:pos="11520"/>
        </w:tabs>
        <w:jc w:val="right"/>
        <w:rPr>
          <w:vertAlign w:val="baseline"/>
        </w:rPr>
      </w:pPr>
      <w:r w:rsidDel="00000000" w:rsidR="00000000" w:rsidRPr="00000000">
        <w:rPr>
          <w:b w:val="1"/>
          <w:u w:val="single"/>
          <w:vertAlign w:val="baseline"/>
          <w:rtl w:val="0"/>
        </w:rPr>
        <w:t xml:space="preserve">ADVOCATES FOR THE PLAINTIFF</w:t>
      </w:r>
      <w:r w:rsidDel="00000000" w:rsidR="00000000" w:rsidRPr="00000000">
        <w:rPr>
          <w:rtl w:val="0"/>
        </w:rPr>
      </w:r>
    </w:p>
    <w:p w:rsidR="00000000" w:rsidDel="00000000" w:rsidP="00000000" w:rsidRDefault="00000000" w:rsidRPr="00000000" w14:paraId="00000590">
      <w:pPr>
        <w:pageBreakBefore w:val="0"/>
        <w:tabs>
          <w:tab w:val="left" w:pos="4320"/>
          <w:tab w:val="left" w:pos="5040"/>
          <w:tab w:val="left" w:pos="5760"/>
          <w:tab w:val="left" w:pos="6480"/>
          <w:tab w:val="left" w:pos="7200"/>
          <w:tab w:val="left" w:pos="7920"/>
          <w:tab w:val="left" w:pos="8640"/>
          <w:tab w:val="left" w:pos="9360"/>
          <w:tab w:val="left" w:pos="10080"/>
          <w:tab w:val="left" w:pos="10800"/>
          <w:tab w:val="left" w:pos="11520"/>
        </w:tabs>
        <w:rPr>
          <w:vertAlign w:val="baseline"/>
        </w:rPr>
      </w:pPr>
      <w:r w:rsidDel="00000000" w:rsidR="00000000" w:rsidRPr="00000000">
        <w:rPr>
          <w:rtl w:val="0"/>
        </w:rPr>
      </w:r>
    </w:p>
    <w:p w:rsidR="00000000" w:rsidDel="00000000" w:rsidP="00000000" w:rsidRDefault="00000000" w:rsidRPr="00000000" w14:paraId="00000591">
      <w:pPr>
        <w:pageBreakBefore w:val="0"/>
        <w:rPr>
          <w:vertAlign w:val="baseline"/>
        </w:rPr>
      </w:pPr>
      <w:r w:rsidDel="00000000" w:rsidR="00000000" w:rsidRPr="00000000">
        <w:rPr>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592">
      <w:pPr>
        <w:pageBreakBefore w:val="0"/>
        <w:rPr>
          <w:vertAlign w:val="baseline"/>
        </w:rPr>
      </w:pPr>
      <w:r w:rsidDel="00000000" w:rsidR="00000000" w:rsidRPr="00000000">
        <w:rPr>
          <w:rtl w:val="0"/>
        </w:rPr>
      </w:r>
    </w:p>
    <w:p w:rsidR="00000000" w:rsidDel="00000000" w:rsidP="00000000" w:rsidRDefault="00000000" w:rsidRPr="00000000" w14:paraId="00000593">
      <w:pPr>
        <w:pageBreakBefore w:val="0"/>
        <w:rPr>
          <w:vertAlign w:val="baseline"/>
        </w:rPr>
      </w:pPr>
      <w:r w:rsidDel="00000000" w:rsidR="00000000" w:rsidRPr="00000000">
        <w:rPr>
          <w:vertAlign w:val="baseline"/>
          <w:rtl w:val="0"/>
        </w:rPr>
        <w:t xml:space="preserve">RRRR &amp; Company</w:t>
      </w:r>
    </w:p>
    <w:p w:rsidR="00000000" w:rsidDel="00000000" w:rsidP="00000000" w:rsidRDefault="00000000" w:rsidRPr="00000000" w14:paraId="00000594">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595">
      <w:pPr>
        <w:pageBreakBefore w:val="0"/>
        <w:rPr>
          <w:vertAlign w:val="baseline"/>
        </w:rPr>
      </w:pPr>
      <w:r w:rsidDel="00000000" w:rsidR="00000000" w:rsidRPr="00000000">
        <w:rPr>
          <w:vertAlign w:val="baseline"/>
          <w:rtl w:val="0"/>
        </w:rPr>
        <w:t xml:space="preserve">FFFFFFFF House</w:t>
      </w:r>
    </w:p>
    <w:p w:rsidR="00000000" w:rsidDel="00000000" w:rsidP="00000000" w:rsidRDefault="00000000" w:rsidRPr="00000000" w14:paraId="00000596">
      <w:pPr>
        <w:pageBreakBefore w:val="0"/>
        <w:rPr>
          <w:vertAlign w:val="baseline"/>
        </w:rPr>
      </w:pPr>
      <w:r w:rsidDel="00000000" w:rsidR="00000000" w:rsidRPr="00000000">
        <w:rPr>
          <w:vertAlign w:val="baseline"/>
          <w:rtl w:val="0"/>
        </w:rPr>
        <w:t xml:space="preserve">FFFFFFFF </w:t>
        <w:tab/>
      </w:r>
    </w:p>
    <w:p w:rsidR="00000000" w:rsidDel="00000000" w:rsidP="00000000" w:rsidRDefault="00000000" w:rsidRPr="00000000" w14:paraId="00000597">
      <w:pPr>
        <w:pageBreakBefore w:val="0"/>
        <w:rPr>
          <w:vertAlign w:val="baseline"/>
        </w:rPr>
      </w:pPr>
      <w:r w:rsidDel="00000000" w:rsidR="00000000" w:rsidRPr="00000000">
        <w:rPr>
          <w:vertAlign w:val="baseline"/>
          <w:rtl w:val="0"/>
        </w:rPr>
        <w:t xml:space="preserve">P 0 Box RRRR </w:t>
      </w:r>
    </w:p>
    <w:p w:rsidR="00000000" w:rsidDel="00000000" w:rsidP="00000000" w:rsidRDefault="00000000" w:rsidRPr="00000000" w14:paraId="00000598">
      <w:pPr>
        <w:pStyle w:val="Heading4"/>
        <w:pageBreakBefore w:val="0"/>
        <w:rPr>
          <w:vertAlign w:val="baseline"/>
        </w:rPr>
      </w:pPr>
      <w:r w:rsidDel="00000000" w:rsidR="00000000" w:rsidRPr="00000000">
        <w:rPr>
          <w:b w:val="1"/>
          <w:i w:val="1"/>
          <w:vertAlign w:val="baseline"/>
          <w:rtl w:val="0"/>
        </w:rPr>
        <w:t xml:space="preserve">NAIROBI</w:t>
      </w:r>
      <w:r w:rsidDel="00000000" w:rsidR="00000000" w:rsidRPr="00000000">
        <w:rPr>
          <w:rtl w:val="0"/>
        </w:rPr>
      </w:r>
    </w:p>
    <w:p w:rsidR="00000000" w:rsidDel="00000000" w:rsidP="00000000" w:rsidRDefault="00000000" w:rsidRPr="00000000" w14:paraId="00000599">
      <w:pPr>
        <w:pageBreakBefore w:val="0"/>
        <w:rPr>
          <w:b w:val="0"/>
          <w:u w:val="single"/>
          <w:vertAlign w:val="baseline"/>
        </w:rPr>
      </w:pPr>
      <w:r w:rsidDel="00000000" w:rsidR="00000000" w:rsidRPr="00000000">
        <w:rPr>
          <w:rtl w:val="0"/>
        </w:rPr>
      </w:r>
    </w:p>
    <w:p w:rsidR="00000000" w:rsidDel="00000000" w:rsidP="00000000" w:rsidRDefault="00000000" w:rsidRPr="00000000" w14:paraId="0000059A">
      <w:pPr>
        <w:pageBreakBefore w:val="0"/>
        <w:rPr>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59B">
      <w:pPr>
        <w:pageBreakBefore w:val="0"/>
        <w:rPr>
          <w:vertAlign w:val="baseline"/>
        </w:rPr>
      </w:pPr>
      <w:r w:rsidDel="00000000" w:rsidR="00000000" w:rsidRPr="00000000">
        <w:rPr>
          <w:rtl w:val="0"/>
        </w:rPr>
      </w:r>
    </w:p>
    <w:p w:rsidR="00000000" w:rsidDel="00000000" w:rsidP="00000000" w:rsidRDefault="00000000" w:rsidRPr="00000000" w14:paraId="0000059C">
      <w:pPr>
        <w:pageBreakBefore w:val="0"/>
        <w:rPr>
          <w:vertAlign w:val="baseline"/>
        </w:rPr>
      </w:pPr>
      <w:r w:rsidDel="00000000" w:rsidR="00000000" w:rsidRPr="00000000">
        <w:rPr>
          <w:vertAlign w:val="baseline"/>
          <w:rtl w:val="0"/>
        </w:rPr>
        <w:t xml:space="preserve">(Through the Plaintiff's Advocates' Offices)</w:t>
      </w:r>
    </w:p>
    <w:p w:rsidR="00000000" w:rsidDel="00000000" w:rsidP="00000000" w:rsidRDefault="00000000" w:rsidRPr="00000000" w14:paraId="0000059D">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rPr>
          <w:vertAlign w:val="baseline"/>
        </w:rPr>
      </w:pPr>
      <w:r w:rsidDel="00000000" w:rsidR="00000000" w:rsidRPr="00000000">
        <w:rPr>
          <w:rtl w:val="0"/>
        </w:rPr>
      </w:r>
    </w:p>
    <w:p w:rsidR="00000000" w:rsidDel="00000000" w:rsidP="00000000" w:rsidRDefault="00000000" w:rsidRPr="00000000" w14:paraId="0000059E">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ind w:left="576"/>
        <w:rPr>
          <w:u w:val="single"/>
          <w:vertAlign w:val="baseline"/>
        </w:rPr>
      </w:pPr>
      <w:r w:rsidDel="00000000" w:rsidR="00000000" w:rsidRPr="00000000">
        <w:rPr>
          <w:vertAlign w:val="baseline"/>
          <w:rtl w:val="0"/>
        </w:rPr>
        <w:t xml:space="preserve">1.</w:t>
        <w:tab/>
        <w:t xml:space="preserve">DDDDDDD</w:t>
      </w:r>
      <w:r w:rsidDel="00000000" w:rsidR="00000000" w:rsidRPr="00000000">
        <w:rPr>
          <w:rtl w:val="0"/>
        </w:rPr>
      </w:r>
    </w:p>
    <w:p w:rsidR="00000000" w:rsidDel="00000000" w:rsidP="00000000" w:rsidRDefault="00000000" w:rsidRPr="00000000" w14:paraId="0000059F">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rPr>
          <w:u w:val="single"/>
          <w:vertAlign w:val="baseline"/>
        </w:rPr>
      </w:pPr>
      <w:r w:rsidDel="00000000" w:rsidR="00000000" w:rsidRPr="00000000">
        <w:rPr>
          <w:rtl w:val="0"/>
        </w:rPr>
      </w:r>
    </w:p>
    <w:p w:rsidR="00000000" w:rsidDel="00000000" w:rsidP="00000000" w:rsidRDefault="00000000" w:rsidRPr="00000000" w14:paraId="000005A0">
      <w:pPr>
        <w:pageBreakBefore w:val="0"/>
        <w:tabs>
          <w:tab w:val="left" w:pos="576"/>
          <w:tab w:val="left" w:pos="720"/>
          <w:tab w:val="left" w:pos="1440"/>
          <w:tab w:val="left" w:pos="2160"/>
          <w:tab w:val="left" w:pos="2880"/>
          <w:tab w:val="left" w:pos="3600"/>
          <w:tab w:val="left" w:pos="4320"/>
          <w:tab w:val="left" w:pos="5040"/>
          <w:tab w:val="left" w:pos="5760"/>
          <w:tab w:val="left" w:pos="6480"/>
          <w:tab w:val="left" w:pos="7200"/>
        </w:tabs>
        <w:rPr>
          <w:u w:val="single"/>
          <w:vertAlign w:val="baseline"/>
        </w:rPr>
      </w:pPr>
      <w:r w:rsidDel="00000000" w:rsidR="00000000" w:rsidRPr="00000000">
        <w:rPr>
          <w:rtl w:val="0"/>
        </w:rPr>
      </w:r>
    </w:p>
    <w:p w:rsidR="00000000" w:rsidDel="00000000" w:rsidP="00000000" w:rsidRDefault="00000000" w:rsidRPr="00000000" w14:paraId="000005A1">
      <w:pPr>
        <w:pStyle w:val="Heading5"/>
        <w:pageBreakBefore w:val="0"/>
        <w:rPr>
          <w:b w:val="0"/>
          <w:vertAlign w:val="baseline"/>
        </w:rPr>
      </w:pPr>
      <w:r w:rsidDel="00000000" w:rsidR="00000000" w:rsidRPr="00000000">
        <w:rPr>
          <w:b w:val="1"/>
          <w:i w:val="1"/>
          <w:vertAlign w:val="baseline"/>
          <w:rtl w:val="0"/>
        </w:rPr>
        <w:t xml:space="preserve">2</w:t>
      </w:r>
      <w:r w:rsidDel="00000000" w:rsidR="00000000" w:rsidRPr="00000000">
        <w:rPr>
          <w:b w:val="0"/>
          <w:i w:val="1"/>
          <w:vertAlign w:val="baseline"/>
          <w:rtl w:val="0"/>
        </w:rPr>
        <w:tab/>
        <w:tab/>
        <w:t xml:space="preserve">EEEEEEEE</w:t>
      </w:r>
      <w:r w:rsidDel="00000000" w:rsidR="00000000" w:rsidRPr="00000000">
        <w:rPr>
          <w:rtl w:val="0"/>
        </w:rPr>
      </w:r>
    </w:p>
    <w:p w:rsidR="00000000" w:rsidDel="00000000" w:rsidP="00000000" w:rsidRDefault="00000000" w:rsidRPr="00000000" w14:paraId="000005A2">
      <w:pPr>
        <w:pageBreakBefore w:val="0"/>
        <w:rP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6"/>
          <w:szCs w:val="26"/>
          <w:u w:val="none"/>
          <w:shd w:fill="auto" w:val="clear"/>
          <w:vertAlign w:val="baseline"/>
          <w:rtl w:val="0"/>
        </w:rPr>
        <w:t xml:space="preserve">Plaint accident Negligence-personal injury claim</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(MILIMANI COMMERCIAL COURTS)</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CIVIL CASE NO.    OF 1998</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none"/>
          <w:shd w:fill="auto" w:val="clear"/>
          <w:vertAlign w:val="baseline"/>
          <w:rtl w:val="0"/>
        </w:rPr>
        <w:t xml:space="preserve">AAAAAAAAAAAAAAAAAAAA…………………………………………………………………….PLAINTIFF</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none"/>
          <w:shd w:fill="auto" w:val="clear"/>
          <w:vertAlign w:val="baseline"/>
          <w:rtl w:val="0"/>
        </w:rPr>
        <w:t xml:space="preserve">-VERSUS-</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none"/>
          <w:shd w:fill="auto" w:val="clear"/>
          <w:vertAlign w:val="baseline"/>
          <w:rtl w:val="0"/>
        </w:rPr>
        <w:t xml:space="preserve">SSSSSSSSSSSSSSSS…………………………………………………………………………………DEFENDANT</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PLAINT</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The Plaintiff is an adult male of sound mind residing and working for gain in Nairobi within the Republic of Kenya.  His address for service for the purpose of this suit is care of KKKKKKK and Company Advocates, KKKKKKK House, KKKKKKK, P O Box KKKKKKK Nairobi.</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The Defendant is an adult male of sound mind residing and working for gain in Nairobi within the Republic of Kenya.  Service of Summons upon him shall be effected through the Plaintiff's Advocates' office.</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At all material times, the Defendant was the registered owner of motor vehicle registration number KKK 697PPR.</w:t>
      </w:r>
    </w:p>
    <w:p w:rsidR="00000000" w:rsidDel="00000000" w:rsidP="00000000" w:rsidRDefault="00000000" w:rsidRPr="00000000" w14:paraId="000005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On or about the 2</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superscript"/>
          <w:rtl w:val="0"/>
        </w:rPr>
        <w:t xml:space="preserve">nd</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day of ….. 1997, the Plaintiff was lawfully walking on the side walk off ,,,,,,, Road, Nairobi, when the Defendant's driver, servant, employee or agent so carelessly, negligently, and/or recklessly drove, managed and/or controlled motor vehicle registration Number KKK 697PPR that he caused the same to hit and knock down the Plaintiff.</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PARTICULARS OF NEGLIGENCE ON THE PART OF THE DEFENDANT'S SAID DRIVER, SERVANT, EMPLOYEE OR AGENT</w:t>
      </w: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Failing to keep any or any proper look out or to have any sufficient regard for other lawful users of the road generally and the Plaintiff in particular.</w:t>
      </w:r>
    </w:p>
    <w:p w:rsidR="00000000" w:rsidDel="00000000" w:rsidP="00000000" w:rsidRDefault="00000000" w:rsidRPr="00000000" w14:paraId="000005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Driving at a speed that was excessive in the circumstances.</w:t>
      </w:r>
    </w:p>
    <w:p w:rsidR="00000000" w:rsidDel="00000000" w:rsidP="00000000" w:rsidRDefault="00000000" w:rsidRPr="00000000" w14:paraId="000005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Failing to see the Plaintiff in sufficient time or at all so as to avoid the said accident.</w:t>
      </w:r>
    </w:p>
    <w:p w:rsidR="00000000" w:rsidDel="00000000" w:rsidP="00000000" w:rsidRDefault="00000000" w:rsidRPr="00000000" w14:paraId="000005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Failing to stop in time or at all so as to avoid the accident.</w:t>
      </w:r>
    </w:p>
    <w:p w:rsidR="00000000" w:rsidDel="00000000" w:rsidP="00000000" w:rsidRDefault="00000000" w:rsidRPr="00000000" w14:paraId="000005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Failing to slow down, stop, swerve, brake or in any other way maneuver the said motor vehicle under his control so as to avoid the said accident.</w:t>
      </w:r>
    </w:p>
    <w:p w:rsidR="00000000" w:rsidDel="00000000" w:rsidP="00000000" w:rsidRDefault="00000000" w:rsidRPr="00000000" w14:paraId="000005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Driving off the road on to the sidewalk and hitting the Plaintiff thereat.</w:t>
      </w:r>
    </w:p>
    <w:p w:rsidR="00000000" w:rsidDel="00000000" w:rsidP="00000000" w:rsidRDefault="00000000" w:rsidRPr="00000000" w14:paraId="000005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Failing to adhere to the provisions of the Highway Code.</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So far as is necessary, the Plaintiff will rely on the doctrine of "</w:t>
      </w:r>
      <w:r w:rsidDel="00000000" w:rsidR="00000000" w:rsidRPr="00000000">
        <w:rPr>
          <w:rFonts w:ascii="Courier New" w:cs="Courier New" w:eastAsia="Courier New" w:hAnsi="Courier New"/>
          <w:b w:val="0"/>
          <w:i w:val="1"/>
          <w:smallCaps w:val="0"/>
          <w:strike w:val="0"/>
          <w:color w:val="000000"/>
          <w:sz w:val="26"/>
          <w:szCs w:val="26"/>
          <w:u w:val="none"/>
          <w:shd w:fill="auto" w:val="clear"/>
          <w:vertAlign w:val="baseline"/>
          <w:rtl w:val="0"/>
        </w:rPr>
        <w:t xml:space="preserve">Res ipsa Loquitur".</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6.</w:t>
        <w:tab/>
        <w:t xml:space="preserve">By reason of the matter aforesaid, the Plaintiff sustained severe physical injuries.  He thus suffered loss and damage for which he holds the Defendant liable.</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PARTICULARS OF THE PLAINTIFF'S INJURIES</w:t>
      </w:r>
      <w:r w:rsidDel="00000000" w:rsidR="00000000" w:rsidRPr="00000000">
        <w:rPr>
          <w:rtl w:val="0"/>
        </w:rPr>
      </w:r>
    </w:p>
    <w:p w:rsidR="00000000" w:rsidDel="00000000" w:rsidP="00000000" w:rsidRDefault="00000000" w:rsidRPr="00000000" w14:paraId="000005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Injuries to the head, left arm, left leg and chest.</w:t>
      </w:r>
    </w:p>
    <w:p w:rsidR="00000000" w:rsidDel="00000000" w:rsidP="00000000" w:rsidRDefault="00000000" w:rsidRPr="00000000" w14:paraId="000005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Fracture of left humerous, left medial and lateral malleolus.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And the Plaintiff claims damages.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Despite demand having been made and notice of intention to sue having been given, the Defendant has failed, refused, and/or neglected to settle the Plaintiff's claim or any part thereof or at all thereby rendering this suit necessary.</w:t>
      </w:r>
    </w:p>
    <w:p w:rsidR="00000000" w:rsidDel="00000000" w:rsidP="00000000" w:rsidRDefault="00000000" w:rsidRPr="00000000" w14:paraId="000005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The cause of action arose at Nairobi within the jurisdiction of this Honourable Court.</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REASONS WHEREOF</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the Plaintiff prays for judgment against the Defendant for:</w:t>
      </w:r>
    </w:p>
    <w:p w:rsidR="00000000" w:rsidDel="00000000" w:rsidP="00000000" w:rsidRDefault="00000000" w:rsidRPr="00000000" w14:paraId="000005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480" w:lineRule="auto"/>
        <w:ind w:left="144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General damages for pain, suffering and loss of amenities.</w:t>
      </w:r>
    </w:p>
    <w:p w:rsidR="00000000" w:rsidDel="00000000" w:rsidP="00000000" w:rsidRDefault="00000000" w:rsidRPr="00000000" w14:paraId="000005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480" w:lineRule="auto"/>
        <w:ind w:left="1440" w:right="0" w:hanging="72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Any other or further relief that this Honourable Court may deem fit and just to grant.</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single"/>
          <w:shd w:fill="auto" w:val="clear"/>
          <w:vertAlign w:val="baseline"/>
          <w:rtl w:val="0"/>
        </w:rPr>
        <w:t xml:space="preserve">DATED</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at Nairobi this                   day of     1998.</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none"/>
          <w:shd w:fill="auto" w:val="clear"/>
          <w:vertAlign w:val="baseline"/>
          <w:rtl w:val="0"/>
        </w:rPr>
        <w:t xml:space="preserve">KKKKKKK AND COMPANY</w:t>
      </w: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ADVOCATES FOR THE PLAINTIFF</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DRAWN AND FILED BY:</w:t>
      </w: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KKKKKKK and Company</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Advocates</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KKKKKKK House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KKKKKKK</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 O Box KKKKKKK</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Nairobi</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Fonts w:ascii="Courier New" w:cs="Courier New" w:eastAsia="Courier New" w:hAnsi="Courier New"/>
          <w:b w:val="1"/>
          <w:i w:val="0"/>
          <w:smallCaps w:val="0"/>
          <w:strike w:val="0"/>
          <w:color w:val="000000"/>
          <w:sz w:val="26"/>
          <w:szCs w:val="26"/>
          <w:u w:val="single"/>
          <w:shd w:fill="auto" w:val="clear"/>
          <w:vertAlign w:val="baseline"/>
          <w:rtl w:val="0"/>
        </w:rPr>
        <w:t xml:space="preserve">TO BE SERVED UPON:</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Courier New" w:cs="Courier New" w:eastAsia="Courier New" w:hAnsi="Courier New"/>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(Through the offices of the Plaintiff's Advocates)</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SSSSSSSSS</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 O Box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Nairobi</w:t>
      </w:r>
    </w:p>
    <w:p w:rsidR="00000000" w:rsidDel="00000000" w:rsidP="00000000" w:rsidRDefault="00000000" w:rsidRPr="00000000" w14:paraId="000005F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5F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0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4">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5">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61B">
      <w:pPr>
        <w:pStyle w:val="Title"/>
        <w:pageBreakBefore w:val="0"/>
        <w:rPr>
          <w:vertAlign w:val="baseline"/>
        </w:rPr>
      </w:pPr>
      <w:r w:rsidDel="00000000" w:rsidR="00000000" w:rsidRPr="00000000">
        <w:rPr>
          <w:b w:val="1"/>
          <w:vertAlign w:val="baseline"/>
          <w:rtl w:val="0"/>
        </w:rPr>
        <w:t xml:space="preserve">Plaint breach of agreement</w:t>
      </w:r>
      <w:r w:rsidDel="00000000" w:rsidR="00000000" w:rsidRPr="00000000">
        <w:rPr>
          <w:rtl w:val="0"/>
        </w:rPr>
      </w:r>
    </w:p>
    <w:p w:rsidR="00000000" w:rsidDel="00000000" w:rsidP="00000000" w:rsidRDefault="00000000" w:rsidRPr="00000000" w14:paraId="0000061C">
      <w:pPr>
        <w:pStyle w:val="Title"/>
        <w:pageBreakBefore w:val="0"/>
        <w:rPr>
          <w:vertAlign w:val="baseline"/>
        </w:rPr>
      </w:pPr>
      <w:r w:rsidDel="00000000" w:rsidR="00000000" w:rsidRPr="00000000">
        <w:rPr>
          <w:b w:val="1"/>
          <w:vertAlign w:val="baseline"/>
          <w:rtl w:val="0"/>
        </w:rPr>
        <w:t xml:space="preserve">REPUBLIC OF KENYA</w:t>
      </w:r>
      <w:r w:rsidDel="00000000" w:rsidR="00000000" w:rsidRPr="00000000">
        <w:rPr>
          <w:rtl w:val="0"/>
        </w:rPr>
      </w:r>
    </w:p>
    <w:p w:rsidR="00000000" w:rsidDel="00000000" w:rsidP="00000000" w:rsidRDefault="00000000" w:rsidRPr="00000000" w14:paraId="0000061D">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61E">
      <w:pPr>
        <w:pageBreakBefore w:val="0"/>
        <w:jc w:val="center"/>
        <w:rPr>
          <w:b w:val="0"/>
          <w:u w:val="single"/>
          <w:vertAlign w:val="baseline"/>
        </w:rPr>
      </w:pPr>
      <w:r w:rsidDel="00000000" w:rsidR="00000000" w:rsidRPr="00000000">
        <w:rPr>
          <w:b w:val="1"/>
          <w:u w:val="single"/>
          <w:vertAlign w:val="baseline"/>
          <w:rtl w:val="0"/>
        </w:rPr>
        <w:t xml:space="preserve">IN THE RESIDENT MAGISTRATE’S COURT AT NAIROBI</w:t>
      </w:r>
      <w:r w:rsidDel="00000000" w:rsidR="00000000" w:rsidRPr="00000000">
        <w:rPr>
          <w:rtl w:val="0"/>
        </w:rPr>
      </w:r>
    </w:p>
    <w:p w:rsidR="00000000" w:rsidDel="00000000" w:rsidP="00000000" w:rsidRDefault="00000000" w:rsidRPr="00000000" w14:paraId="0000061F">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620">
      <w:pPr>
        <w:pageBreakBefore w:val="0"/>
        <w:jc w:val="center"/>
        <w:rPr>
          <w:b w:val="0"/>
          <w:u w:val="single"/>
          <w:vertAlign w:val="baseline"/>
        </w:rPr>
      </w:pPr>
      <w:r w:rsidDel="00000000" w:rsidR="00000000" w:rsidRPr="00000000">
        <w:rPr>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621">
      <w:pPr>
        <w:pageBreakBefore w:val="0"/>
        <w:jc w:val="center"/>
        <w:rPr>
          <w:b w:val="0"/>
          <w:u w:val="single"/>
          <w:vertAlign w:val="baseline"/>
        </w:rPr>
      </w:pPr>
      <w:r w:rsidDel="00000000" w:rsidR="00000000" w:rsidRPr="00000000">
        <w:rPr>
          <w:rtl w:val="0"/>
        </w:rPr>
      </w:r>
    </w:p>
    <w:p w:rsidR="00000000" w:rsidDel="00000000" w:rsidP="00000000" w:rsidRDefault="00000000" w:rsidRPr="00000000" w14:paraId="00000622">
      <w:pPr>
        <w:pStyle w:val="Heading5"/>
        <w:pageBreakBefore w:val="0"/>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0"/>
          <w:i w:val="1"/>
          <w:vertAlign w:val="baseline"/>
          <w:rtl w:val="0"/>
        </w:rPr>
        <w:t xml:space="preserve">CIVIL CASE NO            OF 2000</w:t>
      </w:r>
      <w:r w:rsidDel="00000000" w:rsidR="00000000" w:rsidRPr="00000000">
        <w:rPr>
          <w:rtl w:val="0"/>
        </w:rPr>
      </w:r>
    </w:p>
    <w:p w:rsidR="00000000" w:rsidDel="00000000" w:rsidP="00000000" w:rsidRDefault="00000000" w:rsidRPr="00000000" w14:paraId="00000623">
      <w:pPr>
        <w:pageBreakBefore w:val="0"/>
        <w:jc w:val="both"/>
        <w:rPr>
          <w:b w:val="0"/>
          <w:vertAlign w:val="baseline"/>
        </w:rPr>
      </w:pPr>
      <w:r w:rsidDel="00000000" w:rsidR="00000000" w:rsidRPr="00000000">
        <w:rPr>
          <w:rtl w:val="0"/>
        </w:rPr>
      </w:r>
    </w:p>
    <w:p w:rsidR="00000000" w:rsidDel="00000000" w:rsidP="00000000" w:rsidRDefault="00000000" w:rsidRPr="00000000" w14:paraId="00000624">
      <w:pPr>
        <w:pageBreakBefore w:val="0"/>
        <w:jc w:val="both"/>
        <w:rPr>
          <w:b w:val="0"/>
          <w:vertAlign w:val="baseline"/>
        </w:rPr>
      </w:pPr>
      <w:r w:rsidDel="00000000" w:rsidR="00000000" w:rsidRPr="00000000">
        <w:rPr>
          <w:rtl w:val="0"/>
        </w:rPr>
      </w:r>
    </w:p>
    <w:p w:rsidR="00000000" w:rsidDel="00000000" w:rsidP="00000000" w:rsidRDefault="00000000" w:rsidRPr="00000000" w14:paraId="00000625">
      <w:pPr>
        <w:pageBreakBefore w:val="0"/>
        <w:jc w:val="both"/>
        <w:rPr>
          <w:b w:val="0"/>
          <w:vertAlign w:val="baseline"/>
        </w:rPr>
      </w:pPr>
      <w:r w:rsidDel="00000000" w:rsidR="00000000" w:rsidRPr="00000000">
        <w:rPr>
          <w:b w:val="1"/>
          <w:vertAlign w:val="baseline"/>
          <w:rtl w:val="0"/>
        </w:rPr>
        <w:t xml:space="preserve">****** STEEL WORKS </w:t>
      </w:r>
      <w:r w:rsidDel="00000000" w:rsidR="00000000" w:rsidRPr="00000000">
        <w:rPr>
          <w:rtl w:val="0"/>
        </w:rPr>
      </w:r>
    </w:p>
    <w:p w:rsidR="00000000" w:rsidDel="00000000" w:rsidP="00000000" w:rsidRDefault="00000000" w:rsidRPr="00000000" w14:paraId="00000626">
      <w:pPr>
        <w:pageBreakBefore w:val="0"/>
        <w:jc w:val="both"/>
        <w:rPr>
          <w:b w:val="0"/>
          <w:vertAlign w:val="baseline"/>
        </w:rPr>
      </w:pPr>
      <w:r w:rsidDel="00000000" w:rsidR="00000000" w:rsidRPr="00000000">
        <w:rPr>
          <w:b w:val="1"/>
          <w:vertAlign w:val="baseline"/>
          <w:rtl w:val="0"/>
        </w:rPr>
        <w:t xml:space="preserve">KENYA LIMITED………………………………..…………...PLAINTIFF</w:t>
      </w:r>
      <w:r w:rsidDel="00000000" w:rsidR="00000000" w:rsidRPr="00000000">
        <w:rPr>
          <w:rtl w:val="0"/>
        </w:rPr>
      </w:r>
    </w:p>
    <w:p w:rsidR="00000000" w:rsidDel="00000000" w:rsidP="00000000" w:rsidRDefault="00000000" w:rsidRPr="00000000" w14:paraId="00000627">
      <w:pPr>
        <w:pageBreakBefore w:val="0"/>
        <w:jc w:val="both"/>
        <w:rPr>
          <w:b w:val="0"/>
          <w:vertAlign w:val="baseline"/>
        </w:rPr>
      </w:pPr>
      <w:r w:rsidDel="00000000" w:rsidR="00000000" w:rsidRPr="00000000">
        <w:rPr>
          <w:rtl w:val="0"/>
        </w:rPr>
      </w:r>
    </w:p>
    <w:p w:rsidR="00000000" w:rsidDel="00000000" w:rsidP="00000000" w:rsidRDefault="00000000" w:rsidRPr="00000000" w14:paraId="00000628">
      <w:pPr>
        <w:pStyle w:val="Heading6"/>
        <w:pageBreakBefore w:val="0"/>
        <w:rPr>
          <w:rFonts w:ascii="Sorts Mill Goudy" w:cs="Sorts Mill Goudy" w:eastAsia="Sorts Mill Goudy" w:hAnsi="Sorts Mill Goudy"/>
          <w:b w:val="0"/>
          <w:sz w:val="26"/>
          <w:szCs w:val="26"/>
          <w:vertAlign w:val="baseline"/>
        </w:rPr>
      </w:pPr>
      <w:r w:rsidDel="00000000" w:rsidR="00000000" w:rsidRPr="00000000">
        <w:rPr>
          <w:rFonts w:ascii="Sorts Mill Goudy" w:cs="Sorts Mill Goudy" w:eastAsia="Sorts Mill Goudy" w:hAnsi="Sorts Mill Goudy"/>
          <w:b w:val="0"/>
          <w:sz w:val="26"/>
          <w:szCs w:val="26"/>
          <w:vertAlign w:val="baseline"/>
          <w:rtl w:val="0"/>
        </w:rPr>
        <w:t xml:space="preserve">VERSUS</w:t>
      </w:r>
    </w:p>
    <w:p w:rsidR="00000000" w:rsidDel="00000000" w:rsidP="00000000" w:rsidRDefault="00000000" w:rsidRPr="00000000" w14:paraId="00000629">
      <w:pPr>
        <w:pageBreakBefore w:val="0"/>
        <w:rPr>
          <w:vertAlign w:val="baseline"/>
        </w:rPr>
      </w:pPr>
      <w:r w:rsidDel="00000000" w:rsidR="00000000" w:rsidRPr="00000000">
        <w:rPr>
          <w:rtl w:val="0"/>
        </w:rPr>
      </w:r>
    </w:p>
    <w:p w:rsidR="00000000" w:rsidDel="00000000" w:rsidP="00000000" w:rsidRDefault="00000000" w:rsidRPr="00000000" w14:paraId="0000062A">
      <w:pPr>
        <w:pageBreakBefore w:val="0"/>
        <w:jc w:val="both"/>
        <w:rPr>
          <w:b w:val="0"/>
          <w:vertAlign w:val="baseline"/>
        </w:rPr>
      </w:pPr>
      <w:r w:rsidDel="00000000" w:rsidR="00000000" w:rsidRPr="00000000">
        <w:rPr>
          <w:b w:val="1"/>
          <w:vertAlign w:val="baseline"/>
          <w:rtl w:val="0"/>
        </w:rPr>
        <w:t xml:space="preserve">The Attorney General on behalf of </w:t>
      </w:r>
      <w:r w:rsidDel="00000000" w:rsidR="00000000" w:rsidRPr="00000000">
        <w:rPr>
          <w:rtl w:val="0"/>
        </w:rPr>
      </w:r>
    </w:p>
    <w:p w:rsidR="00000000" w:rsidDel="00000000" w:rsidP="00000000" w:rsidRDefault="00000000" w:rsidRPr="00000000" w14:paraId="0000062B">
      <w:pPr>
        <w:pageBreakBefore w:val="0"/>
        <w:jc w:val="both"/>
        <w:rPr>
          <w:b w:val="0"/>
          <w:vertAlign w:val="baseline"/>
        </w:rPr>
      </w:pPr>
      <w:r w:rsidDel="00000000" w:rsidR="00000000" w:rsidRPr="00000000">
        <w:rPr>
          <w:b w:val="1"/>
          <w:vertAlign w:val="baseline"/>
          <w:rtl w:val="0"/>
        </w:rPr>
        <w:t xml:space="preserve">THE MINISTRY OF HEALTH………………………...1</w:t>
      </w:r>
      <w:r w:rsidDel="00000000" w:rsidR="00000000" w:rsidRPr="00000000">
        <w:rPr>
          <w:b w:val="1"/>
          <w:vertAlign w:val="superscript"/>
          <w:rtl w:val="0"/>
        </w:rPr>
        <w:t xml:space="preserve">ST</w:t>
      </w:r>
      <w:r w:rsidDel="00000000" w:rsidR="00000000" w:rsidRPr="00000000">
        <w:rPr>
          <w:b w:val="1"/>
          <w:vertAlign w:val="baseline"/>
          <w:rtl w:val="0"/>
        </w:rPr>
        <w:t xml:space="preserve"> DEFENDANT</w:t>
      </w:r>
      <w:r w:rsidDel="00000000" w:rsidR="00000000" w:rsidRPr="00000000">
        <w:rPr>
          <w:rtl w:val="0"/>
        </w:rPr>
      </w:r>
    </w:p>
    <w:p w:rsidR="00000000" w:rsidDel="00000000" w:rsidP="00000000" w:rsidRDefault="00000000" w:rsidRPr="00000000" w14:paraId="0000062C">
      <w:pPr>
        <w:pageBreakBefore w:val="0"/>
        <w:jc w:val="both"/>
        <w:rPr>
          <w:b w:val="0"/>
          <w:vertAlign w:val="baseline"/>
        </w:rPr>
      </w:pPr>
      <w:r w:rsidDel="00000000" w:rsidR="00000000" w:rsidRPr="00000000">
        <w:rPr>
          <w:rtl w:val="0"/>
        </w:rPr>
      </w:r>
    </w:p>
    <w:p w:rsidR="00000000" w:rsidDel="00000000" w:rsidP="00000000" w:rsidRDefault="00000000" w:rsidRPr="00000000" w14:paraId="0000062D">
      <w:pPr>
        <w:pageBreakBefore w:val="0"/>
        <w:jc w:val="both"/>
        <w:rPr>
          <w:b w:val="0"/>
          <w:vertAlign w:val="baseline"/>
        </w:rPr>
      </w:pPr>
      <w:r w:rsidDel="00000000" w:rsidR="00000000" w:rsidRPr="00000000">
        <w:rPr>
          <w:b w:val="1"/>
          <w:vertAlign w:val="baseline"/>
          <w:rtl w:val="0"/>
        </w:rPr>
        <w:t xml:space="preserve">HON.JUSTICE(RTD) ******……………..2</w:t>
      </w:r>
      <w:r w:rsidDel="00000000" w:rsidR="00000000" w:rsidRPr="00000000">
        <w:rPr>
          <w:b w:val="1"/>
          <w:vertAlign w:val="superscript"/>
          <w:rtl w:val="0"/>
        </w:rPr>
        <w:t xml:space="preserve">ND</w:t>
      </w:r>
      <w:r w:rsidDel="00000000" w:rsidR="00000000" w:rsidRPr="00000000">
        <w:rPr>
          <w:b w:val="1"/>
          <w:vertAlign w:val="baseline"/>
          <w:rtl w:val="0"/>
        </w:rPr>
        <w:t xml:space="preserve"> DEFENDANT</w:t>
      </w:r>
      <w:r w:rsidDel="00000000" w:rsidR="00000000" w:rsidRPr="00000000">
        <w:rPr>
          <w:b w:val="1"/>
          <w:vertAlign w:val="superscript"/>
          <w:rtl w:val="0"/>
        </w:rPr>
        <w:t xml:space="preserve">          </w:t>
      </w:r>
      <w:r w:rsidDel="00000000" w:rsidR="00000000" w:rsidRPr="00000000">
        <w:rPr>
          <w:rtl w:val="0"/>
        </w:rPr>
      </w:r>
    </w:p>
    <w:p w:rsidR="00000000" w:rsidDel="00000000" w:rsidP="00000000" w:rsidRDefault="00000000" w:rsidRPr="00000000" w14:paraId="0000062E">
      <w:pPr>
        <w:pageBreakBefore w:val="0"/>
        <w:jc w:val="both"/>
        <w:rPr>
          <w:b w:val="0"/>
          <w:vertAlign w:val="baseline"/>
        </w:rPr>
      </w:pPr>
      <w:r w:rsidDel="00000000" w:rsidR="00000000" w:rsidRPr="00000000">
        <w:rPr>
          <w:rtl w:val="0"/>
        </w:rPr>
      </w:r>
    </w:p>
    <w:p w:rsidR="00000000" w:rsidDel="00000000" w:rsidP="00000000" w:rsidRDefault="00000000" w:rsidRPr="00000000" w14:paraId="0000062F">
      <w:pPr>
        <w:pStyle w:val="Heading5"/>
        <w:pageBreakBefore w:val="0"/>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630">
      <w:pPr>
        <w:pStyle w:val="Heading5"/>
        <w:pageBreakBefore w:val="0"/>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631">
      <w:pPr>
        <w:pStyle w:val="Heading5"/>
        <w:pageBreakBefore w:val="0"/>
        <w:ind w:left="3600" w:firstLine="720"/>
        <w:rPr>
          <w:rFonts w:ascii="Sorts Mill Goudy" w:cs="Sorts Mill Goudy" w:eastAsia="Sorts Mill Goudy" w:hAnsi="Sorts Mill Goudy"/>
          <w:i w:val="0"/>
          <w:u w:val="single"/>
          <w:vertAlign w:val="baseline"/>
        </w:rPr>
      </w:pPr>
      <w:r w:rsidDel="00000000" w:rsidR="00000000" w:rsidRPr="00000000">
        <w:rPr>
          <w:rFonts w:ascii="Sorts Mill Goudy" w:cs="Sorts Mill Goudy" w:eastAsia="Sorts Mill Goudy" w:hAnsi="Sorts Mill Goudy"/>
          <w:b w:val="1"/>
          <w:i w:val="0"/>
          <w:u w:val="single"/>
          <w:vertAlign w:val="baseline"/>
          <w:rtl w:val="0"/>
        </w:rPr>
        <w:t xml:space="preserve">PLAINT</w:t>
      </w:r>
      <w:r w:rsidDel="00000000" w:rsidR="00000000" w:rsidRPr="00000000">
        <w:rPr>
          <w:rtl w:val="0"/>
        </w:rPr>
      </w:r>
    </w:p>
    <w:p w:rsidR="00000000" w:rsidDel="00000000" w:rsidP="00000000" w:rsidRDefault="00000000" w:rsidRPr="00000000" w14:paraId="00000632">
      <w:pPr>
        <w:pageBreakBefore w:val="0"/>
        <w:rPr>
          <w:vertAlign w:val="baseline"/>
        </w:rPr>
      </w:pPr>
      <w:r w:rsidDel="00000000" w:rsidR="00000000" w:rsidRPr="00000000">
        <w:rPr>
          <w:rtl w:val="0"/>
        </w:rPr>
      </w:r>
    </w:p>
    <w:p w:rsidR="00000000" w:rsidDel="00000000" w:rsidP="00000000" w:rsidRDefault="00000000" w:rsidRPr="00000000" w14:paraId="00000633">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Plaintiff is a limited liability Company having been duly registered as such pursuant to the provisions of the Companies Act, Cap. 486 of the Laws of Kenya having its registered and principal office at Nairobi within the Republic of Kenya. Its address for service for the purposes of this suit is care of ****** &amp; Company, Advocates, ******, Arboretum Drive, P. O. Box ******, Nairobi.</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is the Ministry of Health, a government department in the Republic of Kenya which is charged with all matters related to Public Health and therefore responsible for ****** Hospital Nyayo Wards Project which is attached to ****** District Hospital. Service of summons will be effected upon it through the offices of the Plaintiff.</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2</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is an adult male of sound mind residing in Nairobi in the aforesaid Republic. Service of Summons will be effected upon him through the Plaintiff’s Advocate's offices aforesaid.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Sorts Mill Goudy" w:cs="Sorts Mill Goudy" w:eastAsia="Sorts Mill Goudy" w:hAnsi="Sorts Mill Goudy"/>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Plaintiff was and is still engaged in the business of, inter alia, manufacturing and selling steel rods and billets and other co-related products (hereinafter referred to as "the said goods").</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6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At all material times, the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was a customer of the Plaintiff and the 2</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was the Project Co-ordinating Chairman of the ****** Hospital Nyayo Wards Project. The 2</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was also the Financial Controller of the Project and acted as agent of the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in soliciting for the said goods.</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In or about August 1996, the Plaintiff entered into an Agreement (hereinafter referred to as "the said Agreement”) with the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and 2</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nd</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Defendants under which the Plaintiff would sell and deliver the said goods to the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Defendant for purposes of constructing the ****** Hospital Nyayo Wards Project (hereinafter referred to as “the said project”).</w:t>
      </w:r>
    </w:p>
    <w:p w:rsidR="00000000" w:rsidDel="00000000" w:rsidP="00000000" w:rsidRDefault="00000000" w:rsidRPr="00000000" w14:paraId="0000063F">
      <w:pPr>
        <w:pageBreakBefore w:val="0"/>
        <w:spacing w:line="360" w:lineRule="auto"/>
        <w:jc w:val="center"/>
        <w:rPr>
          <w:b w:val="0"/>
          <w:u w:val="single"/>
          <w:vertAlign w:val="baseline"/>
        </w:rPr>
      </w:pPr>
      <w:r w:rsidDel="00000000" w:rsidR="00000000" w:rsidRPr="00000000">
        <w:rPr>
          <w:rtl w:val="0"/>
        </w:rPr>
      </w:r>
    </w:p>
    <w:p w:rsidR="00000000" w:rsidDel="00000000" w:rsidP="00000000" w:rsidRDefault="00000000" w:rsidRPr="00000000" w14:paraId="00000640">
      <w:pPr>
        <w:pageBreakBefore w:val="0"/>
        <w:spacing w:line="360" w:lineRule="auto"/>
        <w:jc w:val="center"/>
        <w:rPr>
          <w:b w:val="0"/>
          <w:u w:val="single"/>
          <w:vertAlign w:val="baseline"/>
        </w:rPr>
      </w:pPr>
      <w:r w:rsidDel="00000000" w:rsidR="00000000" w:rsidRPr="00000000">
        <w:rPr>
          <w:b w:val="1"/>
          <w:u w:val="single"/>
          <w:vertAlign w:val="baseline"/>
          <w:rtl w:val="0"/>
        </w:rPr>
        <w:t xml:space="preserve">PARTICULARS OF THE SAID AGREEMENT:</w:t>
      </w:r>
      <w:r w:rsidDel="00000000" w:rsidR="00000000" w:rsidRPr="00000000">
        <w:rPr>
          <w:rtl w:val="0"/>
        </w:rPr>
      </w:r>
    </w:p>
    <w:p w:rsidR="00000000" w:rsidDel="00000000" w:rsidP="00000000" w:rsidRDefault="00000000" w:rsidRPr="00000000" w14:paraId="00000641">
      <w:pPr>
        <w:pageBreakBefore w:val="0"/>
        <w:spacing w:line="360" w:lineRule="auto"/>
        <w:jc w:val="center"/>
        <w:rPr>
          <w:b w:val="0"/>
          <w:u w:val="single"/>
          <w:vertAlign w:val="baseline"/>
        </w:rPr>
      </w:pPr>
      <w:r w:rsidDel="00000000" w:rsidR="00000000" w:rsidRPr="00000000">
        <w:rPr>
          <w:rtl w:val="0"/>
        </w:rPr>
      </w:r>
    </w:p>
    <w:p w:rsidR="00000000" w:rsidDel="00000000" w:rsidP="00000000" w:rsidRDefault="00000000" w:rsidRPr="00000000" w14:paraId="00000642">
      <w:pPr>
        <w:pageBreakBefore w:val="0"/>
        <w:spacing w:line="360" w:lineRule="auto"/>
        <w:ind w:left="360"/>
        <w:jc w:val="both"/>
        <w:rPr>
          <w:vertAlign w:val="baseline"/>
        </w:rPr>
      </w:pPr>
      <w:r w:rsidDel="00000000" w:rsidR="00000000" w:rsidRPr="00000000">
        <w:rPr>
          <w:vertAlign w:val="baseline"/>
          <w:rtl w:val="0"/>
        </w:rPr>
        <w:t xml:space="preserve">The said Agreement was made partly orally, partly in writing and partly by conduct. </w:t>
      </w:r>
    </w:p>
    <w:p w:rsidR="00000000" w:rsidDel="00000000" w:rsidP="00000000" w:rsidRDefault="00000000" w:rsidRPr="00000000" w14:paraId="00000643">
      <w:pPr>
        <w:pageBreakBefore w:val="0"/>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644">
      <w:pPr>
        <w:pageBreakBefore w:val="0"/>
        <w:numPr>
          <w:ilvl w:val="0"/>
          <w:numId w:val="23"/>
        </w:numPr>
        <w:spacing w:line="360" w:lineRule="auto"/>
        <w:ind w:left="1080" w:hanging="720"/>
        <w:jc w:val="both"/>
        <w:rPr>
          <w:vertAlign w:val="baseline"/>
        </w:rPr>
      </w:pPr>
      <w:r w:rsidDel="00000000" w:rsidR="00000000" w:rsidRPr="00000000">
        <w:rPr>
          <w:vertAlign w:val="baseline"/>
          <w:rtl w:val="0"/>
        </w:rPr>
        <w:t xml:space="preserve">In so far as it was oral, the said Agreement was made in or about August 1996 during discussions held between the Late Mr. N.C. Patel (the then Senior Executive Sales and Marketing Manager), Mr. V.D. Popat (the Sales Manager of the Plaintiff) and the 2</w:t>
      </w:r>
      <w:r w:rsidDel="00000000" w:rsidR="00000000" w:rsidRPr="00000000">
        <w:rPr>
          <w:vertAlign w:val="superscript"/>
          <w:rtl w:val="0"/>
        </w:rPr>
        <w:t xml:space="preserve">nd</w:t>
      </w:r>
      <w:r w:rsidDel="00000000" w:rsidR="00000000" w:rsidRPr="00000000">
        <w:rPr>
          <w:vertAlign w:val="baseline"/>
          <w:rtl w:val="0"/>
        </w:rPr>
        <w:t xml:space="preserve"> Defendant herein above.</w:t>
      </w:r>
    </w:p>
    <w:p w:rsidR="00000000" w:rsidDel="00000000" w:rsidP="00000000" w:rsidRDefault="00000000" w:rsidRPr="00000000" w14:paraId="00000645">
      <w:pPr>
        <w:pageBreakBefore w:val="0"/>
        <w:numPr>
          <w:ilvl w:val="0"/>
          <w:numId w:val="23"/>
        </w:numPr>
        <w:spacing w:line="360" w:lineRule="auto"/>
        <w:ind w:left="1080" w:hanging="720"/>
        <w:jc w:val="both"/>
        <w:rPr>
          <w:vertAlign w:val="baseline"/>
        </w:rPr>
      </w:pPr>
      <w:r w:rsidDel="00000000" w:rsidR="00000000" w:rsidRPr="00000000">
        <w:rPr>
          <w:vertAlign w:val="baseline"/>
          <w:rtl w:val="0"/>
        </w:rPr>
        <w:t xml:space="preserve">In so far as it was in writing, the said Agreement was contained in or can be inferred from the following documents:</w:t>
      </w:r>
    </w:p>
    <w:p w:rsidR="00000000" w:rsidDel="00000000" w:rsidP="00000000" w:rsidRDefault="00000000" w:rsidRPr="00000000" w14:paraId="00000646">
      <w:pPr>
        <w:pageBreakBefore w:val="0"/>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647">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Account Statement for the period August 1996 to April 1997.</w:t>
      </w:r>
    </w:p>
    <w:p w:rsidR="00000000" w:rsidDel="00000000" w:rsidP="00000000" w:rsidRDefault="00000000" w:rsidRPr="00000000" w14:paraId="00000648">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Delivery notes issued for the period 17</w:t>
      </w:r>
      <w:r w:rsidDel="00000000" w:rsidR="00000000" w:rsidRPr="00000000">
        <w:rPr>
          <w:vertAlign w:val="superscript"/>
          <w:rtl w:val="0"/>
        </w:rPr>
        <w:t xml:space="preserve">th</w:t>
      </w:r>
      <w:r w:rsidDel="00000000" w:rsidR="00000000" w:rsidRPr="00000000">
        <w:rPr>
          <w:vertAlign w:val="baseline"/>
          <w:rtl w:val="0"/>
        </w:rPr>
        <w:t xml:space="preserve"> August, 1996 to 2</w:t>
      </w:r>
      <w:r w:rsidDel="00000000" w:rsidR="00000000" w:rsidRPr="00000000">
        <w:rPr>
          <w:vertAlign w:val="superscript"/>
          <w:rtl w:val="0"/>
        </w:rPr>
        <w:t xml:space="preserve">nd</w:t>
      </w:r>
      <w:r w:rsidDel="00000000" w:rsidR="00000000" w:rsidRPr="00000000">
        <w:rPr>
          <w:vertAlign w:val="baseline"/>
          <w:rtl w:val="0"/>
        </w:rPr>
        <w:t xml:space="preserve"> November,  1996.</w:t>
      </w:r>
    </w:p>
    <w:p w:rsidR="00000000" w:rsidDel="00000000" w:rsidP="00000000" w:rsidRDefault="00000000" w:rsidRPr="00000000" w14:paraId="00000649">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Invoices dispatched with the said goods for the period 17</w:t>
      </w:r>
      <w:r w:rsidDel="00000000" w:rsidR="00000000" w:rsidRPr="00000000">
        <w:rPr>
          <w:vertAlign w:val="superscript"/>
          <w:rtl w:val="0"/>
        </w:rPr>
        <w:t xml:space="preserve">th</w:t>
      </w:r>
      <w:r w:rsidDel="00000000" w:rsidR="00000000" w:rsidRPr="00000000">
        <w:rPr>
          <w:vertAlign w:val="baseline"/>
          <w:rtl w:val="0"/>
        </w:rPr>
        <w:t xml:space="preserve"> August, 1996 to 2</w:t>
      </w:r>
      <w:r w:rsidDel="00000000" w:rsidR="00000000" w:rsidRPr="00000000">
        <w:rPr>
          <w:vertAlign w:val="superscript"/>
          <w:rtl w:val="0"/>
        </w:rPr>
        <w:t xml:space="preserve">nd </w:t>
      </w:r>
      <w:r w:rsidDel="00000000" w:rsidR="00000000" w:rsidRPr="00000000">
        <w:rPr>
          <w:vertAlign w:val="baseline"/>
          <w:rtl w:val="0"/>
        </w:rPr>
        <w:t xml:space="preserve">November, 1996.</w:t>
      </w:r>
    </w:p>
    <w:p w:rsidR="00000000" w:rsidDel="00000000" w:rsidP="00000000" w:rsidRDefault="00000000" w:rsidRPr="00000000" w14:paraId="0000064A">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Orders in respect of 1120 pieces of Square Twisted Steel Bars for the period 17</w:t>
      </w:r>
      <w:r w:rsidDel="00000000" w:rsidR="00000000" w:rsidRPr="00000000">
        <w:rPr>
          <w:vertAlign w:val="superscript"/>
          <w:rtl w:val="0"/>
        </w:rPr>
        <w:t xml:space="preserve">th</w:t>
      </w:r>
      <w:r w:rsidDel="00000000" w:rsidR="00000000" w:rsidRPr="00000000">
        <w:rPr>
          <w:vertAlign w:val="baseline"/>
          <w:rtl w:val="0"/>
        </w:rPr>
        <w:t xml:space="preserve"> August, 1996 to 2</w:t>
      </w:r>
      <w:r w:rsidDel="00000000" w:rsidR="00000000" w:rsidRPr="00000000">
        <w:rPr>
          <w:vertAlign w:val="superscript"/>
          <w:rtl w:val="0"/>
        </w:rPr>
        <w:t xml:space="preserve">nd</w:t>
      </w:r>
      <w:r w:rsidDel="00000000" w:rsidR="00000000" w:rsidRPr="00000000">
        <w:rPr>
          <w:vertAlign w:val="baseline"/>
          <w:rtl w:val="0"/>
        </w:rPr>
        <w:t xml:space="preserve"> November, 1996.</w:t>
      </w:r>
    </w:p>
    <w:p w:rsidR="00000000" w:rsidDel="00000000" w:rsidP="00000000" w:rsidRDefault="00000000" w:rsidRPr="00000000" w14:paraId="0000064B">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Credit notes dated 2</w:t>
      </w:r>
      <w:r w:rsidDel="00000000" w:rsidR="00000000" w:rsidRPr="00000000">
        <w:rPr>
          <w:vertAlign w:val="superscript"/>
          <w:rtl w:val="0"/>
        </w:rPr>
        <w:t xml:space="preserve">nd</w:t>
      </w:r>
      <w:r w:rsidDel="00000000" w:rsidR="00000000" w:rsidRPr="00000000">
        <w:rPr>
          <w:vertAlign w:val="baseline"/>
          <w:rtl w:val="0"/>
        </w:rPr>
        <w:t xml:space="preserve"> November, 1996, 29</w:t>
      </w:r>
      <w:r w:rsidDel="00000000" w:rsidR="00000000" w:rsidRPr="00000000">
        <w:rPr>
          <w:vertAlign w:val="superscript"/>
          <w:rtl w:val="0"/>
        </w:rPr>
        <w:t xml:space="preserve">th</w:t>
      </w:r>
      <w:r w:rsidDel="00000000" w:rsidR="00000000" w:rsidRPr="00000000">
        <w:rPr>
          <w:vertAlign w:val="baseline"/>
          <w:rtl w:val="0"/>
        </w:rPr>
        <w:t xml:space="preserve"> August, 1996 and 17</w:t>
      </w:r>
      <w:r w:rsidDel="00000000" w:rsidR="00000000" w:rsidRPr="00000000">
        <w:rPr>
          <w:vertAlign w:val="superscript"/>
          <w:rtl w:val="0"/>
        </w:rPr>
        <w:t xml:space="preserve">th</w:t>
      </w:r>
      <w:r w:rsidDel="00000000" w:rsidR="00000000" w:rsidRPr="00000000">
        <w:rPr>
          <w:vertAlign w:val="baseline"/>
          <w:rtl w:val="0"/>
        </w:rPr>
        <w:t xml:space="preserve"> August, 1996 respectively.</w:t>
      </w:r>
    </w:p>
    <w:p w:rsidR="00000000" w:rsidDel="00000000" w:rsidP="00000000" w:rsidRDefault="00000000" w:rsidRPr="00000000" w14:paraId="0000064C">
      <w:pPr>
        <w:pageBreakBefore w:val="0"/>
        <w:numPr>
          <w:ilvl w:val="0"/>
          <w:numId w:val="24"/>
        </w:numPr>
        <w:spacing w:line="360" w:lineRule="auto"/>
        <w:ind w:left="1125" w:hanging="420"/>
        <w:jc w:val="both"/>
        <w:rPr>
          <w:vertAlign w:val="baseline"/>
        </w:rPr>
      </w:pPr>
      <w:r w:rsidDel="00000000" w:rsidR="00000000" w:rsidRPr="00000000">
        <w:rPr>
          <w:vertAlign w:val="baseline"/>
          <w:rtl w:val="0"/>
        </w:rPr>
        <w:t xml:space="preserve">Various correspondence exchanged between the Plaintiff and the 2</w:t>
      </w:r>
      <w:r w:rsidDel="00000000" w:rsidR="00000000" w:rsidRPr="00000000">
        <w:rPr>
          <w:vertAlign w:val="superscript"/>
          <w:rtl w:val="0"/>
        </w:rPr>
        <w:t xml:space="preserve">nd</w:t>
      </w:r>
      <w:r w:rsidDel="00000000" w:rsidR="00000000" w:rsidRPr="00000000">
        <w:rPr>
          <w:vertAlign w:val="baseline"/>
          <w:rtl w:val="0"/>
        </w:rPr>
        <w:t xml:space="preserve"> Defendant and a demand notice from the Plaintiff to the 1</w:t>
      </w:r>
      <w:r w:rsidDel="00000000" w:rsidR="00000000" w:rsidRPr="00000000">
        <w:rPr>
          <w:vertAlign w:val="superscript"/>
          <w:rtl w:val="0"/>
        </w:rPr>
        <w:t xml:space="preserve">st</w:t>
      </w:r>
      <w:r w:rsidDel="00000000" w:rsidR="00000000" w:rsidRPr="00000000">
        <w:rPr>
          <w:vertAlign w:val="baseline"/>
          <w:rtl w:val="0"/>
        </w:rPr>
        <w:t xml:space="preserve"> Defendant dated 21</w:t>
      </w:r>
      <w:r w:rsidDel="00000000" w:rsidR="00000000" w:rsidRPr="00000000">
        <w:rPr>
          <w:vertAlign w:val="superscript"/>
          <w:rtl w:val="0"/>
        </w:rPr>
        <w:t xml:space="preserve">st</w:t>
      </w:r>
      <w:r w:rsidDel="00000000" w:rsidR="00000000" w:rsidRPr="00000000">
        <w:rPr>
          <w:vertAlign w:val="baseline"/>
          <w:rtl w:val="0"/>
        </w:rPr>
        <w:t xml:space="preserve"> April 1999.    </w:t>
      </w:r>
    </w:p>
    <w:p w:rsidR="00000000" w:rsidDel="00000000" w:rsidP="00000000" w:rsidRDefault="00000000" w:rsidRPr="00000000" w14:paraId="0000064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4E">
      <w:pPr>
        <w:pageBreakBefore w:val="0"/>
        <w:spacing w:line="360" w:lineRule="auto"/>
        <w:ind w:left="1065"/>
        <w:jc w:val="both"/>
        <w:rPr>
          <w:vertAlign w:val="baseline"/>
        </w:rPr>
      </w:pPr>
      <w:r w:rsidDel="00000000" w:rsidR="00000000" w:rsidRPr="00000000">
        <w:rPr>
          <w:vertAlign w:val="baseline"/>
          <w:rtl w:val="0"/>
        </w:rPr>
        <w:t xml:space="preserve">At the hearing of this suit, the Plaintiff shall crave the leave of the Court to refer to and produce its copies of the said documents for their full meaning, terms and effect thereof. </w:t>
      </w:r>
    </w:p>
    <w:p w:rsidR="00000000" w:rsidDel="00000000" w:rsidP="00000000" w:rsidRDefault="00000000" w:rsidRPr="00000000" w14:paraId="0000064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50">
      <w:pPr>
        <w:pageBreakBefore w:val="0"/>
        <w:numPr>
          <w:ilvl w:val="0"/>
          <w:numId w:val="23"/>
        </w:numPr>
        <w:spacing w:line="360" w:lineRule="auto"/>
        <w:ind w:left="1080" w:hanging="720"/>
        <w:jc w:val="both"/>
        <w:rPr>
          <w:vertAlign w:val="baseline"/>
        </w:rPr>
      </w:pPr>
      <w:r w:rsidDel="00000000" w:rsidR="00000000" w:rsidRPr="00000000">
        <w:rPr>
          <w:vertAlign w:val="baseline"/>
          <w:rtl w:val="0"/>
        </w:rPr>
        <w:t xml:space="preserve">In so far as the said agreement was in conduct, the same consisted of or is to be inferred from course of dealings between the parties, whereby:-</w:t>
      </w:r>
    </w:p>
    <w:p w:rsidR="00000000" w:rsidDel="00000000" w:rsidP="00000000" w:rsidRDefault="00000000" w:rsidRPr="00000000" w14:paraId="00000651">
      <w:pPr>
        <w:pageBreakBefore w:val="0"/>
        <w:spacing w:line="360" w:lineRule="auto"/>
        <w:ind w:left="360"/>
        <w:jc w:val="both"/>
        <w:rPr>
          <w:vertAlign w:val="baseline"/>
        </w:rPr>
      </w:pPr>
      <w:r w:rsidDel="00000000" w:rsidR="00000000" w:rsidRPr="00000000">
        <w:rPr>
          <w:rtl w:val="0"/>
        </w:rPr>
      </w:r>
    </w:p>
    <w:p w:rsidR="00000000" w:rsidDel="00000000" w:rsidP="00000000" w:rsidRDefault="00000000" w:rsidRPr="00000000" w14:paraId="00000652">
      <w:pPr>
        <w:pageBreakBefore w:val="0"/>
        <w:numPr>
          <w:ilvl w:val="0"/>
          <w:numId w:val="25"/>
        </w:numPr>
        <w:spacing w:line="360" w:lineRule="auto"/>
        <w:ind w:left="930" w:hanging="360"/>
        <w:jc w:val="both"/>
        <w:rPr>
          <w:vertAlign w:val="baseline"/>
        </w:rPr>
      </w:pPr>
      <w:r w:rsidDel="00000000" w:rsidR="00000000" w:rsidRPr="00000000">
        <w:rPr>
          <w:vertAlign w:val="baseline"/>
          <w:rtl w:val="0"/>
        </w:rPr>
        <w:t xml:space="preserve">The Plaintiff delivered and sold the said goods at the request of the 2</w:t>
      </w:r>
      <w:r w:rsidDel="00000000" w:rsidR="00000000" w:rsidRPr="00000000">
        <w:rPr>
          <w:vertAlign w:val="superscript"/>
          <w:rtl w:val="0"/>
        </w:rPr>
        <w:t xml:space="preserve">nd</w:t>
      </w:r>
      <w:r w:rsidDel="00000000" w:rsidR="00000000" w:rsidRPr="00000000">
        <w:rPr>
          <w:vertAlign w:val="baseline"/>
          <w:rtl w:val="0"/>
        </w:rPr>
        <w:t xml:space="preserve"> Defendant on behalf of the 1</w:t>
      </w:r>
      <w:r w:rsidDel="00000000" w:rsidR="00000000" w:rsidRPr="00000000">
        <w:rPr>
          <w:vertAlign w:val="superscript"/>
          <w:rtl w:val="0"/>
        </w:rPr>
        <w:t xml:space="preserve">st</w:t>
      </w:r>
      <w:r w:rsidDel="00000000" w:rsidR="00000000" w:rsidRPr="00000000">
        <w:rPr>
          <w:vertAlign w:val="baseline"/>
          <w:rtl w:val="0"/>
        </w:rPr>
        <w:t xml:space="preserve"> Defendant.</w:t>
      </w:r>
    </w:p>
    <w:p w:rsidR="00000000" w:rsidDel="00000000" w:rsidP="00000000" w:rsidRDefault="00000000" w:rsidRPr="00000000" w14:paraId="00000653">
      <w:pPr>
        <w:pageBreakBefore w:val="0"/>
        <w:spacing w:line="360" w:lineRule="auto"/>
        <w:ind w:left="570"/>
        <w:jc w:val="both"/>
        <w:rPr>
          <w:vertAlign w:val="baseline"/>
        </w:rPr>
      </w:pPr>
      <w:r w:rsidDel="00000000" w:rsidR="00000000" w:rsidRPr="00000000">
        <w:rPr>
          <w:rtl w:val="0"/>
        </w:rPr>
      </w:r>
    </w:p>
    <w:p w:rsidR="00000000" w:rsidDel="00000000" w:rsidP="00000000" w:rsidRDefault="00000000" w:rsidRPr="00000000" w14:paraId="00000654">
      <w:pPr>
        <w:pageBreakBefore w:val="0"/>
        <w:numPr>
          <w:ilvl w:val="0"/>
          <w:numId w:val="25"/>
        </w:numPr>
        <w:spacing w:line="360" w:lineRule="auto"/>
        <w:ind w:left="930" w:hanging="360"/>
        <w:jc w:val="both"/>
        <w:rPr>
          <w:vertAlign w:val="baseline"/>
        </w:rPr>
      </w:pPr>
      <w:r w:rsidDel="00000000" w:rsidR="00000000" w:rsidRPr="00000000">
        <w:rPr>
          <w:vertAlign w:val="baseline"/>
          <w:rtl w:val="0"/>
        </w:rPr>
        <w:t xml:space="preserve">The Plaintiff delivered the said goods to the said project's construction site. </w:t>
      </w:r>
    </w:p>
    <w:p w:rsidR="00000000" w:rsidDel="00000000" w:rsidP="00000000" w:rsidRDefault="00000000" w:rsidRPr="00000000" w14:paraId="0000065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56">
      <w:pPr>
        <w:pageBreakBefore w:val="0"/>
        <w:spacing w:line="360" w:lineRule="auto"/>
        <w:ind w:left="570"/>
        <w:jc w:val="both"/>
        <w:rPr>
          <w:vertAlign w:val="baseline"/>
        </w:rPr>
      </w:pPr>
      <w:r w:rsidDel="00000000" w:rsidR="00000000" w:rsidRPr="00000000">
        <w:rPr>
          <w:rtl w:val="0"/>
        </w:rPr>
      </w:r>
    </w:p>
    <w:p w:rsidR="00000000" w:rsidDel="00000000" w:rsidP="00000000" w:rsidRDefault="00000000" w:rsidRPr="00000000" w14:paraId="00000657">
      <w:pPr>
        <w:pageBreakBefore w:val="0"/>
        <w:numPr>
          <w:ilvl w:val="0"/>
          <w:numId w:val="25"/>
        </w:numPr>
        <w:spacing w:line="360" w:lineRule="auto"/>
        <w:ind w:left="930" w:hanging="360"/>
        <w:jc w:val="both"/>
        <w:rPr>
          <w:vertAlign w:val="baseline"/>
        </w:rPr>
      </w:pPr>
      <w:r w:rsidDel="00000000" w:rsidR="00000000" w:rsidRPr="00000000">
        <w:rPr>
          <w:vertAlign w:val="baseline"/>
          <w:rtl w:val="0"/>
        </w:rPr>
        <w:t xml:space="preserve">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 acted in a manner that suggested that they would honour the terms and conditions of the said agreement and stipulations contained in the documents aforementioned. </w:t>
      </w:r>
    </w:p>
    <w:p w:rsidR="00000000" w:rsidDel="00000000" w:rsidP="00000000" w:rsidRDefault="00000000" w:rsidRPr="00000000" w14:paraId="00000658">
      <w:pPr>
        <w:pageBreakBefore w:val="0"/>
        <w:spacing w:line="360" w:lineRule="auto"/>
        <w:ind w:left="570"/>
        <w:jc w:val="both"/>
        <w:rPr>
          <w:vertAlign w:val="baseline"/>
        </w:rPr>
      </w:pPr>
      <w:r w:rsidDel="00000000" w:rsidR="00000000" w:rsidRPr="00000000">
        <w:rPr>
          <w:rtl w:val="0"/>
        </w:rPr>
      </w:r>
    </w:p>
    <w:p w:rsidR="00000000" w:rsidDel="00000000" w:rsidP="00000000" w:rsidRDefault="00000000" w:rsidRPr="00000000" w14:paraId="00000659">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To the extent that they are material to this suit, the terms and conditions of the said agreement included, but were not limited to the following:-</w:t>
      </w:r>
    </w:p>
    <w:p w:rsidR="00000000" w:rsidDel="00000000" w:rsidP="00000000" w:rsidRDefault="00000000" w:rsidRPr="00000000" w14:paraId="0000065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5B">
      <w:pPr>
        <w:pageBreakBefore w:val="0"/>
        <w:numPr>
          <w:ilvl w:val="0"/>
          <w:numId w:val="21"/>
        </w:numPr>
        <w:spacing w:line="360" w:lineRule="auto"/>
        <w:ind w:left="360" w:hanging="360"/>
        <w:jc w:val="both"/>
        <w:rPr>
          <w:vertAlign w:val="baseline"/>
        </w:rPr>
      </w:pPr>
      <w:r w:rsidDel="00000000" w:rsidR="00000000" w:rsidRPr="00000000">
        <w:rPr>
          <w:vertAlign w:val="baseline"/>
          <w:rtl w:val="0"/>
        </w:rPr>
        <w:t xml:space="preserve">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 would place an order for the said goods to the Plaintiff. </w:t>
      </w:r>
    </w:p>
    <w:p w:rsidR="00000000" w:rsidDel="00000000" w:rsidP="00000000" w:rsidRDefault="00000000" w:rsidRPr="00000000" w14:paraId="0000065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5D">
      <w:pPr>
        <w:pageBreakBefore w:val="0"/>
        <w:numPr>
          <w:ilvl w:val="0"/>
          <w:numId w:val="21"/>
        </w:numPr>
        <w:spacing w:line="360" w:lineRule="auto"/>
        <w:ind w:left="360" w:hanging="360"/>
        <w:jc w:val="both"/>
        <w:rPr>
          <w:vertAlign w:val="baseline"/>
        </w:rPr>
      </w:pPr>
      <w:r w:rsidDel="00000000" w:rsidR="00000000" w:rsidRPr="00000000">
        <w:rPr>
          <w:vertAlign w:val="baseline"/>
          <w:rtl w:val="0"/>
        </w:rPr>
        <w:t xml:space="preserve">Upon receiving an order, the Plaintiff would then prepare a delivery note and dispatch the same, together with the goods ordered.</w:t>
      </w:r>
    </w:p>
    <w:p w:rsidR="00000000" w:rsidDel="00000000" w:rsidP="00000000" w:rsidRDefault="00000000" w:rsidRPr="00000000" w14:paraId="0000065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5F">
      <w:pPr>
        <w:pageBreakBefore w:val="0"/>
        <w:numPr>
          <w:ilvl w:val="0"/>
          <w:numId w:val="21"/>
        </w:numPr>
        <w:spacing w:line="360" w:lineRule="auto"/>
        <w:ind w:left="360" w:hanging="360"/>
        <w:jc w:val="both"/>
        <w:rPr>
          <w:vertAlign w:val="baseline"/>
        </w:rPr>
      </w:pPr>
      <w:r w:rsidDel="00000000" w:rsidR="00000000" w:rsidRPr="00000000">
        <w:rPr>
          <w:vertAlign w:val="baseline"/>
          <w:rtl w:val="0"/>
        </w:rPr>
        <w:t xml:space="preserve">The price of the said goods was fixed. </w:t>
      </w:r>
    </w:p>
    <w:p w:rsidR="00000000" w:rsidDel="00000000" w:rsidP="00000000" w:rsidRDefault="00000000" w:rsidRPr="00000000" w14:paraId="0000066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1">
      <w:pPr>
        <w:pageBreakBefore w:val="0"/>
        <w:numPr>
          <w:ilvl w:val="0"/>
          <w:numId w:val="21"/>
        </w:numPr>
        <w:spacing w:line="360" w:lineRule="auto"/>
        <w:ind w:left="360" w:hanging="360"/>
        <w:jc w:val="both"/>
        <w:rPr>
          <w:vertAlign w:val="baseline"/>
        </w:rPr>
      </w:pPr>
      <w:r w:rsidDel="00000000" w:rsidR="00000000" w:rsidRPr="00000000">
        <w:rPr>
          <w:vertAlign w:val="baseline"/>
          <w:rtl w:val="0"/>
        </w:rPr>
        <w:t xml:space="preserve">Payment of the said goods was effected by credit notes or cash issued by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 in favour of the Plaintiff.</w:t>
      </w:r>
    </w:p>
    <w:p w:rsidR="00000000" w:rsidDel="00000000" w:rsidP="00000000" w:rsidRDefault="00000000" w:rsidRPr="00000000" w14:paraId="0000066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3">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The Plaintiff and both the Defendants herein, commenced and continued trading in accordance with the terms of the said agreement.</w:t>
      </w:r>
    </w:p>
    <w:p w:rsidR="00000000" w:rsidDel="00000000" w:rsidP="00000000" w:rsidRDefault="00000000" w:rsidRPr="00000000" w14:paraId="0000066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5">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The said project was subsequently completed. Supply and delivery of the said goods was made in time and in good faith with the expectation that the 1</w:t>
      </w:r>
      <w:r w:rsidDel="00000000" w:rsidR="00000000" w:rsidRPr="00000000">
        <w:rPr>
          <w:vertAlign w:val="superscript"/>
          <w:rtl w:val="0"/>
        </w:rPr>
        <w:t xml:space="preserve">st</w:t>
      </w:r>
      <w:r w:rsidDel="00000000" w:rsidR="00000000" w:rsidRPr="00000000">
        <w:rPr>
          <w:vertAlign w:val="baseline"/>
          <w:rtl w:val="0"/>
        </w:rPr>
        <w:t xml:space="preserve"> and/or 2</w:t>
      </w:r>
      <w:r w:rsidDel="00000000" w:rsidR="00000000" w:rsidRPr="00000000">
        <w:rPr>
          <w:vertAlign w:val="superscript"/>
          <w:rtl w:val="0"/>
        </w:rPr>
        <w:t xml:space="preserve">nd</w:t>
      </w:r>
      <w:r w:rsidDel="00000000" w:rsidR="00000000" w:rsidRPr="00000000">
        <w:rPr>
          <w:vertAlign w:val="baseline"/>
          <w:rtl w:val="0"/>
        </w:rPr>
        <w:t xml:space="preserve"> Defendant would make payment without any delay once the said project was completed. </w:t>
      </w:r>
    </w:p>
    <w:p w:rsidR="00000000" w:rsidDel="00000000" w:rsidP="00000000" w:rsidRDefault="00000000" w:rsidRPr="00000000" w14:paraId="00000666">
      <w:pPr>
        <w:pageBreakBefore w:val="0"/>
        <w:spacing w:line="360" w:lineRule="auto"/>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667">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In flagrant breach to the terms of the said agreement,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Defendants have neglected and/or refused to make good their part of the said agreement and this despite the Plaintiff forwarding invoices, statement of accounts and a letter dated 21</w:t>
      </w:r>
      <w:r w:rsidDel="00000000" w:rsidR="00000000" w:rsidRPr="00000000">
        <w:rPr>
          <w:vertAlign w:val="superscript"/>
          <w:rtl w:val="0"/>
        </w:rPr>
        <w:t xml:space="preserve">st</w:t>
      </w:r>
      <w:r w:rsidDel="00000000" w:rsidR="00000000" w:rsidRPr="00000000">
        <w:rPr>
          <w:vertAlign w:val="baseline"/>
          <w:rtl w:val="0"/>
        </w:rPr>
        <w:t xml:space="preserve"> April, 1999 to the 1</w:t>
      </w:r>
      <w:r w:rsidDel="00000000" w:rsidR="00000000" w:rsidRPr="00000000">
        <w:rPr>
          <w:vertAlign w:val="superscript"/>
          <w:rtl w:val="0"/>
        </w:rPr>
        <w:t xml:space="preserve">st</w:t>
      </w:r>
      <w:r w:rsidDel="00000000" w:rsidR="00000000" w:rsidRPr="00000000">
        <w:rPr>
          <w:vertAlign w:val="baseline"/>
          <w:rtl w:val="0"/>
        </w:rPr>
        <w:t xml:space="preserve"> Defendant indicating the outstanding amount on April 1999 as KShs.289,796.30. To date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Defendants have failed to settle the said amount with the result that the same remains due and owing to the Plaintiff.</w:t>
      </w:r>
    </w:p>
    <w:p w:rsidR="00000000" w:rsidDel="00000000" w:rsidP="00000000" w:rsidRDefault="00000000" w:rsidRPr="00000000" w14:paraId="0000066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9">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Accordingly, the Plaintiff’s claim against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Defendants is for the sum of Kshs.289,796.30 together with interest thereon at the rate of 3% per month from 30</w:t>
      </w:r>
      <w:r w:rsidDel="00000000" w:rsidR="00000000" w:rsidRPr="00000000">
        <w:rPr>
          <w:vertAlign w:val="superscript"/>
          <w:rtl w:val="0"/>
        </w:rPr>
        <w:t xml:space="preserve">th</w:t>
      </w:r>
      <w:r w:rsidDel="00000000" w:rsidR="00000000" w:rsidRPr="00000000">
        <w:rPr>
          <w:vertAlign w:val="baseline"/>
          <w:rtl w:val="0"/>
        </w:rPr>
        <w:t xml:space="preserve"> June, 2000 until payment in full.</w:t>
      </w:r>
    </w:p>
    <w:p w:rsidR="00000000" w:rsidDel="00000000" w:rsidP="00000000" w:rsidRDefault="00000000" w:rsidRPr="00000000" w14:paraId="0000066A">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B">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Notwithstanding the demand notice dated 29</w:t>
      </w:r>
      <w:r w:rsidDel="00000000" w:rsidR="00000000" w:rsidRPr="00000000">
        <w:rPr>
          <w:vertAlign w:val="superscript"/>
          <w:rtl w:val="0"/>
        </w:rPr>
        <w:t xml:space="preserve">th</w:t>
      </w:r>
      <w:r w:rsidDel="00000000" w:rsidR="00000000" w:rsidRPr="00000000">
        <w:rPr>
          <w:vertAlign w:val="baseline"/>
          <w:rtl w:val="0"/>
        </w:rPr>
        <w:t xml:space="preserve"> September, 1999 having been forwarded to the 1</w:t>
      </w:r>
      <w:r w:rsidDel="00000000" w:rsidR="00000000" w:rsidRPr="00000000">
        <w:rPr>
          <w:vertAlign w:val="superscript"/>
          <w:rtl w:val="0"/>
        </w:rPr>
        <w:t xml:space="preserve">st</w:t>
      </w:r>
      <w:r w:rsidDel="00000000" w:rsidR="00000000" w:rsidRPr="00000000">
        <w:rPr>
          <w:vertAlign w:val="baseline"/>
          <w:rtl w:val="0"/>
        </w:rPr>
        <w:t xml:space="preserve"> Defendant and notice of intention to sue having been given,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Defendants have neglected, refused and/or otherwise failed to settle the amount due or any part thereof.</w:t>
      </w:r>
    </w:p>
    <w:p w:rsidR="00000000" w:rsidDel="00000000" w:rsidP="00000000" w:rsidRDefault="00000000" w:rsidRPr="00000000" w14:paraId="0000066C">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D">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This cause of action arose in Nairobi within the jurisdiction of this Honourable Court.</w:t>
      </w:r>
    </w:p>
    <w:p w:rsidR="00000000" w:rsidDel="00000000" w:rsidP="00000000" w:rsidRDefault="00000000" w:rsidRPr="00000000" w14:paraId="0000066E">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6F">
      <w:pPr>
        <w:pageBreakBefore w:val="0"/>
        <w:numPr>
          <w:ilvl w:val="0"/>
          <w:numId w:val="31"/>
        </w:numPr>
        <w:spacing w:line="360" w:lineRule="auto"/>
        <w:ind w:left="360" w:hanging="360"/>
        <w:jc w:val="both"/>
        <w:rPr>
          <w:vertAlign w:val="baseline"/>
        </w:rPr>
      </w:pPr>
      <w:r w:rsidDel="00000000" w:rsidR="00000000" w:rsidRPr="00000000">
        <w:rPr>
          <w:vertAlign w:val="baseline"/>
          <w:rtl w:val="0"/>
        </w:rPr>
        <w:t xml:space="preserve">There is no suit pending and there have been no previous proceedings in any Court between the Plaintiff and the Defendants in relation to the above-mentioned matter within the jurisdiction of this Honourable Court.</w:t>
      </w:r>
    </w:p>
    <w:p w:rsidR="00000000" w:rsidDel="00000000" w:rsidP="00000000" w:rsidRDefault="00000000" w:rsidRPr="00000000" w14:paraId="0000067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71">
      <w:pPr>
        <w:pageBreakBefore w:val="0"/>
        <w:spacing w:line="360" w:lineRule="auto"/>
        <w:jc w:val="both"/>
        <w:rPr>
          <w:vertAlign w:val="baseline"/>
        </w:rPr>
      </w:pPr>
      <w:r w:rsidDel="00000000" w:rsidR="00000000" w:rsidRPr="00000000">
        <w:rPr>
          <w:b w:val="1"/>
          <w:u w:val="single"/>
          <w:vertAlign w:val="baseline"/>
          <w:rtl w:val="0"/>
        </w:rPr>
        <w:t xml:space="preserve">REASONS WHEREFORE</w:t>
      </w:r>
      <w:r w:rsidDel="00000000" w:rsidR="00000000" w:rsidRPr="00000000">
        <w:rPr>
          <w:b w:val="1"/>
          <w:vertAlign w:val="baseline"/>
          <w:rtl w:val="0"/>
        </w:rPr>
        <w:t xml:space="preserve"> </w:t>
      </w:r>
      <w:r w:rsidDel="00000000" w:rsidR="00000000" w:rsidRPr="00000000">
        <w:rPr>
          <w:vertAlign w:val="baseline"/>
          <w:rtl w:val="0"/>
        </w:rPr>
        <w:t xml:space="preserve">the Plaintiff prays that judgement be entered against the 1</w:t>
      </w:r>
      <w:r w:rsidDel="00000000" w:rsidR="00000000" w:rsidRPr="00000000">
        <w:rPr>
          <w:vertAlign w:val="superscript"/>
          <w:rtl w:val="0"/>
        </w:rPr>
        <w:t xml:space="preserve">st</w:t>
      </w:r>
      <w:r w:rsidDel="00000000" w:rsidR="00000000" w:rsidRPr="00000000">
        <w:rPr>
          <w:vertAlign w:val="baseline"/>
          <w:rtl w:val="0"/>
        </w:rPr>
        <w:t xml:space="preserve"> and 2</w:t>
      </w:r>
      <w:r w:rsidDel="00000000" w:rsidR="00000000" w:rsidRPr="00000000">
        <w:rPr>
          <w:vertAlign w:val="superscript"/>
          <w:rtl w:val="0"/>
        </w:rPr>
        <w:t xml:space="preserve">nd</w:t>
      </w:r>
      <w:r w:rsidDel="00000000" w:rsidR="00000000" w:rsidRPr="00000000">
        <w:rPr>
          <w:vertAlign w:val="baseline"/>
          <w:rtl w:val="0"/>
        </w:rPr>
        <w:t xml:space="preserve"> Defendant jointly and severally for: -</w:t>
      </w:r>
    </w:p>
    <w:p w:rsidR="00000000" w:rsidDel="00000000" w:rsidP="00000000" w:rsidRDefault="00000000" w:rsidRPr="00000000" w14:paraId="00000672">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73">
      <w:pPr>
        <w:pageBreakBefore w:val="0"/>
        <w:numPr>
          <w:ilvl w:val="0"/>
          <w:numId w:val="22"/>
        </w:numPr>
        <w:spacing w:line="360" w:lineRule="auto"/>
        <w:ind w:left="360" w:hanging="360"/>
        <w:jc w:val="both"/>
        <w:rPr>
          <w:vertAlign w:val="baseline"/>
        </w:rPr>
      </w:pPr>
      <w:bookmarkStart w:colFirst="0" w:colLast="0" w:name="_heading=h.26in1rg" w:id="12"/>
      <w:bookmarkEnd w:id="12"/>
      <w:r w:rsidDel="00000000" w:rsidR="00000000" w:rsidRPr="00000000">
        <w:rPr>
          <w:vertAlign w:val="baseline"/>
          <w:rtl w:val="0"/>
        </w:rPr>
        <w:t xml:space="preserve">The principal sum of Kshs.289,796.30 set out in paragraph 11 hereinabove together with interest thereon at the rate 3% per month, from 30</w:t>
      </w:r>
      <w:r w:rsidDel="00000000" w:rsidR="00000000" w:rsidRPr="00000000">
        <w:rPr>
          <w:vertAlign w:val="superscript"/>
          <w:rtl w:val="0"/>
        </w:rPr>
        <w:t xml:space="preserve">th</w:t>
      </w:r>
      <w:r w:rsidDel="00000000" w:rsidR="00000000" w:rsidRPr="00000000">
        <w:rPr>
          <w:vertAlign w:val="baseline"/>
          <w:rtl w:val="0"/>
        </w:rPr>
        <w:t xml:space="preserve"> June, 2000 till payment in full to date plus costs.</w:t>
      </w:r>
    </w:p>
    <w:p w:rsidR="00000000" w:rsidDel="00000000" w:rsidP="00000000" w:rsidRDefault="00000000" w:rsidRPr="00000000" w14:paraId="00000674">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75">
      <w:pPr>
        <w:pageBreakBefore w:val="0"/>
        <w:numPr>
          <w:ilvl w:val="0"/>
          <w:numId w:val="22"/>
        </w:numPr>
        <w:spacing w:line="360" w:lineRule="auto"/>
        <w:ind w:left="360" w:hanging="360"/>
        <w:jc w:val="both"/>
        <w:rPr>
          <w:vertAlign w:val="baseline"/>
        </w:rPr>
      </w:pPr>
      <w:r w:rsidDel="00000000" w:rsidR="00000000" w:rsidRPr="00000000">
        <w:rPr>
          <w:vertAlign w:val="baseline"/>
          <w:rtl w:val="0"/>
        </w:rPr>
        <w:t xml:space="preserve">Costs of this suit together with interest thereon at such rate and for such period as this Honourable Court may deem fit to order.</w:t>
      </w:r>
    </w:p>
    <w:p w:rsidR="00000000" w:rsidDel="00000000" w:rsidP="00000000" w:rsidRDefault="00000000" w:rsidRPr="00000000" w14:paraId="00000676">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77">
      <w:pPr>
        <w:pageBreakBefore w:val="0"/>
        <w:numPr>
          <w:ilvl w:val="0"/>
          <w:numId w:val="22"/>
        </w:numPr>
        <w:spacing w:line="360" w:lineRule="auto"/>
        <w:ind w:left="360" w:hanging="360"/>
        <w:jc w:val="both"/>
        <w:rPr>
          <w:vertAlign w:val="baseline"/>
        </w:rPr>
      </w:pPr>
      <w:r w:rsidDel="00000000" w:rsidR="00000000" w:rsidRPr="00000000">
        <w:rPr>
          <w:vertAlign w:val="baseline"/>
          <w:rtl w:val="0"/>
        </w:rPr>
        <w:t xml:space="preserve">Any other just and equitable relief as this Honourable Court may deem appropriate.</w:t>
      </w:r>
    </w:p>
    <w:p w:rsidR="00000000" w:rsidDel="00000000" w:rsidP="00000000" w:rsidRDefault="00000000" w:rsidRPr="00000000" w14:paraId="00000678">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679">
      <w:pPr>
        <w:pageBreakBefore w:val="0"/>
        <w:spacing w:line="360" w:lineRule="auto"/>
        <w:jc w:val="both"/>
        <w:rPr>
          <w:vertAlign w:val="baseline"/>
        </w:rPr>
      </w:pPr>
      <w:r w:rsidDel="00000000" w:rsidR="00000000" w:rsidRPr="00000000">
        <w:rPr>
          <w:b w:val="1"/>
          <w:u w:val="single"/>
          <w:vertAlign w:val="baseline"/>
          <w:rtl w:val="0"/>
        </w:rPr>
        <w:t xml:space="preserve">DATED</w:t>
      </w:r>
      <w:r w:rsidDel="00000000" w:rsidR="00000000" w:rsidRPr="00000000">
        <w:rPr>
          <w:u w:val="single"/>
          <w:vertAlign w:val="baseline"/>
          <w:rtl w:val="0"/>
        </w:rPr>
        <w:t xml:space="preserve"> </w:t>
      </w:r>
      <w:r w:rsidDel="00000000" w:rsidR="00000000" w:rsidRPr="00000000">
        <w:rPr>
          <w:vertAlign w:val="baseline"/>
          <w:rtl w:val="0"/>
        </w:rPr>
        <w:t xml:space="preserve">at Nairobi this                    day of                                            2000. </w:t>
      </w:r>
    </w:p>
    <w:p w:rsidR="00000000" w:rsidDel="00000000" w:rsidP="00000000" w:rsidRDefault="00000000" w:rsidRPr="00000000" w14:paraId="0000067A">
      <w:pPr>
        <w:pageBreakBefore w:val="0"/>
        <w:spacing w:line="360" w:lineRule="auto"/>
        <w:jc w:val="right"/>
        <w:rPr>
          <w:vertAlign w:val="baseline"/>
        </w:rPr>
      </w:pPr>
      <w:r w:rsidDel="00000000" w:rsidR="00000000" w:rsidRPr="00000000">
        <w:rPr>
          <w:rtl w:val="0"/>
        </w:rPr>
      </w:r>
    </w:p>
    <w:p w:rsidR="00000000" w:rsidDel="00000000" w:rsidP="00000000" w:rsidRDefault="00000000" w:rsidRPr="00000000" w14:paraId="0000067B">
      <w:pPr>
        <w:pStyle w:val="Heading2"/>
        <w:pageBreakBefore w:val="0"/>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67C">
      <w:pPr>
        <w:pStyle w:val="Heading2"/>
        <w:pageBreakBefore w:val="0"/>
        <w:rPr>
          <w:rFonts w:ascii="Sorts Mill Goudy" w:cs="Sorts Mill Goudy" w:eastAsia="Sorts Mill Goudy" w:hAnsi="Sorts Mill Goudy"/>
          <w:b w:val="0"/>
          <w:vertAlign w:val="baseline"/>
        </w:rPr>
      </w:pPr>
      <w:r w:rsidDel="00000000" w:rsidR="00000000" w:rsidRPr="00000000">
        <w:rPr>
          <w:rtl w:val="0"/>
        </w:rPr>
      </w:r>
    </w:p>
    <w:p w:rsidR="00000000" w:rsidDel="00000000" w:rsidP="00000000" w:rsidRDefault="00000000" w:rsidRPr="00000000" w14:paraId="0000067D">
      <w:pPr>
        <w:pStyle w:val="Heading2"/>
        <w:pageBreakBefore w:val="0"/>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0"/>
          <w:vertAlign w:val="baseline"/>
          <w:rtl w:val="0"/>
        </w:rPr>
        <w:t xml:space="preserve">****** &amp; COMPANY</w:t>
      </w:r>
    </w:p>
    <w:p w:rsidR="00000000" w:rsidDel="00000000" w:rsidP="00000000" w:rsidRDefault="00000000" w:rsidRPr="00000000" w14:paraId="0000067E">
      <w:pPr>
        <w:pStyle w:val="Heading4"/>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0"/>
          <w:i w:val="1"/>
          <w:vertAlign w:val="baseline"/>
          <w:rtl w:val="0"/>
        </w:rPr>
        <w:t xml:space="preserve">ADVOCATES FOR THE PLAINTIFF</w:t>
      </w:r>
      <w:r w:rsidDel="00000000" w:rsidR="00000000" w:rsidRPr="00000000">
        <w:rPr>
          <w:rtl w:val="0"/>
        </w:rPr>
      </w:r>
    </w:p>
    <w:p w:rsidR="00000000" w:rsidDel="00000000" w:rsidP="00000000" w:rsidRDefault="00000000" w:rsidRPr="00000000" w14:paraId="0000067F">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80">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81">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82">
      <w:pPr>
        <w:pageBreakBefore w:val="0"/>
        <w:jc w:val="both"/>
        <w:rPr>
          <w:b w:val="0"/>
          <w:u w:val="single"/>
          <w:vertAlign w:val="baseline"/>
        </w:rPr>
      </w:pPr>
      <w:r w:rsidDel="00000000" w:rsidR="00000000" w:rsidRPr="00000000">
        <w:rPr>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683">
      <w:pPr>
        <w:pageBreakBefore w:val="0"/>
        <w:jc w:val="both"/>
        <w:rPr>
          <w:vertAlign w:val="baseline"/>
        </w:rPr>
      </w:pPr>
      <w:r w:rsidDel="00000000" w:rsidR="00000000" w:rsidRPr="00000000">
        <w:rPr>
          <w:rtl w:val="0"/>
        </w:rPr>
      </w:r>
    </w:p>
    <w:p w:rsidR="00000000" w:rsidDel="00000000" w:rsidP="00000000" w:rsidRDefault="00000000" w:rsidRPr="00000000" w14:paraId="00000684">
      <w:pPr>
        <w:pageBreakBefore w:val="0"/>
        <w:jc w:val="both"/>
        <w:rPr>
          <w:vertAlign w:val="baseline"/>
        </w:rPr>
      </w:pPr>
      <w:r w:rsidDel="00000000" w:rsidR="00000000" w:rsidRPr="00000000">
        <w:rPr>
          <w:vertAlign w:val="baseline"/>
          <w:rtl w:val="0"/>
        </w:rPr>
        <w:t xml:space="preserve">****** &amp; Company, </w:t>
      </w:r>
    </w:p>
    <w:p w:rsidR="00000000" w:rsidDel="00000000" w:rsidP="00000000" w:rsidRDefault="00000000" w:rsidRPr="00000000" w14:paraId="00000685">
      <w:pPr>
        <w:pageBreakBefore w:val="0"/>
        <w:jc w:val="both"/>
        <w:rPr>
          <w:vertAlign w:val="baseline"/>
        </w:rPr>
      </w:pPr>
      <w:r w:rsidDel="00000000" w:rsidR="00000000" w:rsidRPr="00000000">
        <w:rPr>
          <w:vertAlign w:val="baseline"/>
          <w:rtl w:val="0"/>
        </w:rPr>
        <w:t xml:space="preserve">Advocates,</w:t>
      </w:r>
    </w:p>
    <w:p w:rsidR="00000000" w:rsidDel="00000000" w:rsidP="00000000" w:rsidRDefault="00000000" w:rsidRPr="00000000" w14:paraId="00000686">
      <w:pPr>
        <w:pageBreakBefore w:val="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687">
      <w:pPr>
        <w:pageBreakBefore w:val="0"/>
        <w:jc w:val="both"/>
        <w:rPr>
          <w:vertAlign w:val="baseline"/>
        </w:rPr>
      </w:pPr>
      <w:r w:rsidDel="00000000" w:rsidR="00000000" w:rsidRPr="00000000">
        <w:rPr>
          <w:vertAlign w:val="baseline"/>
          <w:rtl w:val="0"/>
        </w:rPr>
        <w:t xml:space="preserve">Arboretum Drive,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P. O. Box ******,</w:t>
        <w:tab/>
        <w:tab/>
      </w:r>
    </w:p>
    <w:p w:rsidR="00000000" w:rsidDel="00000000" w:rsidP="00000000" w:rsidRDefault="00000000" w:rsidRPr="00000000" w14:paraId="00000689">
      <w:pPr>
        <w:pStyle w:val="Heading3"/>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NAIROBI.</w:t>
      </w:r>
      <w:r w:rsidDel="00000000" w:rsidR="00000000" w:rsidRPr="00000000">
        <w:rPr>
          <w:rtl w:val="0"/>
        </w:rPr>
      </w:r>
    </w:p>
    <w:p w:rsidR="00000000" w:rsidDel="00000000" w:rsidP="00000000" w:rsidRDefault="00000000" w:rsidRPr="00000000" w14:paraId="0000068A">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8B">
      <w:pPr>
        <w:pageBreakBefore w:val="0"/>
        <w:jc w:val="both"/>
        <w:rPr>
          <w:b w:val="0"/>
          <w:u w:val="single"/>
          <w:vertAlign w:val="baseline"/>
        </w:rPr>
      </w:pPr>
      <w:r w:rsidDel="00000000" w:rsidR="00000000" w:rsidRPr="00000000">
        <w:rPr>
          <w:rtl w:val="0"/>
        </w:rPr>
      </w:r>
    </w:p>
    <w:p w:rsidR="00000000" w:rsidDel="00000000" w:rsidP="00000000" w:rsidRDefault="00000000" w:rsidRPr="00000000" w14:paraId="0000068C">
      <w:pPr>
        <w:pageBreakBefore w:val="0"/>
        <w:jc w:val="both"/>
        <w:rPr>
          <w:b w:val="0"/>
          <w:u w:val="single"/>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68D">
      <w:pPr>
        <w:pageBreakBefore w:val="0"/>
        <w:jc w:val="both"/>
        <w:rPr>
          <w:vertAlign w:val="baseline"/>
        </w:rPr>
      </w:pPr>
      <w:r w:rsidDel="00000000" w:rsidR="00000000" w:rsidRPr="00000000">
        <w:rPr>
          <w:rtl w:val="0"/>
        </w:rPr>
      </w:r>
    </w:p>
    <w:p w:rsidR="00000000" w:rsidDel="00000000" w:rsidP="00000000" w:rsidRDefault="00000000" w:rsidRPr="00000000" w14:paraId="0000068E">
      <w:pPr>
        <w:pageBreakBefore w:val="0"/>
        <w:jc w:val="both"/>
        <w:rPr>
          <w:vertAlign w:val="baseline"/>
        </w:rPr>
      </w:pPr>
      <w:r w:rsidDel="00000000" w:rsidR="00000000" w:rsidRPr="00000000">
        <w:rPr>
          <w:vertAlign w:val="baseline"/>
          <w:rtl w:val="0"/>
        </w:rPr>
        <w:t xml:space="preserve">(Through the Plaintiff's Advocates Office) </w:t>
      </w:r>
    </w:p>
    <w:p w:rsidR="00000000" w:rsidDel="00000000" w:rsidP="00000000" w:rsidRDefault="00000000" w:rsidRPr="00000000" w14:paraId="0000068F">
      <w:pPr>
        <w:pageBreakBefore w:val="0"/>
        <w:jc w:val="both"/>
        <w:rPr>
          <w:vertAlign w:val="baseline"/>
        </w:rPr>
      </w:pPr>
      <w:r w:rsidDel="00000000" w:rsidR="00000000" w:rsidRPr="00000000">
        <w:rPr>
          <w:rtl w:val="0"/>
        </w:rPr>
      </w:r>
    </w:p>
    <w:p w:rsidR="00000000" w:rsidDel="00000000" w:rsidP="00000000" w:rsidRDefault="00000000" w:rsidRPr="00000000" w14:paraId="00000690">
      <w:pPr>
        <w:pStyle w:val="Heading3"/>
        <w:keepLines w:val="0"/>
        <w:pageBreakBefore w:val="0"/>
        <w:numPr>
          <w:ilvl w:val="0"/>
          <w:numId w:val="26"/>
        </w:numPr>
        <w:spacing w:before="0" w:lineRule="auto"/>
        <w:ind w:left="360" w:hanging="360"/>
        <w:jc w:val="both"/>
        <w:rPr>
          <w:rFonts w:ascii="Sorts Mill Goudy" w:cs="Sorts Mill Goudy" w:eastAsia="Sorts Mill Goudy" w:hAnsi="Sorts Mill Goudy"/>
          <w:b w:val="0"/>
          <w:vertAlign w:val="baseline"/>
        </w:rPr>
      </w:pPr>
      <w:r w:rsidDel="00000000" w:rsidR="00000000" w:rsidRPr="00000000">
        <w:rPr>
          <w:rFonts w:ascii="Sorts Mill Goudy" w:cs="Sorts Mill Goudy" w:eastAsia="Sorts Mill Goudy" w:hAnsi="Sorts Mill Goudy"/>
          <w:b w:val="0"/>
          <w:vertAlign w:val="baseline"/>
          <w:rtl w:val="0"/>
        </w:rPr>
        <w:t xml:space="preserve">The Ministry of Health,</w:t>
      </w:r>
    </w:p>
    <w:p w:rsidR="00000000" w:rsidDel="00000000" w:rsidP="00000000" w:rsidRDefault="00000000" w:rsidRPr="00000000" w14:paraId="00000691">
      <w:pPr>
        <w:pageBreakBefore w:val="0"/>
        <w:ind w:left="360"/>
        <w:rPr>
          <w:vertAlign w:val="baseline"/>
        </w:rPr>
      </w:pPr>
      <w:r w:rsidDel="00000000" w:rsidR="00000000" w:rsidRPr="00000000">
        <w:rPr>
          <w:vertAlign w:val="baseline"/>
          <w:rtl w:val="0"/>
        </w:rPr>
        <w:t xml:space="preserve">Afya House,</w:t>
      </w:r>
    </w:p>
    <w:p w:rsidR="00000000" w:rsidDel="00000000" w:rsidP="00000000" w:rsidRDefault="00000000" w:rsidRPr="00000000" w14:paraId="00000692">
      <w:pPr>
        <w:pageBreakBefore w:val="0"/>
        <w:ind w:left="360"/>
        <w:rPr>
          <w:vertAlign w:val="baseline"/>
        </w:rPr>
      </w:pPr>
      <w:r w:rsidDel="00000000" w:rsidR="00000000" w:rsidRPr="00000000">
        <w:rPr>
          <w:vertAlign w:val="baseline"/>
          <w:rtl w:val="0"/>
        </w:rPr>
        <w:t xml:space="preserve">Cathedral Road,</w:t>
      </w:r>
    </w:p>
    <w:p w:rsidR="00000000" w:rsidDel="00000000" w:rsidP="00000000" w:rsidRDefault="00000000" w:rsidRPr="00000000" w14:paraId="00000693">
      <w:pPr>
        <w:pageBreakBefore w:val="0"/>
        <w:ind w:left="360"/>
        <w:rPr>
          <w:vertAlign w:val="baseline"/>
        </w:rPr>
      </w:pPr>
      <w:r w:rsidDel="00000000" w:rsidR="00000000" w:rsidRPr="00000000">
        <w:rPr>
          <w:vertAlign w:val="baseline"/>
          <w:rtl w:val="0"/>
        </w:rPr>
        <w:t xml:space="preserve">P. O. Box 30016,</w:t>
      </w:r>
    </w:p>
    <w:p w:rsidR="00000000" w:rsidDel="00000000" w:rsidP="00000000" w:rsidRDefault="00000000" w:rsidRPr="00000000" w14:paraId="00000694">
      <w:pPr>
        <w:pageBreakBefore w:val="0"/>
        <w:ind w:left="360"/>
        <w:rPr>
          <w:vertAlign w:val="baseline"/>
        </w:rPr>
      </w:pPr>
      <w:r w:rsidDel="00000000" w:rsidR="00000000" w:rsidRPr="00000000">
        <w:rPr>
          <w:b w:val="1"/>
          <w:u w:val="single"/>
          <w:vertAlign w:val="baseline"/>
          <w:rtl w:val="0"/>
        </w:rPr>
        <w:t xml:space="preserve">NAIROBI</w:t>
      </w:r>
      <w:r w:rsidDel="00000000" w:rsidR="00000000" w:rsidRPr="00000000">
        <w:rPr>
          <w:vertAlign w:val="baseline"/>
          <w:rtl w:val="0"/>
        </w:rPr>
        <w:t xml:space="preserve">.</w:t>
      </w:r>
    </w:p>
    <w:p w:rsidR="00000000" w:rsidDel="00000000" w:rsidP="00000000" w:rsidRDefault="00000000" w:rsidRPr="00000000" w14:paraId="00000695">
      <w:pPr>
        <w:pageBreakBefore w:val="0"/>
        <w:jc w:val="both"/>
        <w:rPr>
          <w:b w:val="0"/>
          <w:vertAlign w:val="baseline"/>
        </w:rPr>
      </w:pPr>
      <w:r w:rsidDel="00000000" w:rsidR="00000000" w:rsidRPr="00000000">
        <w:rPr>
          <w:rtl w:val="0"/>
        </w:rPr>
      </w:r>
    </w:p>
    <w:p w:rsidR="00000000" w:rsidDel="00000000" w:rsidP="00000000" w:rsidRDefault="00000000" w:rsidRPr="00000000" w14:paraId="00000696">
      <w:pPr>
        <w:pageBreakBefore w:val="0"/>
        <w:jc w:val="both"/>
        <w:rPr>
          <w:vertAlign w:val="baseline"/>
        </w:rPr>
      </w:pPr>
      <w:r w:rsidDel="00000000" w:rsidR="00000000" w:rsidRPr="00000000">
        <w:rPr>
          <w:vertAlign w:val="baseline"/>
          <w:rtl w:val="0"/>
        </w:rPr>
        <w:t xml:space="preserve">2. Hon.Justice (Rtd) ******,</w:t>
      </w:r>
    </w:p>
    <w:p w:rsidR="00000000" w:rsidDel="00000000" w:rsidP="00000000" w:rsidRDefault="00000000" w:rsidRPr="00000000" w14:paraId="00000697">
      <w:pPr>
        <w:pageBreakBefore w:val="0"/>
        <w:jc w:val="both"/>
        <w:rPr>
          <w:b w:val="0"/>
          <w:vertAlign w:val="baseline"/>
        </w:rPr>
      </w:pPr>
      <w:r w:rsidDel="00000000" w:rsidR="00000000" w:rsidRPr="00000000">
        <w:rPr>
          <w:vertAlign w:val="baseline"/>
          <w:rtl w:val="0"/>
        </w:rPr>
        <w:t xml:space="preserve">    P.O. Box cccccc,</w:t>
      </w:r>
      <w:r w:rsidDel="00000000" w:rsidR="00000000" w:rsidRPr="00000000">
        <w:rPr>
          <w:rtl w:val="0"/>
        </w:rPr>
      </w:r>
    </w:p>
    <w:p w:rsidR="00000000" w:rsidDel="00000000" w:rsidP="00000000" w:rsidRDefault="00000000" w:rsidRPr="00000000" w14:paraId="00000698">
      <w:pPr>
        <w:pStyle w:val="Heading3"/>
        <w:pageBreakBefore w:val="0"/>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b w:val="1"/>
          <w:vertAlign w:val="baseline"/>
          <w:rtl w:val="0"/>
        </w:rPr>
        <w:t xml:space="preserve">    NAIROBI.</w:t>
      </w:r>
      <w:r w:rsidDel="00000000" w:rsidR="00000000" w:rsidRPr="00000000">
        <w:rPr>
          <w:rtl w:val="0"/>
        </w:rPr>
      </w:r>
    </w:p>
    <w:p w:rsidR="00000000" w:rsidDel="00000000" w:rsidP="00000000" w:rsidRDefault="00000000" w:rsidRPr="00000000" w14:paraId="00000699">
      <w:pPr>
        <w:pageBreakBefore w:val="0"/>
        <w:rPr>
          <w:vertAlign w:val="baseline"/>
        </w:rPr>
      </w:pPr>
      <w:r w:rsidDel="00000000" w:rsidR="00000000" w:rsidRPr="00000000">
        <w:rPr>
          <w:rtl w:val="0"/>
        </w:rPr>
      </w:r>
    </w:p>
    <w:p w:rsidR="00000000" w:rsidDel="00000000" w:rsidP="00000000" w:rsidRDefault="00000000" w:rsidRPr="00000000" w14:paraId="0000069A">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9B">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9C">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9D">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9E">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9F">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0">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1">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2">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3">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4">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5">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6">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7">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8">
      <w:pPr>
        <w:pageBreakBefore w:val="0"/>
        <w:spacing w:line="480" w:lineRule="auto"/>
        <w:jc w:val="center"/>
        <w:rPr>
          <w:b w:val="0"/>
          <w:u w:val="single"/>
          <w:vertAlign w:val="baseline"/>
        </w:rPr>
      </w:pPr>
      <w:r w:rsidDel="00000000" w:rsidR="00000000" w:rsidRPr="00000000">
        <w:rPr>
          <w:rtl w:val="0"/>
        </w:rPr>
      </w:r>
    </w:p>
    <w:p w:rsidR="00000000" w:rsidDel="00000000" w:rsidP="00000000" w:rsidRDefault="00000000" w:rsidRPr="00000000" w14:paraId="000006A9">
      <w:pPr>
        <w:pageBreakBefore w:val="0"/>
        <w:spacing w:line="480" w:lineRule="auto"/>
        <w:jc w:val="center"/>
        <w:rPr>
          <w:b w:val="0"/>
          <w:u w:val="single"/>
          <w:vertAlign w:val="baseline"/>
        </w:rPr>
      </w:pPr>
      <w:r w:rsidDel="00000000" w:rsidR="00000000" w:rsidRPr="00000000">
        <w:rPr>
          <w:b w:val="1"/>
          <w:u w:val="single"/>
          <w:vertAlign w:val="baseline"/>
          <w:rtl w:val="0"/>
        </w:rPr>
        <w:t xml:space="preserve">Plaint breach of sale of land</w:t>
      </w:r>
      <w:r w:rsidDel="00000000" w:rsidR="00000000" w:rsidRPr="00000000">
        <w:rPr>
          <w:rtl w:val="0"/>
        </w:rPr>
      </w:r>
    </w:p>
    <w:p w:rsidR="00000000" w:rsidDel="00000000" w:rsidP="00000000" w:rsidRDefault="00000000" w:rsidRPr="00000000" w14:paraId="000006AA">
      <w:pPr>
        <w:pageBreakBefore w:val="0"/>
        <w:spacing w:line="480" w:lineRule="auto"/>
        <w:jc w:val="center"/>
        <w:rPr>
          <w:b w:val="0"/>
          <w:u w:val="single"/>
          <w:vertAlign w:val="baseline"/>
        </w:rPr>
      </w:pPr>
      <w:r w:rsidDel="00000000" w:rsidR="00000000" w:rsidRPr="00000000">
        <w:rPr>
          <w:b w:val="1"/>
          <w:u w:val="single"/>
          <w:vertAlign w:val="baseline"/>
          <w:rtl w:val="0"/>
        </w:rPr>
        <w:t xml:space="preserve">REPUBLIC OF KENYA </w:t>
      </w:r>
      <w:r w:rsidDel="00000000" w:rsidR="00000000" w:rsidRPr="00000000">
        <w:rPr>
          <w:rtl w:val="0"/>
        </w:rPr>
      </w:r>
    </w:p>
    <w:p w:rsidR="00000000" w:rsidDel="00000000" w:rsidP="00000000" w:rsidRDefault="00000000" w:rsidRPr="00000000" w14:paraId="000006AB">
      <w:pPr>
        <w:pageBreakBefore w:val="0"/>
        <w:spacing w:line="480" w:lineRule="auto"/>
        <w:jc w:val="center"/>
        <w:rPr>
          <w:b w:val="0"/>
          <w:u w:val="single"/>
          <w:vertAlign w:val="baseline"/>
        </w:rPr>
      </w:pPr>
      <w:r w:rsidDel="00000000" w:rsidR="00000000" w:rsidRPr="00000000">
        <w:rPr>
          <w:b w:val="1"/>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6AC">
      <w:pPr>
        <w:pageBreakBefore w:val="0"/>
        <w:spacing w:line="480" w:lineRule="auto"/>
        <w:jc w:val="center"/>
        <w:rPr>
          <w:b w:val="0"/>
          <w:u w:val="single"/>
          <w:vertAlign w:val="baseline"/>
        </w:rPr>
      </w:pPr>
      <w:r w:rsidDel="00000000" w:rsidR="00000000" w:rsidRPr="00000000">
        <w:rPr>
          <w:b w:val="1"/>
          <w:u w:val="single"/>
          <w:vertAlign w:val="baseline"/>
          <w:rtl w:val="0"/>
        </w:rPr>
        <w:t xml:space="preserve">HIGH COURT CIVIL CASE NO.              OF 1997</w:t>
      </w:r>
      <w:r w:rsidDel="00000000" w:rsidR="00000000" w:rsidRPr="00000000">
        <w:rPr>
          <w:rtl w:val="0"/>
        </w:rPr>
      </w:r>
    </w:p>
    <w:p w:rsidR="00000000" w:rsidDel="00000000" w:rsidP="00000000" w:rsidRDefault="00000000" w:rsidRPr="00000000" w14:paraId="000006AD">
      <w:pPr>
        <w:pageBreakBefore w:val="0"/>
        <w:spacing w:line="480" w:lineRule="auto"/>
        <w:rPr>
          <w:b w:val="0"/>
          <w:vertAlign w:val="baseline"/>
        </w:rPr>
      </w:pPr>
      <w:r w:rsidDel="00000000" w:rsidR="00000000" w:rsidRPr="00000000">
        <w:rPr>
          <w:b w:val="1"/>
          <w:vertAlign w:val="baseline"/>
          <w:rtl w:val="0"/>
        </w:rPr>
        <w:t xml:space="preserve">YYYYYYY..</w:t>
        <w:tab/>
        <w:t xml:space="preserve">..</w:t>
        <w:tab/>
        <w:t xml:space="preserve">..</w:t>
        <w:tab/>
        <w:t xml:space="preserve">..       PLAINTIFF</w:t>
      </w:r>
      <w:r w:rsidDel="00000000" w:rsidR="00000000" w:rsidRPr="00000000">
        <w:rPr>
          <w:rtl w:val="0"/>
        </w:rPr>
      </w:r>
    </w:p>
    <w:p w:rsidR="00000000" w:rsidDel="00000000" w:rsidP="00000000" w:rsidRDefault="00000000" w:rsidRPr="00000000" w14:paraId="000006AE">
      <w:pPr>
        <w:pageBreakBefore w:val="0"/>
        <w:spacing w:line="480" w:lineRule="auto"/>
        <w:jc w:val="center"/>
        <w:rPr>
          <w:b w:val="0"/>
          <w:vertAlign w:val="baseline"/>
        </w:rPr>
      </w:pPr>
      <w:r w:rsidDel="00000000" w:rsidR="00000000" w:rsidRPr="00000000">
        <w:rPr>
          <w:b w:val="1"/>
          <w:vertAlign w:val="baseline"/>
          <w:rtl w:val="0"/>
        </w:rPr>
        <w:t xml:space="preserve">-VERSUS-</w:t>
      </w:r>
      <w:r w:rsidDel="00000000" w:rsidR="00000000" w:rsidRPr="00000000">
        <w:rPr>
          <w:rtl w:val="0"/>
        </w:rPr>
      </w:r>
    </w:p>
    <w:p w:rsidR="00000000" w:rsidDel="00000000" w:rsidP="00000000" w:rsidRDefault="00000000" w:rsidRPr="00000000" w14:paraId="000006AF">
      <w:pPr>
        <w:pageBreakBefore w:val="0"/>
        <w:spacing w:line="480" w:lineRule="auto"/>
        <w:rPr>
          <w:b w:val="0"/>
          <w:vertAlign w:val="baseline"/>
        </w:rPr>
      </w:pPr>
      <w:r w:rsidDel="00000000" w:rsidR="00000000" w:rsidRPr="00000000">
        <w:rPr>
          <w:b w:val="1"/>
          <w:vertAlign w:val="baseline"/>
          <w:rtl w:val="0"/>
        </w:rPr>
        <w:t xml:space="preserve">XXXXXXXXX .. </w:t>
        <w:tab/>
        <w:t xml:space="preserve">..</w:t>
        <w:tab/>
        <w:t xml:space="preserve">..</w:t>
        <w:tab/>
        <w:t xml:space="preserve">..</w:t>
        <w:tab/>
        <w:t xml:space="preserve">..</w:t>
        <w:tab/>
        <w:t xml:space="preserve">DEFENDANT</w:t>
      </w:r>
      <w:r w:rsidDel="00000000" w:rsidR="00000000" w:rsidRPr="00000000">
        <w:rPr>
          <w:rtl w:val="0"/>
        </w:rPr>
      </w:r>
    </w:p>
    <w:p w:rsidR="00000000" w:rsidDel="00000000" w:rsidP="00000000" w:rsidRDefault="00000000" w:rsidRPr="00000000" w14:paraId="000006B0">
      <w:pPr>
        <w:pageBreakBefore w:val="0"/>
        <w:spacing w:line="480" w:lineRule="auto"/>
        <w:jc w:val="center"/>
        <w:rPr>
          <w:b w:val="0"/>
          <w:vertAlign w:val="baseline"/>
        </w:rPr>
      </w:pPr>
      <w:r w:rsidDel="00000000" w:rsidR="00000000" w:rsidRPr="00000000">
        <w:rPr>
          <w:b w:val="1"/>
          <w:u w:val="single"/>
          <w:vertAlign w:val="baseline"/>
          <w:rtl w:val="0"/>
        </w:rPr>
        <w:t xml:space="preserve">PLAINT</w:t>
      </w:r>
      <w:r w:rsidDel="00000000" w:rsidR="00000000" w:rsidRPr="00000000">
        <w:rPr>
          <w:rtl w:val="0"/>
        </w:rPr>
      </w:r>
    </w:p>
    <w:p w:rsidR="00000000" w:rsidDel="00000000" w:rsidP="00000000" w:rsidRDefault="00000000" w:rsidRPr="00000000" w14:paraId="000006B1">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Plaintiff is an adult male of sound mind residing and working for gain in Nairobi within the Republic of Kenya. His address of service for the purposes of this suit is care of YYYYYYY and Company Advocates, YYYYYYY, Arboretum Drive, Post Office Box Number YYYYYYY,Nairobi.</w:t>
      </w:r>
    </w:p>
    <w:p w:rsidR="00000000" w:rsidDel="00000000" w:rsidP="00000000" w:rsidRDefault="00000000" w:rsidRPr="00000000" w14:paraId="000006B2">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Defendant is an adult male of sound mind admitted and practising as an advocate of the High Court of Kenya in the name of YYYYYYY and Company Advocates and service of  Summons upon the Defendant shall be effected through the Plaintiff’s Advocates’ offices.</w:t>
      </w:r>
    </w:p>
    <w:p w:rsidR="00000000" w:rsidDel="00000000" w:rsidP="00000000" w:rsidRDefault="00000000" w:rsidRPr="00000000" w14:paraId="000006B3">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At all material times, the Defendant was practising as an advocate of the High court of Kenya under the name YYYYYYY &amp; Company Advocates.</w:t>
      </w:r>
    </w:p>
    <w:p w:rsidR="00000000" w:rsidDel="00000000" w:rsidP="00000000" w:rsidRDefault="00000000" w:rsidRPr="00000000" w14:paraId="000006B4">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By an Agreement (hereinafter called “the said Agreement”) made on or before March 1995 between the Plaintiff and Kenya Breweries Limited (hereinafter called “KBL”) KBL agreed to sell to the Plaintiff, and the Plaintiff agreed to purchase  the parcel of land known as L.R. No. 11646/4 (hereinafter referred to as “the said parcel of land”) situate in Rigdgeways, Nairobi in the sum of KShs.4,400,000/=.  The sum of KShs. 440,000/= being 10% of the purchase price was paid directly to KBL as stakeholder by the Plaintiff leaving  the sum of Kshs.3,960,000/= as  the balance of the purchase price for the said parcel of land.  The Plaintiff will crave the leave of this Honourable Court at the hearing to refer to the said Agreement for its full tenor, meaning and effect.</w:t>
      </w:r>
    </w:p>
    <w:p w:rsidR="00000000" w:rsidDel="00000000" w:rsidP="00000000" w:rsidRDefault="00000000" w:rsidRPr="00000000" w14:paraId="000006B5">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 The said Agreement was varied to the extent that the same was signed by the parties on 8th June 1995.</w:t>
      </w:r>
    </w:p>
    <w:p w:rsidR="00000000" w:rsidDel="00000000" w:rsidP="00000000" w:rsidRDefault="00000000" w:rsidRPr="00000000" w14:paraId="000006B6">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On or about 17th May, 1995, and in pursuance of the said Agreement, the Plaintiff orally instructed the Defendant in his capacity as an Advocate of the High court of Kenya to act on his behalf in the purchase and transfer of the said parcel of land from KBL to the Plaintiff which instructions the Defendant duly accepted.</w:t>
      </w:r>
    </w:p>
    <w:p w:rsidR="00000000" w:rsidDel="00000000" w:rsidP="00000000" w:rsidRDefault="00000000" w:rsidRPr="00000000" w14:paraId="000006B7">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Pursuant to the foregoing, the Plaintiff in accordance with the Defendant’s instructions paid to the Defendant the following sums of money in May 1995:</w:t>
      </w:r>
    </w:p>
    <w:p w:rsidR="00000000" w:rsidDel="00000000" w:rsidP="00000000" w:rsidRDefault="00000000" w:rsidRPr="00000000" w14:paraId="000006B8">
      <w:pPr>
        <w:pageBreakBefore w:val="0"/>
        <w:numPr>
          <w:ilvl w:val="0"/>
          <w:numId w:val="33"/>
        </w:numPr>
        <w:spacing w:line="480" w:lineRule="auto"/>
        <w:ind w:left="1363" w:hanging="1080"/>
        <w:rPr>
          <w:vertAlign w:val="baseline"/>
        </w:rPr>
      </w:pPr>
      <w:r w:rsidDel="00000000" w:rsidR="00000000" w:rsidRPr="00000000">
        <w:rPr>
          <w:vertAlign w:val="baseline"/>
          <w:rtl w:val="0"/>
        </w:rPr>
        <w:t xml:space="preserve">KShs.30,000/- on account of the deposit of the Defendant’s legal fees; </w:t>
      </w:r>
    </w:p>
    <w:p w:rsidR="00000000" w:rsidDel="00000000" w:rsidP="00000000" w:rsidRDefault="00000000" w:rsidRPr="00000000" w14:paraId="000006B9">
      <w:pPr>
        <w:pageBreakBefore w:val="0"/>
        <w:numPr>
          <w:ilvl w:val="0"/>
          <w:numId w:val="33"/>
        </w:numPr>
        <w:spacing w:line="480" w:lineRule="auto"/>
        <w:ind w:left="1363" w:hanging="1080"/>
        <w:rPr>
          <w:vertAlign w:val="baseline"/>
        </w:rPr>
      </w:pPr>
      <w:r w:rsidDel="00000000" w:rsidR="00000000" w:rsidRPr="00000000">
        <w:rPr>
          <w:vertAlign w:val="baseline"/>
          <w:rtl w:val="0"/>
        </w:rPr>
        <w:t xml:space="preserve"> KShs. 3,960,000/= on account of the balance of the purchase price aforesaid,</w:t>
      </w:r>
    </w:p>
    <w:p w:rsidR="00000000" w:rsidDel="00000000" w:rsidP="00000000" w:rsidRDefault="00000000" w:rsidRPr="00000000" w14:paraId="000006BA">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Plaintiff avers that it was agreed between the Plaintiff and the Defendant that the sum of KShs. 3,960,000/= aforesaid was to be held by the Defendant in trust for the Plaintiff and that the same was to be forwarded by the Defendant to KBL’s Advocates Messrs YYYYYYY Advocates upon the successful registration of the Transfer in favour of the Plaintiff by the Defendant.</w:t>
      </w:r>
    </w:p>
    <w:p w:rsidR="00000000" w:rsidDel="00000000" w:rsidP="00000000" w:rsidRDefault="00000000" w:rsidRPr="00000000" w14:paraId="000006BB">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Plaintiff avers that it was further expressly and/or impliedly agreed between the Plaintiff and the Defendant inter alia, that:</w:t>
      </w:r>
    </w:p>
    <w:p w:rsidR="00000000" w:rsidDel="00000000" w:rsidP="00000000" w:rsidRDefault="00000000" w:rsidRPr="00000000" w14:paraId="000006BC">
      <w:pPr>
        <w:pageBreakBefore w:val="0"/>
        <w:numPr>
          <w:ilvl w:val="0"/>
          <w:numId w:val="34"/>
        </w:numPr>
        <w:spacing w:line="480" w:lineRule="auto"/>
        <w:ind w:left="1363" w:hanging="1080"/>
        <w:rPr>
          <w:vertAlign w:val="baseline"/>
        </w:rPr>
      </w:pPr>
      <w:r w:rsidDel="00000000" w:rsidR="00000000" w:rsidRPr="00000000">
        <w:rPr>
          <w:vertAlign w:val="baseline"/>
          <w:rtl w:val="0"/>
        </w:rPr>
        <w:t xml:space="preserve"> the Defendant would deposit the amount of the balance of the purchase price i.e. KShs. 3,960,000/- aforesaid in an interest bearing account pending his completion of the sale and transfer, </w:t>
      </w:r>
    </w:p>
    <w:p w:rsidR="00000000" w:rsidDel="00000000" w:rsidP="00000000" w:rsidRDefault="00000000" w:rsidRPr="00000000" w14:paraId="000006BD">
      <w:pPr>
        <w:pageBreakBefore w:val="0"/>
        <w:numPr>
          <w:ilvl w:val="0"/>
          <w:numId w:val="34"/>
        </w:numPr>
        <w:spacing w:line="480" w:lineRule="auto"/>
        <w:ind w:left="1363" w:hanging="1080"/>
        <w:rPr>
          <w:vertAlign w:val="baseline"/>
        </w:rPr>
      </w:pPr>
      <w:r w:rsidDel="00000000" w:rsidR="00000000" w:rsidRPr="00000000">
        <w:rPr>
          <w:vertAlign w:val="baseline"/>
          <w:rtl w:val="0"/>
        </w:rPr>
        <w:t xml:space="preserve">the interest earned on the sum on the sum of KShs. 3,960,000 aforesaid  would be apportioned by the Defendant partly towards the payment of Stamp Duty on the Transfer and partly towards the settlement of the balance of the Defendant’s legal fees.</w:t>
      </w:r>
    </w:p>
    <w:p w:rsidR="00000000" w:rsidDel="00000000" w:rsidP="00000000" w:rsidRDefault="00000000" w:rsidRPr="00000000" w14:paraId="000006BE">
      <w:pPr>
        <w:pageBreakBefore w:val="0"/>
        <w:numPr>
          <w:ilvl w:val="0"/>
          <w:numId w:val="34"/>
        </w:numPr>
        <w:spacing w:line="480" w:lineRule="auto"/>
        <w:ind w:left="1363" w:hanging="1080"/>
        <w:rPr>
          <w:vertAlign w:val="baseline"/>
        </w:rPr>
      </w:pPr>
      <w:r w:rsidDel="00000000" w:rsidR="00000000" w:rsidRPr="00000000">
        <w:rPr>
          <w:vertAlign w:val="baseline"/>
          <w:rtl w:val="0"/>
        </w:rPr>
        <w:t xml:space="preserve">The balance on the interest earned would be paid to the Defendant.</w:t>
      </w:r>
    </w:p>
    <w:p w:rsidR="00000000" w:rsidDel="00000000" w:rsidP="00000000" w:rsidRDefault="00000000" w:rsidRPr="00000000" w14:paraId="000006BF">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Pursuant to the foregoing and with a view to ascertaining the progress made by the Defendant in respect of the said transfer, the Plaintiff wrote various and several letters to the Defendant dated 21st November 1995, 10th, 19th and 22nd January, 1996  respectively</w:t>
      </w:r>
    </w:p>
    <w:p w:rsidR="00000000" w:rsidDel="00000000" w:rsidP="00000000" w:rsidRDefault="00000000" w:rsidRPr="00000000" w14:paraId="000006C0">
      <w:pPr>
        <w:pageBreakBefore w:val="0"/>
        <w:spacing w:line="480" w:lineRule="auto"/>
        <w:ind w:left="283"/>
        <w:rPr>
          <w:vertAlign w:val="baseline"/>
        </w:rPr>
      </w:pPr>
      <w:r w:rsidDel="00000000" w:rsidR="00000000" w:rsidRPr="00000000">
        <w:rPr>
          <w:vertAlign w:val="baseline"/>
          <w:rtl w:val="0"/>
        </w:rPr>
        <w:t xml:space="preserve">seeking confirmation by the Defendant that he (the Defendant) had inter alia, registered the Transfer in his favour, and further that the Defendant had forwarded the balance of the purchase price in the sum of KShs. 3,960,000/= aforesaid to the Vendor’s advocates, Messrs YYYYYYY Advocates.  The Plaintiff avers that the Defendant did not respond to any of the letters aforesaid. </w:t>
      </w:r>
    </w:p>
    <w:p w:rsidR="00000000" w:rsidDel="00000000" w:rsidP="00000000" w:rsidRDefault="00000000" w:rsidRPr="00000000" w14:paraId="000006C1">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 During this period the Plaintiff and his wife made various visits to the Defendant’s office with a view to trying to meet with him in order to find out not only how far this transaction had progressed but also as he was becoming increasingly worried about the money he had given to the Defendant.  The Plaintiff also made numerous telephone calls.  Both the visits and the telephone calls to the Defendants office were to no avail as the Defendant either avoided meeting with the Plaintiff or his wife, or refused and/or avoided taking any telephone calls from either of them.</w:t>
      </w:r>
    </w:p>
    <w:p w:rsidR="00000000" w:rsidDel="00000000" w:rsidP="00000000" w:rsidRDefault="00000000" w:rsidRPr="00000000" w14:paraId="000006C2">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Plaintiff subsequently reported the matter to the Attorney General, the Law society of Kenya as well as the Chief Justice.  The Attorney General advised the Plaintiff to report the matter to the Complaints Commissioner which the Plaintiff did vide his letter dated ………………  The Plaintiff avers that he was also advised by both the Chief Justice as well as the Complaints Commissioner to seek the assistance of the Police as well as instruct another Advocate to assist him to recover the monies paid to the Defendant and finalise the transaction to its logical conclusion respectively.</w:t>
      </w:r>
    </w:p>
    <w:p w:rsidR="00000000" w:rsidDel="00000000" w:rsidP="00000000" w:rsidRDefault="00000000" w:rsidRPr="00000000" w14:paraId="000006C3">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As the Plaintiff was becoming increasingly desperate to complete the sale, he retained Messrs YYYYYYY and Company Advocates in April, 1996 to pursue the purchase and transfer of the said property to its logical conclusion on his behalf.</w:t>
      </w:r>
    </w:p>
    <w:p w:rsidR="00000000" w:rsidDel="00000000" w:rsidP="00000000" w:rsidRDefault="00000000" w:rsidRPr="00000000" w14:paraId="000006C4">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As a result of not being able to obtain neither his documents nor his money from the Defendant, the Plaintiff was able to discover that the Defendant had received all the necessary documents from Messrs YYYYYYY under their cover letter as early as 16th October, 1995  which documents would have enabled the Defendant to effect the registration of the Transfer in favour of the Plaintiff in October 1995.  The Plaintiff avers that the Defendant not only negligently omitted to complete the sale transaction in time or at all but also failed in October 1995 to forward the aforesaid sum of  KShs. 3,960,000/= to the Vendor’s advocates aforesaid.  Further, the Defendant in clear breach of the agreement between himself and the Plaintiff, failed or omitted to place the said monies in an interest bearing account or at all.  As a result of the Defendant’s negligence, the  Plaintiff has suffered loss and damage</w:t>
      </w:r>
    </w:p>
    <w:p w:rsidR="00000000" w:rsidDel="00000000" w:rsidP="00000000" w:rsidRDefault="00000000" w:rsidRPr="00000000" w14:paraId="000006C5">
      <w:pPr>
        <w:pageBreakBefore w:val="0"/>
        <w:spacing w:line="480" w:lineRule="auto"/>
        <w:jc w:val="center"/>
        <w:rPr>
          <w:b w:val="0"/>
          <w:u w:val="single"/>
          <w:vertAlign w:val="baseline"/>
        </w:rPr>
      </w:pPr>
      <w:r w:rsidDel="00000000" w:rsidR="00000000" w:rsidRPr="00000000">
        <w:rPr>
          <w:b w:val="1"/>
          <w:u w:val="single"/>
          <w:vertAlign w:val="baseline"/>
          <w:rtl w:val="0"/>
        </w:rPr>
        <w:t xml:space="preserve">PARTICULARS OF LOSS AND DAMAGE</w:t>
      </w:r>
      <w:r w:rsidDel="00000000" w:rsidR="00000000" w:rsidRPr="00000000">
        <w:rPr>
          <w:rtl w:val="0"/>
        </w:rPr>
      </w:r>
    </w:p>
    <w:p w:rsidR="00000000" w:rsidDel="00000000" w:rsidP="00000000" w:rsidRDefault="00000000" w:rsidRPr="00000000" w14:paraId="000006C6">
      <w:pPr>
        <w:pageBreakBefore w:val="0"/>
        <w:spacing w:line="480" w:lineRule="auto"/>
        <w:ind w:left="284"/>
        <w:rPr>
          <w:vertAlign w:val="baseline"/>
        </w:rPr>
      </w:pPr>
      <w:r w:rsidDel="00000000" w:rsidR="00000000" w:rsidRPr="00000000">
        <w:rPr>
          <w:vertAlign w:val="baseline"/>
          <w:rtl w:val="0"/>
        </w:rPr>
        <w:t xml:space="preserve">The Plaintiff claims from the Defendant the total sum of KShs.1,254,320/=  made up as follows:</w:t>
      </w:r>
    </w:p>
    <w:p w:rsidR="00000000" w:rsidDel="00000000" w:rsidP="00000000" w:rsidRDefault="00000000" w:rsidRPr="00000000" w14:paraId="000006C7">
      <w:pPr>
        <w:pageBreakBefore w:val="0"/>
        <w:numPr>
          <w:ilvl w:val="0"/>
          <w:numId w:val="28"/>
        </w:numPr>
        <w:spacing w:line="480" w:lineRule="auto"/>
        <w:ind w:left="567" w:hanging="283"/>
        <w:rPr>
          <w:vertAlign w:val="baseline"/>
        </w:rPr>
      </w:pPr>
      <w:r w:rsidDel="00000000" w:rsidR="00000000" w:rsidRPr="00000000">
        <w:rPr>
          <w:vertAlign w:val="baseline"/>
          <w:rtl w:val="0"/>
        </w:rPr>
        <w:t xml:space="preserve">The sum of KShs.792,000/= being interest earned on the said sum of KShs.3,960,000/= for the period between the 17th  May 1995 and 10th June, 1996 at the  rate of 20% per annum.</w:t>
      </w:r>
    </w:p>
    <w:p w:rsidR="00000000" w:rsidDel="00000000" w:rsidP="00000000" w:rsidRDefault="00000000" w:rsidRPr="00000000" w14:paraId="000006C8">
      <w:pPr>
        <w:pageBreakBefore w:val="0"/>
        <w:numPr>
          <w:ilvl w:val="0"/>
          <w:numId w:val="28"/>
        </w:numPr>
        <w:spacing w:line="480" w:lineRule="auto"/>
        <w:ind w:left="567" w:hanging="283"/>
        <w:rPr>
          <w:vertAlign w:val="baseline"/>
        </w:rPr>
      </w:pPr>
      <w:r w:rsidDel="00000000" w:rsidR="00000000" w:rsidRPr="00000000">
        <w:rPr>
          <w:vertAlign w:val="baseline"/>
          <w:rtl w:val="0"/>
        </w:rPr>
        <w:t xml:space="preserve">The sum of KShs.112, 320/= being the Plaintiff’s total cost of transportation both by air and by road between Mombasa and Nairobi  between July 1995 and June 1996 for purposes of meeting the Defendant and to check on the general progress made by the Defendant on the transaction.</w:t>
      </w:r>
    </w:p>
    <w:p w:rsidR="00000000" w:rsidDel="00000000" w:rsidP="00000000" w:rsidRDefault="00000000" w:rsidRPr="00000000" w14:paraId="000006C9">
      <w:pPr>
        <w:pageBreakBefore w:val="0"/>
        <w:numPr>
          <w:ilvl w:val="0"/>
          <w:numId w:val="28"/>
        </w:numPr>
        <w:spacing w:line="480" w:lineRule="auto"/>
        <w:ind w:left="567" w:hanging="283"/>
        <w:rPr>
          <w:vertAlign w:val="baseline"/>
        </w:rPr>
      </w:pPr>
      <w:r w:rsidDel="00000000" w:rsidR="00000000" w:rsidRPr="00000000">
        <w:rPr>
          <w:vertAlign w:val="baseline"/>
          <w:rtl w:val="0"/>
        </w:rPr>
        <w:t xml:space="preserve">The sum of KShs.60,000/= being the cost of faxes and telephone calls made by the Plaintiff to the Defendant in his futile attempts to recover the said deposits from the Defendant between the months of  July 1995 and June 1996.</w:t>
      </w:r>
    </w:p>
    <w:p w:rsidR="00000000" w:rsidDel="00000000" w:rsidP="00000000" w:rsidRDefault="00000000" w:rsidRPr="00000000" w14:paraId="000006CA">
      <w:pPr>
        <w:pageBreakBefore w:val="0"/>
        <w:numPr>
          <w:ilvl w:val="0"/>
          <w:numId w:val="28"/>
        </w:numPr>
        <w:spacing w:line="480" w:lineRule="auto"/>
        <w:ind w:left="567" w:hanging="283"/>
        <w:rPr>
          <w:vertAlign w:val="baseline"/>
        </w:rPr>
      </w:pPr>
      <w:r w:rsidDel="00000000" w:rsidR="00000000" w:rsidRPr="00000000">
        <w:rPr>
          <w:vertAlign w:val="baseline"/>
          <w:rtl w:val="0"/>
        </w:rPr>
        <w:t xml:space="preserve">The sum of KShs.260,000/= being the total rents payable to KBL by the Plaintiff at the rate of K.Shs.32,500/= per month for the period between 16th October, 1995 and 13th June, 1996 which rent the Plaintiff would not have incurred had the Defendant expeditiously registered the Transfer in favour of the Plaintiff and forwarded the balance of the Purchase price to the Vendor’s advocates aforesaid.</w:t>
      </w:r>
    </w:p>
    <w:p w:rsidR="00000000" w:rsidDel="00000000" w:rsidP="00000000" w:rsidRDefault="00000000" w:rsidRPr="00000000" w14:paraId="000006CB">
      <w:pPr>
        <w:pageBreakBefore w:val="0"/>
        <w:numPr>
          <w:ilvl w:val="0"/>
          <w:numId w:val="28"/>
        </w:numPr>
        <w:spacing w:line="480" w:lineRule="auto"/>
        <w:ind w:left="567" w:hanging="283"/>
        <w:rPr>
          <w:vertAlign w:val="baseline"/>
        </w:rPr>
      </w:pPr>
      <w:r w:rsidDel="00000000" w:rsidR="00000000" w:rsidRPr="00000000">
        <w:rPr>
          <w:vertAlign w:val="baseline"/>
          <w:rtl w:val="0"/>
        </w:rPr>
        <w:t xml:space="preserve">The sum of KShs. 30,000/= being deposit paid to the Defendant in respect of legal fees.    </w:t>
      </w:r>
    </w:p>
    <w:p w:rsidR="00000000" w:rsidDel="00000000" w:rsidP="00000000" w:rsidRDefault="00000000" w:rsidRPr="00000000" w14:paraId="000006CC">
      <w:pPr>
        <w:pageBreakBefore w:val="0"/>
        <w:numPr>
          <w:ilvl w:val="0"/>
          <w:numId w:val="27"/>
        </w:numPr>
        <w:spacing w:line="480" w:lineRule="auto"/>
        <w:ind w:left="283" w:hanging="283"/>
        <w:rPr>
          <w:vertAlign w:val="baseline"/>
        </w:rPr>
      </w:pPr>
      <w:r w:rsidDel="00000000" w:rsidR="00000000" w:rsidRPr="00000000">
        <w:rPr>
          <w:vertAlign w:val="baseline"/>
          <w:rtl w:val="0"/>
        </w:rPr>
        <w:t xml:space="preserve">The Plaintiff avers that he made numerous requests to the Defendant to release to him the aforesaid sum of KShs.3,960,000/= without any success.  The Plaintiff subsequently reported the matter to the Police as a result of which the Defendant was arrested by the Criminal Investigation Department officers.  The Plaintiff avers that two days after the arrest aforesaid, the Defendant gave him a bankers cheque for Kshs.3,960,000/= on 6</w:t>
      </w:r>
      <w:r w:rsidDel="00000000" w:rsidR="00000000" w:rsidRPr="00000000">
        <w:rPr>
          <w:vertAlign w:val="superscript"/>
          <w:rtl w:val="0"/>
        </w:rPr>
        <w:t xml:space="preserve">th</w:t>
      </w:r>
      <w:r w:rsidDel="00000000" w:rsidR="00000000" w:rsidRPr="00000000">
        <w:rPr>
          <w:vertAlign w:val="baseline"/>
          <w:rtl w:val="0"/>
        </w:rPr>
        <w:t xml:space="preserve"> June, 1996 without any interest thereon.  </w:t>
      </w:r>
    </w:p>
    <w:p w:rsidR="00000000" w:rsidDel="00000000" w:rsidP="00000000" w:rsidRDefault="00000000" w:rsidRPr="00000000" w14:paraId="000006CD">
      <w:pPr>
        <w:pageBreakBefore w:val="0"/>
        <w:spacing w:line="480" w:lineRule="auto"/>
        <w:rPr>
          <w:vertAlign w:val="baseline"/>
        </w:rPr>
      </w:pPr>
      <w:r w:rsidDel="00000000" w:rsidR="00000000" w:rsidRPr="00000000">
        <w:rPr>
          <w:vertAlign w:val="baseline"/>
          <w:rtl w:val="0"/>
        </w:rPr>
        <w:t xml:space="preserve"> In the circumstances, the Plaintiff avers that the Defendant has been guilty of professional negligence in his capacity as advocate for the Plaintiff.  </w:t>
      </w:r>
    </w:p>
    <w:p w:rsidR="00000000" w:rsidDel="00000000" w:rsidP="00000000" w:rsidRDefault="00000000" w:rsidRPr="00000000" w14:paraId="000006CE">
      <w:pPr>
        <w:pageBreakBefore w:val="0"/>
        <w:spacing w:line="480" w:lineRule="auto"/>
        <w:jc w:val="center"/>
        <w:rPr>
          <w:b w:val="0"/>
          <w:u w:val="single"/>
          <w:vertAlign w:val="baseline"/>
        </w:rPr>
      </w:pPr>
      <w:r w:rsidDel="00000000" w:rsidR="00000000" w:rsidRPr="00000000">
        <w:rPr>
          <w:b w:val="1"/>
          <w:u w:val="single"/>
          <w:vertAlign w:val="baseline"/>
          <w:rtl w:val="0"/>
        </w:rPr>
        <w:t xml:space="preserve">PARTICULARS OF THE DEFENDANT’S</w:t>
      </w:r>
      <w:r w:rsidDel="00000000" w:rsidR="00000000" w:rsidRPr="00000000">
        <w:rPr>
          <w:rtl w:val="0"/>
        </w:rPr>
      </w:r>
    </w:p>
    <w:p w:rsidR="00000000" w:rsidDel="00000000" w:rsidP="00000000" w:rsidRDefault="00000000" w:rsidRPr="00000000" w14:paraId="000006CF">
      <w:pPr>
        <w:pageBreakBefore w:val="0"/>
        <w:spacing w:line="480" w:lineRule="auto"/>
        <w:jc w:val="center"/>
        <w:rPr>
          <w:b w:val="0"/>
          <w:u w:val="single"/>
          <w:vertAlign w:val="baseline"/>
        </w:rPr>
      </w:pPr>
      <w:r w:rsidDel="00000000" w:rsidR="00000000" w:rsidRPr="00000000">
        <w:rPr>
          <w:b w:val="1"/>
          <w:u w:val="single"/>
          <w:vertAlign w:val="baseline"/>
          <w:rtl w:val="0"/>
        </w:rPr>
        <w:t xml:space="preserve">PROFESSIONAL NEGLIGENCE  </w:t>
      </w:r>
      <w:r w:rsidDel="00000000" w:rsidR="00000000" w:rsidRPr="00000000">
        <w:rPr>
          <w:rtl w:val="0"/>
        </w:rPr>
      </w:r>
    </w:p>
    <w:p w:rsidR="00000000" w:rsidDel="00000000" w:rsidP="00000000" w:rsidRDefault="00000000" w:rsidRPr="00000000" w14:paraId="000006D0">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pay the said sum of KShs. 3,960,000/= or any part thereof  or  at all to  KBL’s advocates Messrs YYYYYYY within a reasonable time.</w:t>
      </w:r>
    </w:p>
    <w:p w:rsidR="00000000" w:rsidDel="00000000" w:rsidP="00000000" w:rsidRDefault="00000000" w:rsidRPr="00000000" w14:paraId="000006D1">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register the Transfer in favour of the Plaintiff within a reasonable time or at all.</w:t>
      </w:r>
    </w:p>
    <w:p w:rsidR="00000000" w:rsidDel="00000000" w:rsidP="00000000" w:rsidRDefault="00000000" w:rsidRPr="00000000" w14:paraId="000006D2">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act expeditiously towards the completion of the transaction on behalf of the plaintiff as contractually agreed between the Plaintiff and himself or at all.</w:t>
      </w:r>
    </w:p>
    <w:p w:rsidR="00000000" w:rsidDel="00000000" w:rsidP="00000000" w:rsidRDefault="00000000" w:rsidRPr="00000000" w14:paraId="000006D3">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hold the said sum of KShs. 3,960,000/= in trust for the purposes of the said transaction.</w:t>
      </w:r>
    </w:p>
    <w:p w:rsidR="00000000" w:rsidDel="00000000" w:rsidP="00000000" w:rsidRDefault="00000000" w:rsidRPr="00000000" w14:paraId="000006D4">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surrender the interest earned on the said sum of KShs. 3,960,000/= nor account for the same to the Plaintiff.</w:t>
      </w:r>
    </w:p>
    <w:p w:rsidR="00000000" w:rsidDel="00000000" w:rsidP="00000000" w:rsidRDefault="00000000" w:rsidRPr="00000000" w14:paraId="000006D5">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as agreed between the two parties, to deposit the said sum of K.Shs.3,960,000/= or any part thereof in an interest bearing account.</w:t>
      </w:r>
    </w:p>
    <w:p w:rsidR="00000000" w:rsidDel="00000000" w:rsidP="00000000" w:rsidRDefault="00000000" w:rsidRPr="00000000" w14:paraId="000006D6">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Failing to respond to the Plaintiff’s various correspondences and telephone calls in pursuance of the aforesaid transaction.</w:t>
      </w:r>
    </w:p>
    <w:p w:rsidR="00000000" w:rsidDel="00000000" w:rsidP="00000000" w:rsidRDefault="00000000" w:rsidRPr="00000000" w14:paraId="000006D7">
      <w:pPr>
        <w:pageBreakBefore w:val="0"/>
        <w:numPr>
          <w:ilvl w:val="0"/>
          <w:numId w:val="46"/>
        </w:numPr>
        <w:spacing w:line="480" w:lineRule="auto"/>
        <w:ind w:left="709" w:hanging="283"/>
        <w:rPr>
          <w:vertAlign w:val="baseline"/>
        </w:rPr>
      </w:pPr>
      <w:r w:rsidDel="00000000" w:rsidR="00000000" w:rsidRPr="00000000">
        <w:rPr>
          <w:vertAlign w:val="baseline"/>
          <w:rtl w:val="0"/>
        </w:rPr>
        <w:t xml:space="preserve">Putting the said deposit of K.Shs.3,960,000/= to his unlawful, personal  and unauthorised use thereby placing the Plaintiff in undue hardship, detriment, anxiety, inconvenience and peril. </w:t>
      </w:r>
    </w:p>
    <w:p w:rsidR="00000000" w:rsidDel="00000000" w:rsidP="00000000" w:rsidRDefault="00000000" w:rsidRPr="00000000" w14:paraId="000006D8">
      <w:pPr>
        <w:pageBreakBefore w:val="0"/>
        <w:spacing w:line="480" w:lineRule="auto"/>
        <w:ind w:left="426"/>
        <w:rPr>
          <w:vertAlign w:val="baseline"/>
        </w:rPr>
      </w:pPr>
      <w:r w:rsidDel="00000000" w:rsidR="00000000" w:rsidRPr="00000000">
        <w:rPr>
          <w:vertAlign w:val="baseline"/>
          <w:rtl w:val="0"/>
        </w:rPr>
        <w:t xml:space="preserve">And the Plaintiff also claims general damages for the anxiety and suffering to which he was put by the Defendant.</w:t>
      </w:r>
    </w:p>
    <w:p w:rsidR="00000000" w:rsidDel="00000000" w:rsidP="00000000" w:rsidRDefault="00000000" w:rsidRPr="00000000" w14:paraId="000006D9">
      <w:pPr>
        <w:pageBreakBefore w:val="0"/>
        <w:numPr>
          <w:ilvl w:val="0"/>
          <w:numId w:val="47"/>
        </w:numPr>
        <w:spacing w:line="480" w:lineRule="auto"/>
        <w:ind w:left="283" w:hanging="283"/>
        <w:rPr>
          <w:vertAlign w:val="baseline"/>
        </w:rPr>
      </w:pPr>
      <w:r w:rsidDel="00000000" w:rsidR="00000000" w:rsidRPr="00000000">
        <w:rPr>
          <w:vertAlign w:val="baseline"/>
          <w:rtl w:val="0"/>
        </w:rPr>
        <w:t xml:space="preserve">Despite demand having been made and intention to sue having been given, the Defendants have failed, refused and/or ignored to settle the Plaintiff’s claim.</w:t>
      </w:r>
    </w:p>
    <w:p w:rsidR="00000000" w:rsidDel="00000000" w:rsidP="00000000" w:rsidRDefault="00000000" w:rsidRPr="00000000" w14:paraId="000006DA">
      <w:pPr>
        <w:pageBreakBefore w:val="0"/>
        <w:numPr>
          <w:ilvl w:val="0"/>
          <w:numId w:val="45"/>
        </w:numPr>
        <w:spacing w:line="480" w:lineRule="auto"/>
        <w:ind w:left="283" w:hanging="283"/>
        <w:rPr>
          <w:vertAlign w:val="baseline"/>
        </w:rPr>
      </w:pPr>
      <w:r w:rsidDel="00000000" w:rsidR="00000000" w:rsidRPr="00000000">
        <w:rPr>
          <w:vertAlign w:val="baseline"/>
          <w:rtl w:val="0"/>
        </w:rPr>
        <w:t xml:space="preserve">The cause of action arose at Nairobi within the jurisdiction of this </w:t>
      </w:r>
    </w:p>
    <w:p w:rsidR="00000000" w:rsidDel="00000000" w:rsidP="00000000" w:rsidRDefault="00000000" w:rsidRPr="00000000" w14:paraId="000006DB">
      <w:pPr>
        <w:pageBreakBefore w:val="0"/>
        <w:spacing w:line="480" w:lineRule="auto"/>
        <w:rPr>
          <w:vertAlign w:val="baseline"/>
        </w:rPr>
      </w:pPr>
      <w:r w:rsidDel="00000000" w:rsidR="00000000" w:rsidRPr="00000000">
        <w:rPr>
          <w:vertAlign w:val="baseline"/>
          <w:rtl w:val="0"/>
        </w:rPr>
        <w:t xml:space="preserve">     Honourable Court.</w:t>
      </w:r>
    </w:p>
    <w:p w:rsidR="00000000" w:rsidDel="00000000" w:rsidP="00000000" w:rsidRDefault="00000000" w:rsidRPr="00000000" w14:paraId="000006DC">
      <w:pPr>
        <w:pageBreakBefore w:val="0"/>
        <w:spacing w:line="480" w:lineRule="auto"/>
        <w:rPr>
          <w:vertAlign w:val="baseline"/>
        </w:rPr>
      </w:pPr>
      <w:r w:rsidDel="00000000" w:rsidR="00000000" w:rsidRPr="00000000">
        <w:rPr>
          <w:b w:val="1"/>
          <w:u w:val="single"/>
          <w:vertAlign w:val="baseline"/>
          <w:rtl w:val="0"/>
        </w:rPr>
        <w:t xml:space="preserve">REASONS WHEREFORE</w:t>
      </w:r>
      <w:r w:rsidDel="00000000" w:rsidR="00000000" w:rsidRPr="00000000">
        <w:rPr>
          <w:b w:val="1"/>
          <w:vertAlign w:val="baseline"/>
          <w:rtl w:val="0"/>
        </w:rPr>
        <w:t xml:space="preserve"> </w:t>
      </w:r>
      <w:r w:rsidDel="00000000" w:rsidR="00000000" w:rsidRPr="00000000">
        <w:rPr>
          <w:vertAlign w:val="baseline"/>
          <w:rtl w:val="0"/>
        </w:rPr>
        <w:t xml:space="preserve">The Plaintiff prays for judgment against the Defendant in the following terms : </w:t>
      </w:r>
    </w:p>
    <w:p w:rsidR="00000000" w:rsidDel="00000000" w:rsidP="00000000" w:rsidRDefault="00000000" w:rsidRPr="00000000" w14:paraId="000006DD">
      <w:pPr>
        <w:pageBreakBefore w:val="0"/>
        <w:numPr>
          <w:ilvl w:val="0"/>
          <w:numId w:val="32"/>
        </w:numPr>
        <w:spacing w:line="480" w:lineRule="auto"/>
        <w:ind w:left="283" w:hanging="283"/>
        <w:rPr>
          <w:vertAlign w:val="baseline"/>
        </w:rPr>
      </w:pPr>
      <w:r w:rsidDel="00000000" w:rsidR="00000000" w:rsidRPr="00000000">
        <w:rPr>
          <w:vertAlign w:val="baseline"/>
          <w:rtl w:val="0"/>
        </w:rPr>
        <w:t xml:space="preserve">Special Damages in the sum of KShs. 1,254,300/-.</w:t>
      </w:r>
    </w:p>
    <w:p w:rsidR="00000000" w:rsidDel="00000000" w:rsidP="00000000" w:rsidRDefault="00000000" w:rsidRPr="00000000" w14:paraId="000006DE">
      <w:pPr>
        <w:pageBreakBefore w:val="0"/>
        <w:numPr>
          <w:ilvl w:val="0"/>
          <w:numId w:val="32"/>
        </w:numPr>
        <w:spacing w:line="480" w:lineRule="auto"/>
        <w:ind w:left="283" w:hanging="283"/>
        <w:rPr>
          <w:vertAlign w:val="baseline"/>
        </w:rPr>
      </w:pPr>
      <w:r w:rsidDel="00000000" w:rsidR="00000000" w:rsidRPr="00000000">
        <w:rPr>
          <w:vertAlign w:val="baseline"/>
          <w:rtl w:val="0"/>
        </w:rPr>
        <w:t xml:space="preserve">General Damages for anxiety and suffering.</w:t>
      </w:r>
    </w:p>
    <w:p w:rsidR="00000000" w:rsidDel="00000000" w:rsidP="00000000" w:rsidRDefault="00000000" w:rsidRPr="00000000" w14:paraId="000006DF">
      <w:pPr>
        <w:pageBreakBefore w:val="0"/>
        <w:numPr>
          <w:ilvl w:val="0"/>
          <w:numId w:val="32"/>
        </w:numPr>
        <w:spacing w:line="480" w:lineRule="auto"/>
        <w:ind w:left="283" w:hanging="283"/>
        <w:rPr>
          <w:vertAlign w:val="baseline"/>
        </w:rPr>
      </w:pPr>
      <w:r w:rsidDel="00000000" w:rsidR="00000000" w:rsidRPr="00000000">
        <w:rPr>
          <w:vertAlign w:val="baseline"/>
          <w:rtl w:val="0"/>
        </w:rPr>
        <w:t xml:space="preserve">Interest on (a), (b) and (d) above at the rate of 20% per annum.</w:t>
      </w:r>
    </w:p>
    <w:p w:rsidR="00000000" w:rsidDel="00000000" w:rsidP="00000000" w:rsidRDefault="00000000" w:rsidRPr="00000000" w14:paraId="000006E0">
      <w:pPr>
        <w:pageBreakBefore w:val="0"/>
        <w:numPr>
          <w:ilvl w:val="0"/>
          <w:numId w:val="32"/>
        </w:numPr>
        <w:spacing w:line="480" w:lineRule="auto"/>
        <w:ind w:left="283" w:hanging="283"/>
        <w:rPr>
          <w:vertAlign w:val="baseline"/>
        </w:rPr>
      </w:pPr>
      <w:r w:rsidDel="00000000" w:rsidR="00000000" w:rsidRPr="00000000">
        <w:rPr>
          <w:vertAlign w:val="baseline"/>
          <w:rtl w:val="0"/>
        </w:rPr>
        <w:t xml:space="preserve">Costs of this suit.</w:t>
      </w:r>
    </w:p>
    <w:p w:rsidR="00000000" w:rsidDel="00000000" w:rsidP="00000000" w:rsidRDefault="00000000" w:rsidRPr="00000000" w14:paraId="000006E1">
      <w:pPr>
        <w:pageBreakBefore w:val="0"/>
        <w:numPr>
          <w:ilvl w:val="0"/>
          <w:numId w:val="32"/>
        </w:numPr>
        <w:spacing w:line="480" w:lineRule="auto"/>
        <w:ind w:left="283" w:hanging="283"/>
        <w:rPr>
          <w:vertAlign w:val="baseline"/>
        </w:rPr>
      </w:pPr>
      <w:r w:rsidDel="00000000" w:rsidR="00000000" w:rsidRPr="00000000">
        <w:rPr>
          <w:vertAlign w:val="baseline"/>
          <w:rtl w:val="0"/>
        </w:rPr>
        <w:t xml:space="preserve">Any other or further relief that this Honourable Court may deem fit to grant.</w:t>
      </w:r>
    </w:p>
    <w:p w:rsidR="00000000" w:rsidDel="00000000" w:rsidP="00000000" w:rsidRDefault="00000000" w:rsidRPr="00000000" w14:paraId="000006E2">
      <w:pPr>
        <w:pageBreakBefore w:val="0"/>
        <w:spacing w:line="480" w:lineRule="auto"/>
        <w:rPr>
          <w:vertAlign w:val="baseline"/>
        </w:rPr>
      </w:pPr>
      <w:r w:rsidDel="00000000" w:rsidR="00000000" w:rsidRPr="00000000">
        <w:rPr>
          <w:b w:val="1"/>
          <w:u w:val="single"/>
          <w:vertAlign w:val="baseline"/>
          <w:rtl w:val="0"/>
        </w:rPr>
        <w:t xml:space="preserve">DATED</w:t>
      </w:r>
      <w:r w:rsidDel="00000000" w:rsidR="00000000" w:rsidRPr="00000000">
        <w:rPr>
          <w:vertAlign w:val="baseline"/>
          <w:rtl w:val="0"/>
        </w:rPr>
        <w:t xml:space="preserve"> at  Nairobi this                    day of                                 1998.</w:t>
      </w:r>
    </w:p>
    <w:p w:rsidR="00000000" w:rsidDel="00000000" w:rsidP="00000000" w:rsidRDefault="00000000" w:rsidRPr="00000000" w14:paraId="000006E3">
      <w:pPr>
        <w:pageBreakBefore w:val="0"/>
        <w:spacing w:line="480" w:lineRule="auto"/>
        <w:rPr>
          <w:vertAlign w:val="baseline"/>
        </w:rPr>
      </w:pPr>
      <w:r w:rsidDel="00000000" w:rsidR="00000000" w:rsidRPr="00000000">
        <w:rPr>
          <w:rtl w:val="0"/>
        </w:rPr>
      </w:r>
    </w:p>
    <w:p w:rsidR="00000000" w:rsidDel="00000000" w:rsidP="00000000" w:rsidRDefault="00000000" w:rsidRPr="00000000" w14:paraId="000006E4">
      <w:pPr>
        <w:pageBreakBefore w:val="0"/>
        <w:jc w:val="right"/>
        <w:rPr>
          <w:b w:val="0"/>
          <w:u w:val="single"/>
          <w:vertAlign w:val="baseline"/>
        </w:rPr>
      </w:pPr>
      <w:r w:rsidDel="00000000" w:rsidR="00000000" w:rsidRPr="00000000">
        <w:rPr>
          <w:b w:val="1"/>
          <w:vertAlign w:val="baseline"/>
          <w:rtl w:val="0"/>
        </w:rPr>
        <w:t xml:space="preserve">YYYYYYY AND COMPANY</w:t>
      </w:r>
      <w:r w:rsidDel="00000000" w:rsidR="00000000" w:rsidRPr="00000000">
        <w:rPr>
          <w:rtl w:val="0"/>
        </w:rPr>
      </w:r>
    </w:p>
    <w:p w:rsidR="00000000" w:rsidDel="00000000" w:rsidP="00000000" w:rsidRDefault="00000000" w:rsidRPr="00000000" w14:paraId="000006E5">
      <w:pPr>
        <w:pageBreakBefore w:val="0"/>
        <w:jc w:val="right"/>
        <w:rPr>
          <w:b w:val="0"/>
          <w:u w:val="single"/>
          <w:vertAlign w:val="baseline"/>
        </w:rPr>
      </w:pPr>
      <w:r w:rsidDel="00000000" w:rsidR="00000000" w:rsidRPr="00000000">
        <w:rPr>
          <w:b w:val="1"/>
          <w:u w:val="single"/>
          <w:vertAlign w:val="baseline"/>
          <w:rtl w:val="0"/>
        </w:rPr>
        <w:t xml:space="preserve">ADVOCATES FOR THE PLAINTIFF</w:t>
      </w:r>
      <w:r w:rsidDel="00000000" w:rsidR="00000000" w:rsidRPr="00000000">
        <w:rPr>
          <w:rtl w:val="0"/>
        </w:rPr>
      </w:r>
    </w:p>
    <w:p w:rsidR="00000000" w:rsidDel="00000000" w:rsidP="00000000" w:rsidRDefault="00000000" w:rsidRPr="00000000" w14:paraId="000006E6">
      <w:pPr>
        <w:pageBreakBefore w:val="0"/>
        <w:rPr>
          <w:b w:val="0"/>
          <w:u w:val="single"/>
          <w:vertAlign w:val="baseline"/>
        </w:rPr>
      </w:pPr>
      <w:r w:rsidDel="00000000" w:rsidR="00000000" w:rsidRPr="00000000">
        <w:rPr>
          <w:rtl w:val="0"/>
        </w:rPr>
      </w:r>
    </w:p>
    <w:p w:rsidR="00000000" w:rsidDel="00000000" w:rsidP="00000000" w:rsidRDefault="00000000" w:rsidRPr="00000000" w14:paraId="000006E7">
      <w:pPr>
        <w:pageBreakBefore w:val="0"/>
        <w:rPr>
          <w:b w:val="0"/>
          <w:u w:val="single"/>
          <w:vertAlign w:val="baseline"/>
        </w:rPr>
      </w:pPr>
      <w:r w:rsidDel="00000000" w:rsidR="00000000" w:rsidRPr="00000000">
        <w:rPr>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6E8">
      <w:pPr>
        <w:pageBreakBefore w:val="0"/>
        <w:rPr>
          <w:vertAlign w:val="baseline"/>
        </w:rPr>
      </w:pPr>
      <w:r w:rsidDel="00000000" w:rsidR="00000000" w:rsidRPr="00000000">
        <w:rPr>
          <w:vertAlign w:val="baseline"/>
          <w:rtl w:val="0"/>
        </w:rPr>
        <w:t xml:space="preserve">YYYYYYY and Company</w:t>
      </w:r>
    </w:p>
    <w:p w:rsidR="00000000" w:rsidDel="00000000" w:rsidP="00000000" w:rsidRDefault="00000000" w:rsidRPr="00000000" w14:paraId="000006E9">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6EA">
      <w:pPr>
        <w:pageBreakBefore w:val="0"/>
        <w:rPr>
          <w:vertAlign w:val="baseline"/>
        </w:rPr>
      </w:pPr>
      <w:r w:rsidDel="00000000" w:rsidR="00000000" w:rsidRPr="00000000">
        <w:rPr>
          <w:vertAlign w:val="baseline"/>
          <w:rtl w:val="0"/>
        </w:rPr>
        <w:t xml:space="preserve">YYYYYYY</w:t>
      </w:r>
    </w:p>
    <w:p w:rsidR="00000000" w:rsidDel="00000000" w:rsidP="00000000" w:rsidRDefault="00000000" w:rsidRPr="00000000" w14:paraId="000006EB">
      <w:pPr>
        <w:pageBreakBefore w:val="0"/>
        <w:rPr>
          <w:vertAlign w:val="baseline"/>
        </w:rPr>
      </w:pPr>
      <w:r w:rsidDel="00000000" w:rsidR="00000000" w:rsidRPr="00000000">
        <w:rPr>
          <w:vertAlign w:val="baseline"/>
          <w:rtl w:val="0"/>
        </w:rPr>
        <w:t xml:space="preserve">Arboretum Drive</w:t>
      </w:r>
    </w:p>
    <w:p w:rsidR="00000000" w:rsidDel="00000000" w:rsidP="00000000" w:rsidRDefault="00000000" w:rsidRPr="00000000" w14:paraId="000006EC">
      <w:pPr>
        <w:pageBreakBefore w:val="0"/>
        <w:rPr>
          <w:vertAlign w:val="baseline"/>
        </w:rPr>
      </w:pPr>
      <w:r w:rsidDel="00000000" w:rsidR="00000000" w:rsidRPr="00000000">
        <w:rPr>
          <w:vertAlign w:val="baseline"/>
          <w:rtl w:val="0"/>
        </w:rPr>
        <w:t xml:space="preserve">P O Box YYYYYYY</w:t>
      </w:r>
    </w:p>
    <w:p w:rsidR="00000000" w:rsidDel="00000000" w:rsidP="00000000" w:rsidRDefault="00000000" w:rsidRPr="00000000" w14:paraId="000006ED">
      <w:pPr>
        <w:pageBreakBefore w:val="0"/>
        <w:tabs>
          <w:tab w:val="left" w:pos="4253"/>
        </w:tabs>
        <w:rPr>
          <w:vertAlign w:val="baseline"/>
        </w:rPr>
      </w:pPr>
      <w:r w:rsidDel="00000000" w:rsidR="00000000" w:rsidRPr="00000000">
        <w:rPr>
          <w:vertAlign w:val="baseline"/>
          <w:rtl w:val="0"/>
        </w:rPr>
        <w:t xml:space="preserve">NAIROBI   </w:t>
        <w:tab/>
      </w:r>
    </w:p>
    <w:p w:rsidR="00000000" w:rsidDel="00000000" w:rsidP="00000000" w:rsidRDefault="00000000" w:rsidRPr="00000000" w14:paraId="000006EE">
      <w:pPr>
        <w:pageBreakBefore w:val="0"/>
        <w:tabs>
          <w:tab w:val="left" w:pos="4253"/>
        </w:tabs>
        <w:rPr>
          <w:vertAlign w:val="baseline"/>
        </w:rPr>
      </w:pPr>
      <w:r w:rsidDel="00000000" w:rsidR="00000000" w:rsidRPr="00000000">
        <w:rPr>
          <w:rtl w:val="0"/>
        </w:rPr>
      </w:r>
    </w:p>
    <w:p w:rsidR="00000000" w:rsidDel="00000000" w:rsidP="00000000" w:rsidRDefault="00000000" w:rsidRPr="00000000" w14:paraId="000006EF">
      <w:pPr>
        <w:pageBreakBefore w:val="0"/>
        <w:rPr>
          <w:vertAlign w:val="baseline"/>
        </w:rPr>
      </w:pPr>
      <w:r w:rsidDel="00000000" w:rsidR="00000000" w:rsidRPr="00000000">
        <w:rPr>
          <w:rtl w:val="0"/>
        </w:rPr>
      </w:r>
    </w:p>
    <w:p w:rsidR="00000000" w:rsidDel="00000000" w:rsidP="00000000" w:rsidRDefault="00000000" w:rsidRPr="00000000" w14:paraId="000006F0">
      <w:pPr>
        <w:pageBreakBefore w:val="0"/>
        <w:rPr>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6F1">
      <w:pPr>
        <w:pageBreakBefore w:val="0"/>
        <w:rPr>
          <w:vertAlign w:val="baseline"/>
        </w:rPr>
      </w:pPr>
      <w:r w:rsidDel="00000000" w:rsidR="00000000" w:rsidRPr="00000000">
        <w:rPr>
          <w:vertAlign w:val="baseline"/>
          <w:rtl w:val="0"/>
        </w:rPr>
        <w:t xml:space="preserve">(Thro’ the Plaintiff’s Advocates’ Offices)</w:t>
      </w:r>
    </w:p>
    <w:p w:rsidR="00000000" w:rsidDel="00000000" w:rsidP="00000000" w:rsidRDefault="00000000" w:rsidRPr="00000000" w14:paraId="000006F2">
      <w:pPr>
        <w:pageBreakBefore w:val="0"/>
        <w:rPr>
          <w:vertAlign w:val="baseline"/>
        </w:rPr>
      </w:pPr>
      <w:r w:rsidDel="00000000" w:rsidR="00000000" w:rsidRPr="00000000">
        <w:rPr>
          <w:vertAlign w:val="baseline"/>
          <w:rtl w:val="0"/>
        </w:rPr>
        <w:t xml:space="preserve">YYYYYYY,</w:t>
      </w:r>
    </w:p>
    <w:p w:rsidR="00000000" w:rsidDel="00000000" w:rsidP="00000000" w:rsidRDefault="00000000" w:rsidRPr="00000000" w14:paraId="000006F3">
      <w:pPr>
        <w:pageBreakBefore w:val="0"/>
        <w:rPr>
          <w:vertAlign w:val="baseline"/>
        </w:rPr>
      </w:pPr>
      <w:r w:rsidDel="00000000" w:rsidR="00000000" w:rsidRPr="00000000">
        <w:rPr>
          <w:vertAlign w:val="baseline"/>
          <w:rtl w:val="0"/>
        </w:rPr>
        <w:t xml:space="preserve">BBBBBBBB</w:t>
      </w:r>
    </w:p>
    <w:p w:rsidR="00000000" w:rsidDel="00000000" w:rsidP="00000000" w:rsidRDefault="00000000" w:rsidRPr="00000000" w14:paraId="000006F4">
      <w:pPr>
        <w:pageBreakBefore w:val="0"/>
        <w:rPr>
          <w:vertAlign w:val="baseline"/>
        </w:rPr>
      </w:pPr>
      <w:r w:rsidDel="00000000" w:rsidR="00000000" w:rsidRPr="00000000">
        <w:rPr>
          <w:vertAlign w:val="baseline"/>
          <w:rtl w:val="0"/>
        </w:rPr>
        <w:t xml:space="preserve">Advocates,</w:t>
      </w:r>
    </w:p>
    <w:p w:rsidR="00000000" w:rsidDel="00000000" w:rsidP="00000000" w:rsidRDefault="00000000" w:rsidRPr="00000000" w14:paraId="000006F5">
      <w:pPr>
        <w:pageBreakBefore w:val="0"/>
        <w:rPr>
          <w:vertAlign w:val="baseline"/>
        </w:rPr>
      </w:pPr>
      <w:r w:rsidDel="00000000" w:rsidR="00000000" w:rsidRPr="00000000">
        <w:rPr>
          <w:vertAlign w:val="baseline"/>
          <w:rtl w:val="0"/>
        </w:rPr>
        <w:t xml:space="preserve">P. O. Box KKKKK,</w:t>
      </w:r>
    </w:p>
    <w:p w:rsidR="00000000" w:rsidDel="00000000" w:rsidP="00000000" w:rsidRDefault="00000000" w:rsidRPr="00000000" w14:paraId="000006F6">
      <w:pPr>
        <w:pageBreakBefore w:val="0"/>
        <w:rPr>
          <w:vertAlign w:val="baseline"/>
        </w:rPr>
      </w:pPr>
      <w:r w:rsidDel="00000000" w:rsidR="00000000" w:rsidRPr="00000000">
        <w:rPr>
          <w:vertAlign w:val="baseline"/>
          <w:rtl w:val="0"/>
        </w:rPr>
        <w:t xml:space="preserve">NAIROBI.</w:t>
      </w:r>
    </w:p>
    <w:p w:rsidR="00000000" w:rsidDel="00000000" w:rsidP="00000000" w:rsidRDefault="00000000" w:rsidRPr="00000000" w14:paraId="000006F7">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8">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9">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A">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B">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C">
      <w:pPr>
        <w:pStyle w:val="Heading1"/>
        <w:pageBreakBefore w:val="0"/>
        <w:jc w:val="left"/>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D">
      <w:pPr>
        <w:pageBreakBefore w:val="0"/>
        <w:rPr>
          <w:vertAlign w:val="baseline"/>
        </w:rPr>
      </w:pPr>
      <w:r w:rsidDel="00000000" w:rsidR="00000000" w:rsidRPr="00000000">
        <w:rPr>
          <w:rtl w:val="0"/>
        </w:rPr>
      </w:r>
    </w:p>
    <w:p w:rsidR="00000000" w:rsidDel="00000000" w:rsidP="00000000" w:rsidRDefault="00000000" w:rsidRPr="00000000" w14:paraId="000006FE">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6FF">
      <w:pPr>
        <w:pStyle w:val="Heading1"/>
        <w:pageBreakBefore w:val="0"/>
        <w:rPr>
          <w:rFonts w:ascii="Arial" w:cs="Arial" w:eastAsia="Arial" w:hAnsi="Arial"/>
          <w:i w:val="0"/>
          <w:sz w:val="26"/>
          <w:szCs w:val="26"/>
          <w:vertAlign w:val="baseline"/>
        </w:rPr>
      </w:pPr>
      <w:r w:rsidDel="00000000" w:rsidR="00000000" w:rsidRPr="00000000">
        <w:rPr>
          <w:rtl w:val="0"/>
        </w:rPr>
      </w:r>
    </w:p>
    <w:p w:rsidR="00000000" w:rsidDel="00000000" w:rsidP="00000000" w:rsidRDefault="00000000" w:rsidRPr="00000000" w14:paraId="00000700">
      <w:pPr>
        <w:pStyle w:val="Heading1"/>
        <w:pageBreakBefore w:val="0"/>
        <w:rPr>
          <w:rFonts w:ascii="Arial" w:cs="Arial" w:eastAsia="Arial" w:hAnsi="Arial"/>
          <w:i w:val="0"/>
          <w:sz w:val="26"/>
          <w:szCs w:val="26"/>
          <w:vertAlign w:val="baseline"/>
        </w:rPr>
      </w:pPr>
      <w:r w:rsidDel="00000000" w:rsidR="00000000" w:rsidRPr="00000000">
        <w:rPr>
          <w:rFonts w:ascii="Arial" w:cs="Arial" w:eastAsia="Arial" w:hAnsi="Arial"/>
          <w:b w:val="1"/>
          <w:i w:val="1"/>
          <w:sz w:val="26"/>
          <w:szCs w:val="26"/>
          <w:vertAlign w:val="baseline"/>
          <w:rtl w:val="0"/>
        </w:rPr>
        <w:t xml:space="preserve">Summons Third Party Application Order  1 rule 4</w:t>
      </w:r>
      <w:r w:rsidDel="00000000" w:rsidR="00000000" w:rsidRPr="00000000">
        <w:rPr>
          <w:rtl w:val="0"/>
        </w:rPr>
      </w:r>
    </w:p>
    <w:p w:rsidR="00000000" w:rsidDel="00000000" w:rsidP="00000000" w:rsidRDefault="00000000" w:rsidRPr="00000000" w14:paraId="00000701">
      <w:pPr>
        <w:pStyle w:val="Heading1"/>
        <w:pageBreakBefore w:val="0"/>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702">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REPUBLIC OF KENYA</w:t>
      </w:r>
      <w:r w:rsidDel="00000000" w:rsidR="00000000" w:rsidRPr="00000000">
        <w:rPr>
          <w:rtl w:val="0"/>
        </w:rPr>
      </w:r>
    </w:p>
    <w:p w:rsidR="00000000" w:rsidDel="00000000" w:rsidP="00000000" w:rsidRDefault="00000000" w:rsidRPr="00000000" w14:paraId="00000703">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04">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705">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06">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707">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08">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CIVIL CASE NUMBER pppppppppp OF 2001</w:t>
      </w:r>
      <w:r w:rsidDel="00000000" w:rsidR="00000000" w:rsidRPr="00000000">
        <w:rPr>
          <w:rtl w:val="0"/>
        </w:rPr>
      </w:r>
    </w:p>
    <w:p w:rsidR="00000000" w:rsidDel="00000000" w:rsidP="00000000" w:rsidRDefault="00000000" w:rsidRPr="00000000" w14:paraId="00000709">
      <w:pPr>
        <w:pStyle w:val="Heading2"/>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0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0B">
      <w:pPr>
        <w:pStyle w:val="Heading2"/>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WWWWWWWWWWWW………….............…...............………PLAINTIFF</w:t>
      </w:r>
      <w:r w:rsidDel="00000000" w:rsidR="00000000" w:rsidRPr="00000000">
        <w:rPr>
          <w:rtl w:val="0"/>
        </w:rPr>
      </w:r>
    </w:p>
    <w:p w:rsidR="00000000" w:rsidDel="00000000" w:rsidP="00000000" w:rsidRDefault="00000000" w:rsidRPr="00000000" w14:paraId="0000070C">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0D">
      <w:pPr>
        <w:pStyle w:val="Heading3"/>
        <w:pageBreakBefore w:val="0"/>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VERSUS</w:t>
      </w:r>
      <w:r w:rsidDel="00000000" w:rsidR="00000000" w:rsidRPr="00000000">
        <w:rPr>
          <w:rtl w:val="0"/>
        </w:rPr>
      </w:r>
    </w:p>
    <w:p w:rsidR="00000000" w:rsidDel="00000000" w:rsidP="00000000" w:rsidRDefault="00000000" w:rsidRPr="00000000" w14:paraId="0000070E">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0F">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NNNNNNNNNNNNN………………...............….………..........1</w:t>
      </w:r>
      <w:r w:rsidDel="00000000" w:rsidR="00000000" w:rsidRPr="00000000">
        <w:rPr>
          <w:rFonts w:ascii="Arial" w:cs="Arial" w:eastAsia="Arial" w:hAnsi="Arial"/>
          <w:b w:val="1"/>
          <w:vertAlign w:val="superscript"/>
          <w:rtl w:val="0"/>
        </w:rPr>
        <w:t xml:space="preserve">ST</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10">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11">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KKKKKKKKKKKK OF KENYA………..........................…….2</w:t>
      </w:r>
      <w:r w:rsidDel="00000000" w:rsidR="00000000" w:rsidRPr="00000000">
        <w:rPr>
          <w:rFonts w:ascii="Arial" w:cs="Arial" w:eastAsia="Arial" w:hAnsi="Arial"/>
          <w:b w:val="1"/>
          <w:vertAlign w:val="superscript"/>
          <w:rtl w:val="0"/>
        </w:rPr>
        <w:t xml:space="preserve">ND</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12">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13">
      <w:pPr>
        <w:pStyle w:val="Heading1"/>
        <w:pageBreakBefore w:val="0"/>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714">
      <w:pPr>
        <w:pageBreakBefore w:val="0"/>
        <w:spacing w:line="360" w:lineRule="auto"/>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CHAMBER SUMMONS</w:t>
      </w:r>
      <w:r w:rsidDel="00000000" w:rsidR="00000000" w:rsidRPr="00000000">
        <w:rPr>
          <w:rtl w:val="0"/>
        </w:rPr>
      </w:r>
    </w:p>
    <w:p w:rsidR="00000000" w:rsidDel="00000000" w:rsidP="00000000" w:rsidRDefault="00000000" w:rsidRPr="00000000" w14:paraId="00000715">
      <w:pPr>
        <w:pStyle w:val="Heading5"/>
        <w:pageBreakBefore w:val="0"/>
        <w:rPr>
          <w:rFonts w:ascii="Arial" w:cs="Arial" w:eastAsia="Arial" w:hAnsi="Arial"/>
          <w:b w:val="0"/>
          <w:vertAlign w:val="baseline"/>
        </w:rPr>
      </w:pPr>
      <w:r w:rsidDel="00000000" w:rsidR="00000000" w:rsidRPr="00000000">
        <w:rPr>
          <w:rFonts w:ascii="Arial" w:cs="Arial" w:eastAsia="Arial" w:hAnsi="Arial"/>
          <w:b w:val="1"/>
          <w:i w:val="1"/>
          <w:vertAlign w:val="baseline"/>
          <w:rtl w:val="0"/>
        </w:rPr>
        <w:t xml:space="preserve">(EX-PARTE)</w:t>
      </w:r>
      <w:r w:rsidDel="00000000" w:rsidR="00000000" w:rsidRPr="00000000">
        <w:rPr>
          <w:rtl w:val="0"/>
        </w:rPr>
      </w:r>
    </w:p>
    <w:p w:rsidR="00000000" w:rsidDel="00000000" w:rsidP="00000000" w:rsidRDefault="00000000" w:rsidRPr="00000000" w14:paraId="00000716">
      <w:pPr>
        <w:pageBreakBefore w:val="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17">
      <w:pPr>
        <w:pageBreakBefore w:val="0"/>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18">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u w:val="single"/>
          <w:vertAlign w:val="baseline"/>
          <w:rtl w:val="0"/>
        </w:rPr>
        <w:t xml:space="preserve">LET ALL PARTIES</w:t>
      </w:r>
      <w:r w:rsidDel="00000000" w:rsidR="00000000" w:rsidRPr="00000000">
        <w:rPr>
          <w:rFonts w:ascii="Arial" w:cs="Arial" w:eastAsia="Arial" w:hAnsi="Arial"/>
          <w:vertAlign w:val="baseline"/>
          <w:rtl w:val="0"/>
        </w:rPr>
        <w:t xml:space="preserve"> concerned attend before the Honourable Magistrate in Chambers on the       day of                    2002 at 9.00 O'clock in the forenoon or soon thereafter so as Counsel for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Defendant/Applicant may be heard on an Application for </w:t>
      </w:r>
      <w:r w:rsidDel="00000000" w:rsidR="00000000" w:rsidRPr="00000000">
        <w:rPr>
          <w:rFonts w:ascii="Arial" w:cs="Arial" w:eastAsia="Arial" w:hAnsi="Arial"/>
          <w:b w:val="1"/>
          <w:u w:val="single"/>
          <w:vertAlign w:val="baseline"/>
          <w:rtl w:val="0"/>
        </w:rPr>
        <w:t xml:space="preserve">ORDERS:- </w:t>
      </w:r>
      <w:r w:rsidDel="00000000" w:rsidR="00000000" w:rsidRPr="00000000">
        <w:rPr>
          <w:rtl w:val="0"/>
        </w:rPr>
      </w:r>
    </w:p>
    <w:p w:rsidR="00000000" w:rsidDel="00000000" w:rsidP="00000000" w:rsidRDefault="00000000" w:rsidRPr="00000000" w14:paraId="00000719">
      <w:pPr>
        <w:pageBreakBefore w:val="0"/>
        <w:spacing w:line="360" w:lineRule="auto"/>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1A">
      <w:pPr>
        <w:pageBreakBefore w:val="0"/>
        <w:numPr>
          <w:ilvl w:val="0"/>
          <w:numId w:val="36"/>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Defendant/Applicant be granted leave to issue and serve a Third Party Notice upon KKKKKKKKKKKK Transporters and Wheelbase Limited</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as per the annexed draft Third Party Notice marked “A”.</w:t>
      </w:r>
    </w:p>
    <w:p w:rsidR="00000000" w:rsidDel="00000000" w:rsidP="00000000" w:rsidRDefault="00000000" w:rsidRPr="00000000" w14:paraId="0000071B">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1C">
      <w:pPr>
        <w:pageBreakBefore w:val="0"/>
        <w:numPr>
          <w:ilvl w:val="0"/>
          <w:numId w:val="36"/>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 </w:t>
      </w:r>
      <w:r w:rsidDel="00000000" w:rsidR="00000000" w:rsidRPr="00000000">
        <w:rPr>
          <w:rFonts w:ascii="Arial" w:cs="Arial" w:eastAsia="Arial" w:hAnsi="Arial"/>
          <w:vertAlign w:val="baseline"/>
          <w:rtl w:val="0"/>
        </w:rPr>
        <w:t xml:space="preserve">the costs of this application be provided for.</w:t>
      </w:r>
    </w:p>
    <w:p w:rsidR="00000000" w:rsidDel="00000000" w:rsidP="00000000" w:rsidRDefault="00000000" w:rsidRPr="00000000" w14:paraId="0000071D">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1E">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WHICH APPLICATION</w:t>
      </w:r>
      <w:r w:rsidDel="00000000" w:rsidR="00000000" w:rsidRPr="00000000">
        <w:rPr>
          <w:rFonts w:ascii="Arial" w:cs="Arial" w:eastAsia="Arial" w:hAnsi="Arial"/>
          <w:vertAlign w:val="baseline"/>
          <w:rtl w:val="0"/>
        </w:rPr>
        <w:t xml:space="preserve"> is based on the following grounds: -</w:t>
      </w:r>
    </w:p>
    <w:p w:rsidR="00000000" w:rsidDel="00000000" w:rsidP="00000000" w:rsidRDefault="00000000" w:rsidRPr="00000000" w14:paraId="0000071F">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20">
      <w:pPr>
        <w:pageBreakBefore w:val="0"/>
        <w:numPr>
          <w:ilvl w:val="0"/>
          <w:numId w:val="40"/>
        </w:numPr>
        <w:spacing w:line="360" w:lineRule="auto"/>
        <w:ind w:left="0" w:firstLine="0"/>
        <w:jc w:val="both"/>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That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will seek indemnity and/or contribution from the </w:t>
      </w:r>
      <w:r w:rsidDel="00000000" w:rsidR="00000000" w:rsidRPr="00000000">
        <w:rPr>
          <w:rtl w:val="0"/>
        </w:rPr>
      </w:r>
    </w:p>
    <w:p w:rsidR="00000000" w:rsidDel="00000000" w:rsidP="00000000" w:rsidRDefault="00000000" w:rsidRPr="00000000" w14:paraId="00000721">
      <w:pPr>
        <w:pageBreakBefore w:val="0"/>
        <w:spacing w:line="360" w:lineRule="auto"/>
        <w:ind w:left="720"/>
        <w:jc w:val="both"/>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proposed Third Parties for any liability that may be found accruing from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to the Plaintiff.</w:t>
      </w:r>
      <w:r w:rsidDel="00000000" w:rsidR="00000000" w:rsidRPr="00000000">
        <w:rPr>
          <w:rtl w:val="0"/>
        </w:rPr>
      </w:r>
    </w:p>
    <w:p w:rsidR="00000000" w:rsidDel="00000000" w:rsidP="00000000" w:rsidRDefault="00000000" w:rsidRPr="00000000" w14:paraId="00000722">
      <w:pPr>
        <w:pageBreakBefore w:val="0"/>
        <w:spacing w:line="360" w:lineRule="auto"/>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i w:val="0"/>
          <w:smallCaps w:val="0"/>
          <w:strike w:val="0"/>
          <w:color w:val="000000"/>
          <w:sz w:val="26"/>
          <w:szCs w:val="26"/>
          <w:u w:val="singl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2.</w:t>
        <w:tab/>
        <w:t xml:space="preserve">That it is in the interests of justice that the proposed Third Parties be joined to facilitate the determination of the issue of liability.</w:t>
      </w:r>
      <w:r w:rsidDel="00000000" w:rsidR="00000000" w:rsidRPr="00000000">
        <w:rPr>
          <w:rtl w:val="0"/>
        </w:rPr>
      </w:r>
    </w:p>
    <w:p w:rsidR="00000000" w:rsidDel="00000000" w:rsidP="00000000" w:rsidRDefault="00000000" w:rsidRPr="00000000" w14:paraId="00000724">
      <w:pPr>
        <w:pageBreakBefore w:val="0"/>
        <w:spacing w:line="360" w:lineRule="auto"/>
        <w:ind w:left="360"/>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25">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AND  WHICH  APPLICATION</w:t>
      </w:r>
      <w:r w:rsidDel="00000000" w:rsidR="00000000" w:rsidRPr="00000000">
        <w:rPr>
          <w:rFonts w:ascii="Arial" w:cs="Arial" w:eastAsia="Arial" w:hAnsi="Arial"/>
          <w:vertAlign w:val="baseline"/>
          <w:rtl w:val="0"/>
        </w:rPr>
        <w:t xml:space="preserve">  is further grounded on the annexed Affidavit of </w:t>
      </w:r>
      <w:r w:rsidDel="00000000" w:rsidR="00000000" w:rsidRPr="00000000">
        <w:rPr>
          <w:rFonts w:ascii="Arial" w:cs="Arial" w:eastAsia="Arial" w:hAnsi="Arial"/>
          <w:b w:val="1"/>
          <w:u w:val="single"/>
          <w:vertAlign w:val="baseline"/>
          <w:rtl w:val="0"/>
        </w:rPr>
        <w:t xml:space="preserve">N. D. KKKKKKKKKKKK</w:t>
      </w:r>
      <w:r w:rsidDel="00000000" w:rsidR="00000000" w:rsidRPr="00000000">
        <w:rPr>
          <w:rFonts w:ascii="Arial" w:cs="Arial" w:eastAsia="Arial" w:hAnsi="Arial"/>
          <w:vertAlign w:val="baseline"/>
          <w:rtl w:val="0"/>
        </w:rPr>
        <w:t xml:space="preserve"> and such other or further grounds as may be adduced at the hearing hereof.</w:t>
      </w:r>
    </w:p>
    <w:p w:rsidR="00000000" w:rsidDel="00000000" w:rsidP="00000000" w:rsidRDefault="00000000" w:rsidRPr="00000000" w14:paraId="00000726">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27">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DATED</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at </w:t>
      </w:r>
      <w:r w:rsidDel="00000000" w:rsidR="00000000" w:rsidRPr="00000000">
        <w:rPr>
          <w:rFonts w:ascii="Arial" w:cs="Arial" w:eastAsia="Arial" w:hAnsi="Arial"/>
          <w:b w:val="1"/>
          <w:u w:val="single"/>
          <w:vertAlign w:val="baseline"/>
          <w:rtl w:val="0"/>
        </w:rPr>
        <w:t xml:space="preserve">NAIROBI</w:t>
      </w:r>
      <w:r w:rsidDel="00000000" w:rsidR="00000000" w:rsidRPr="00000000">
        <w:rPr>
          <w:rFonts w:ascii="Arial" w:cs="Arial" w:eastAsia="Arial" w:hAnsi="Arial"/>
          <w:vertAlign w:val="baseline"/>
          <w:rtl w:val="0"/>
        </w:rPr>
        <w:t xml:space="preserve"> this                     day of                                2002. </w:t>
      </w:r>
    </w:p>
    <w:p w:rsidR="00000000" w:rsidDel="00000000" w:rsidP="00000000" w:rsidRDefault="00000000" w:rsidRPr="00000000" w14:paraId="00000728">
      <w:pPr>
        <w:pageBreakBefore w:val="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29">
      <w:pPr>
        <w:pageBreakBefore w:val="0"/>
        <w:jc w:val="right"/>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2A">
      <w:pPr>
        <w:pageBreakBefore w:val="0"/>
        <w:jc w:val="right"/>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LLLLLLLLLLLL &amp; COMPANY </w:t>
      </w:r>
      <w:r w:rsidDel="00000000" w:rsidR="00000000" w:rsidRPr="00000000">
        <w:rPr>
          <w:rtl w:val="0"/>
        </w:rPr>
      </w:r>
    </w:p>
    <w:p w:rsidR="00000000" w:rsidDel="00000000" w:rsidP="00000000" w:rsidRDefault="00000000" w:rsidRPr="00000000" w14:paraId="0000072B">
      <w:pPr>
        <w:pageBreakBefore w:val="0"/>
        <w:jc w:val="right"/>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ADVOCATES FOR THE 2</w:t>
      </w:r>
      <w:r w:rsidDel="00000000" w:rsidR="00000000" w:rsidRPr="00000000">
        <w:rPr>
          <w:rFonts w:ascii="Arial" w:cs="Arial" w:eastAsia="Arial" w:hAnsi="Arial"/>
          <w:b w:val="1"/>
          <w:u w:val="single"/>
          <w:vertAlign w:val="superscript"/>
          <w:rtl w:val="0"/>
        </w:rPr>
        <w:t xml:space="preserve">ND</w:t>
      </w:r>
      <w:r w:rsidDel="00000000" w:rsidR="00000000" w:rsidRPr="00000000">
        <w:rPr>
          <w:rFonts w:ascii="Arial" w:cs="Arial" w:eastAsia="Arial" w:hAnsi="Arial"/>
          <w:b w:val="1"/>
          <w:u w:val="single"/>
          <w:vertAlign w:val="baseline"/>
          <w:rtl w:val="0"/>
        </w:rPr>
        <w:t xml:space="preserve"> DEFENDANT</w:t>
      </w:r>
      <w:r w:rsidDel="00000000" w:rsidR="00000000" w:rsidRPr="00000000">
        <w:rPr>
          <w:rtl w:val="0"/>
        </w:rPr>
      </w:r>
    </w:p>
    <w:p w:rsidR="00000000" w:rsidDel="00000000" w:rsidP="00000000" w:rsidRDefault="00000000" w:rsidRPr="00000000" w14:paraId="0000072C">
      <w:pPr>
        <w:pStyle w:val="Heading1"/>
        <w:pageBreakBefore w:val="0"/>
        <w:spacing w:line="360" w:lineRule="auto"/>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72D">
      <w:pPr>
        <w:pStyle w:val="Heading1"/>
        <w:pageBreakBefore w:val="0"/>
        <w:spacing w:line="360" w:lineRule="auto"/>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DRAWN &amp; FILED BY:-</w:t>
      </w:r>
      <w:r w:rsidDel="00000000" w:rsidR="00000000" w:rsidRPr="00000000">
        <w:rPr>
          <w:rtl w:val="0"/>
        </w:rPr>
      </w:r>
    </w:p>
    <w:p w:rsidR="00000000" w:rsidDel="00000000" w:rsidP="00000000" w:rsidRDefault="00000000" w:rsidRPr="00000000" w14:paraId="0000072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 &amp; Company</w:t>
      </w:r>
    </w:p>
    <w:p w:rsidR="00000000" w:rsidDel="00000000" w:rsidP="00000000" w:rsidRDefault="00000000" w:rsidRPr="00000000" w14:paraId="0000072F">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w:t>
      </w:r>
    </w:p>
    <w:p w:rsidR="00000000" w:rsidDel="00000000" w:rsidP="00000000" w:rsidRDefault="00000000" w:rsidRPr="00000000" w14:paraId="00000730">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 House,</w:t>
      </w:r>
    </w:p>
    <w:p w:rsidR="00000000" w:rsidDel="00000000" w:rsidP="00000000" w:rsidRDefault="00000000" w:rsidRPr="00000000" w14:paraId="00000731">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LLLLLLLLLLLLetum Drive,</w:t>
      </w:r>
    </w:p>
    <w:p w:rsidR="00000000" w:rsidDel="00000000" w:rsidP="00000000" w:rsidRDefault="00000000" w:rsidRPr="00000000" w14:paraId="00000732">
      <w:pPr>
        <w:pageBreakBefore w:val="0"/>
        <w:rPr>
          <w:rFonts w:ascii="Arial" w:cs="Arial" w:eastAsia="Arial" w:hAnsi="Arial"/>
          <w:b w:val="0"/>
          <w:vertAlign w:val="baseline"/>
        </w:rPr>
      </w:pPr>
      <w:r w:rsidDel="00000000" w:rsidR="00000000" w:rsidRPr="00000000">
        <w:rPr>
          <w:rFonts w:ascii="Arial" w:cs="Arial" w:eastAsia="Arial" w:hAnsi="Arial"/>
          <w:vertAlign w:val="baseline"/>
          <w:rtl w:val="0"/>
        </w:rPr>
        <w:t xml:space="preserve">P.O.  Box LLLLLLLLLLLL, 00100</w:t>
      </w:r>
      <w:r w:rsidDel="00000000" w:rsidR="00000000" w:rsidRPr="00000000">
        <w:rPr>
          <w:rtl w:val="0"/>
        </w:rPr>
      </w:r>
    </w:p>
    <w:p w:rsidR="00000000" w:rsidDel="00000000" w:rsidP="00000000" w:rsidRDefault="00000000" w:rsidRPr="00000000" w14:paraId="00000733">
      <w:pPr>
        <w:pageBreakBefore w:val="0"/>
        <w:rPr>
          <w:rFonts w:ascii="Arial" w:cs="Arial" w:eastAsia="Arial" w:hAnsi="Arial"/>
          <w:b w:val="0"/>
          <w:i w:val="0"/>
          <w:vertAlign w:val="baseline"/>
        </w:rPr>
      </w:pPr>
      <w:r w:rsidDel="00000000" w:rsidR="00000000" w:rsidRPr="00000000">
        <w:rPr>
          <w:rFonts w:ascii="Arial" w:cs="Arial" w:eastAsia="Arial" w:hAnsi="Arial"/>
          <w:b w:val="1"/>
          <w:u w:val="single"/>
          <w:vertAlign w:val="baseline"/>
          <w:rtl w:val="0"/>
        </w:rPr>
        <w:t xml:space="preserve">NAIROBI.</w:t>
      </w:r>
      <w:r w:rsidDel="00000000" w:rsidR="00000000" w:rsidRPr="00000000">
        <w:rPr>
          <w:rFonts w:ascii="Arial" w:cs="Arial" w:eastAsia="Arial" w:hAnsi="Arial"/>
          <w:vertAlign w:val="baseline"/>
          <w:rtl w:val="0"/>
        </w:rPr>
        <w:tab/>
        <w:tab/>
        <w:tab/>
      </w:r>
      <w:r w:rsidDel="00000000" w:rsidR="00000000" w:rsidRPr="00000000">
        <w:rPr>
          <w:rtl w:val="0"/>
        </w:rPr>
      </w:r>
    </w:p>
    <w:p w:rsidR="00000000" w:rsidDel="00000000" w:rsidP="00000000" w:rsidRDefault="00000000" w:rsidRPr="00000000" w14:paraId="00000734">
      <w:pPr>
        <w:pageBreakBefore w:val="0"/>
        <w:spacing w:line="360" w:lineRule="auto"/>
        <w:rPr>
          <w:rFonts w:ascii="Arial" w:cs="Arial" w:eastAsia="Arial" w:hAnsi="Arial"/>
          <w:b w:val="0"/>
          <w:i w:val="0"/>
          <w:u w:val="single"/>
          <w:vertAlign w:val="baseline"/>
        </w:rPr>
      </w:pPr>
      <w:r w:rsidDel="00000000" w:rsidR="00000000" w:rsidRPr="00000000">
        <w:rPr>
          <w:rtl w:val="0"/>
        </w:rPr>
      </w:r>
    </w:p>
    <w:p w:rsidR="00000000" w:rsidDel="00000000" w:rsidP="00000000" w:rsidRDefault="00000000" w:rsidRPr="00000000" w14:paraId="00000735">
      <w:pPr>
        <w:pageBreakBefore w:val="0"/>
        <w:ind w:left="91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579" w:hanging="78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“If any party does not appear at the time and place abovementioned, such order will be made and proceedings taken as the Court may deem just and expedient"</w:t>
      </w:r>
    </w:p>
    <w:p w:rsidR="00000000" w:rsidDel="00000000" w:rsidP="00000000" w:rsidRDefault="00000000" w:rsidRPr="00000000" w14:paraId="00000737">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i w:val="1"/>
          <w:sz w:val="26"/>
          <w:szCs w:val="26"/>
          <w:vertAlign w:val="baseline"/>
          <w:rtl w:val="0"/>
        </w:rPr>
        <w:br w:type="textWrapping"/>
      </w:r>
      <w:r w:rsidDel="00000000" w:rsidR="00000000" w:rsidRPr="00000000">
        <w:br w:type="page"/>
      </w:r>
      <w:r w:rsidDel="00000000" w:rsidR="00000000" w:rsidRPr="00000000">
        <w:rPr>
          <w:rFonts w:ascii="Arial" w:cs="Arial" w:eastAsia="Arial" w:hAnsi="Arial"/>
          <w:b w:val="1"/>
          <w:sz w:val="26"/>
          <w:szCs w:val="26"/>
          <w:vertAlign w:val="baseline"/>
          <w:rtl w:val="0"/>
        </w:rPr>
        <w:t xml:space="preserve">REPUBLIC OF KENYA</w:t>
      </w:r>
      <w:r w:rsidDel="00000000" w:rsidR="00000000" w:rsidRPr="00000000">
        <w:rPr>
          <w:rtl w:val="0"/>
        </w:rPr>
      </w:r>
    </w:p>
    <w:p w:rsidR="00000000" w:rsidDel="00000000" w:rsidP="00000000" w:rsidRDefault="00000000" w:rsidRPr="00000000" w14:paraId="00000738">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39">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73A">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3B">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73C">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3D">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CIVIL CASE NUMBER pppppppppp OF 2001</w:t>
      </w:r>
      <w:r w:rsidDel="00000000" w:rsidR="00000000" w:rsidRPr="00000000">
        <w:rPr>
          <w:rtl w:val="0"/>
        </w:rPr>
      </w:r>
    </w:p>
    <w:p w:rsidR="00000000" w:rsidDel="00000000" w:rsidP="00000000" w:rsidRDefault="00000000" w:rsidRPr="00000000" w14:paraId="0000073E">
      <w:pPr>
        <w:pStyle w:val="Heading2"/>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3F">
      <w:pPr>
        <w:pStyle w:val="Heading2"/>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0">
      <w:pPr>
        <w:pStyle w:val="Heading2"/>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WWWWWWWWWWWW………….............…...............………PLAINTIFF</w:t>
      </w:r>
      <w:r w:rsidDel="00000000" w:rsidR="00000000" w:rsidRPr="00000000">
        <w:rPr>
          <w:rtl w:val="0"/>
        </w:rPr>
      </w:r>
    </w:p>
    <w:p w:rsidR="00000000" w:rsidDel="00000000" w:rsidP="00000000" w:rsidRDefault="00000000" w:rsidRPr="00000000" w14:paraId="00000741">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42">
      <w:pPr>
        <w:pStyle w:val="Heading3"/>
        <w:pageBreakBefore w:val="0"/>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VERSUS</w:t>
      </w:r>
      <w:r w:rsidDel="00000000" w:rsidR="00000000" w:rsidRPr="00000000">
        <w:rPr>
          <w:rtl w:val="0"/>
        </w:rPr>
      </w:r>
    </w:p>
    <w:p w:rsidR="00000000" w:rsidDel="00000000" w:rsidP="00000000" w:rsidRDefault="00000000" w:rsidRPr="00000000" w14:paraId="00000743">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44">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NNNNNNNNNNNNN………………...............….………..........1</w:t>
      </w:r>
      <w:r w:rsidDel="00000000" w:rsidR="00000000" w:rsidRPr="00000000">
        <w:rPr>
          <w:rFonts w:ascii="Arial" w:cs="Arial" w:eastAsia="Arial" w:hAnsi="Arial"/>
          <w:b w:val="1"/>
          <w:vertAlign w:val="superscript"/>
          <w:rtl w:val="0"/>
        </w:rPr>
        <w:t xml:space="preserve">ST</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45">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46">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KKKKKKKKKKKK OF KENYA………........................…….2</w:t>
      </w:r>
      <w:r w:rsidDel="00000000" w:rsidR="00000000" w:rsidRPr="00000000">
        <w:rPr>
          <w:rFonts w:ascii="Arial" w:cs="Arial" w:eastAsia="Arial" w:hAnsi="Arial"/>
          <w:b w:val="1"/>
          <w:vertAlign w:val="superscript"/>
          <w:rtl w:val="0"/>
        </w:rPr>
        <w:t xml:space="preserve">ND</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4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8">
      <w:pPr>
        <w:pageBreakBefore w:val="0"/>
        <w:spacing w:line="360" w:lineRule="auto"/>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49">
      <w:pPr>
        <w:pageBreakBefore w:val="0"/>
        <w:spacing w:line="360" w:lineRule="auto"/>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SUPPORTING AFFIDAVIT </w:t>
      </w:r>
      <w:r w:rsidDel="00000000" w:rsidR="00000000" w:rsidRPr="00000000">
        <w:rPr>
          <w:rtl w:val="0"/>
        </w:rPr>
      </w:r>
    </w:p>
    <w:p w:rsidR="00000000" w:rsidDel="00000000" w:rsidP="00000000" w:rsidRDefault="00000000" w:rsidRPr="00000000" w14:paraId="0000074A">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B">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 </w:t>
      </w:r>
      <w:r w:rsidDel="00000000" w:rsidR="00000000" w:rsidRPr="00000000">
        <w:rPr>
          <w:rFonts w:ascii="Arial" w:cs="Arial" w:eastAsia="Arial" w:hAnsi="Arial"/>
          <w:b w:val="1"/>
          <w:u w:val="single"/>
          <w:vertAlign w:val="baseline"/>
          <w:rtl w:val="0"/>
        </w:rPr>
        <w:t xml:space="preserve">N. D. KKKKKKKKKKKK</w:t>
      </w:r>
      <w:r w:rsidDel="00000000" w:rsidR="00000000" w:rsidRPr="00000000">
        <w:rPr>
          <w:rFonts w:ascii="Arial" w:cs="Arial" w:eastAsia="Arial" w:hAnsi="Arial"/>
          <w:vertAlign w:val="baseline"/>
          <w:rtl w:val="0"/>
        </w:rPr>
        <w:t xml:space="preserve"> residing along Brookside Drive Nairobi and of Post Office Box Number 30831 Nairobi in the Republic of Kenya do make oath and solemnly state as follows:-</w:t>
      </w:r>
    </w:p>
    <w:p w:rsidR="00000000" w:rsidDel="00000000" w:rsidP="00000000" w:rsidRDefault="00000000" w:rsidRPr="00000000" w14:paraId="0000074C">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D">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 am the Chief Executive Officer of KKKKKKKKKKKK Limited ("the Defendant"), which company is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in this suit.</w:t>
      </w:r>
    </w:p>
    <w:p w:rsidR="00000000" w:rsidDel="00000000" w:rsidP="00000000" w:rsidRDefault="00000000" w:rsidRPr="00000000" w14:paraId="0000074E">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4F">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in my aforesaid capacity, I am duly authorised and competent to swear this Affidavit on the said company's behalf.</w:t>
      </w:r>
    </w:p>
    <w:p w:rsidR="00000000" w:rsidDel="00000000" w:rsidP="00000000" w:rsidRDefault="00000000" w:rsidRPr="00000000" w14:paraId="00000750">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1">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on the 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December, 2001, the Plaintiff, through its Advocates, Messrs. Ng’eno Wangalwa &amp; Company Advocates instituted a suit against the Defendants by filing a Plaint on 7</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December, 2001.  Pursuant thereto,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entered appearance on 20</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December, 2001 and filed its Defence on 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January, 2002 through its advocates on record, LLLLLLLLLLLL &amp; Company, Advocates.</w:t>
      </w:r>
    </w:p>
    <w:p w:rsidR="00000000" w:rsidDel="00000000" w:rsidP="00000000" w:rsidRDefault="00000000" w:rsidRPr="00000000" w14:paraId="00000752">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3">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 </w:t>
      </w:r>
      <w:r w:rsidDel="00000000" w:rsidR="00000000" w:rsidRPr="00000000">
        <w:rPr>
          <w:rFonts w:ascii="Arial" w:cs="Arial" w:eastAsia="Arial" w:hAnsi="Arial"/>
          <w:vertAlign w:val="baseline"/>
          <w:rtl w:val="0"/>
        </w:rPr>
        <w:t xml:space="preserve">in the said Defence,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has averred that it is not liable for the damages and costs arising out of the alleged accident caused by Motor Vehicle Registration Number KKKKKKKKKKKK842C ("the said motor vehicle”) or any part thereof or at all.</w:t>
      </w:r>
    </w:p>
    <w:p w:rsidR="00000000" w:rsidDel="00000000" w:rsidP="00000000" w:rsidRDefault="00000000" w:rsidRPr="00000000" w14:paraId="00000754">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5">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in the said Defence,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has further averred that it has been wrongfully sued and should not be party to this suit. </w:t>
      </w:r>
    </w:p>
    <w:p w:rsidR="00000000" w:rsidDel="00000000" w:rsidP="00000000" w:rsidRDefault="00000000" w:rsidRPr="00000000" w14:paraId="00000756">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7">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in the said Defence,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has further averred in the alternative and without any prejudice whatsoever to any of the foregoing matters therein, that it was only registered as owner of the said Motor Vehicle only by virtue of being a re-financier to Wheelbase Limited and KKKKKKKKKKKK Transporters who were the true owners of the Motor vehicle.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was therefore not the true owner of the said Motor vehicle at all material times as alleged.</w:t>
      </w:r>
    </w:p>
    <w:p w:rsidR="00000000" w:rsidDel="00000000" w:rsidP="00000000" w:rsidRDefault="00000000" w:rsidRPr="00000000" w14:paraId="00000758">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9">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pursuant to Consent Order recorded on 29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May, 2001 in Milimani HCCC KKKKKKKKKKKK of 2001, has transferred to Wheelbase Limited, one of the proposed Third Parties, the logbook and a blank executed transfer form for the said Motor vehicle KKKKKKKKKKKK 842  Annexed herewith and marked </w:t>
      </w:r>
      <w:r w:rsidDel="00000000" w:rsidR="00000000" w:rsidRPr="00000000">
        <w:rPr>
          <w:rFonts w:ascii="Arial" w:cs="Arial" w:eastAsia="Arial" w:hAnsi="Arial"/>
          <w:b w:val="1"/>
          <w:vertAlign w:val="baseline"/>
          <w:rtl w:val="0"/>
        </w:rPr>
        <w:t xml:space="preserve">"NDC1"</w:t>
      </w:r>
      <w:r w:rsidDel="00000000" w:rsidR="00000000" w:rsidRPr="00000000">
        <w:rPr>
          <w:rFonts w:ascii="Arial" w:cs="Arial" w:eastAsia="Arial" w:hAnsi="Arial"/>
          <w:vertAlign w:val="baseline"/>
          <w:rtl w:val="0"/>
        </w:rPr>
        <w:t xml:space="preserve"> are true copies of the Decree in HCCC KKKKKKKKKKKK of 2001 and a file copy of a letter written by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and accepted by Wheelbase Limited.</w:t>
      </w:r>
    </w:p>
    <w:p w:rsidR="00000000" w:rsidDel="00000000" w:rsidP="00000000" w:rsidRDefault="00000000" w:rsidRPr="00000000" w14:paraId="0000075A">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B">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having received the transfer forms and the logbook for motor vehicle registration number KKKKKKKKKKKK 842 and since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has never had actual possession of the motor vehicle, it is clear that the proposed Third Parties are necessary parties to this suit. </w:t>
      </w:r>
    </w:p>
    <w:p w:rsidR="00000000" w:rsidDel="00000000" w:rsidP="00000000" w:rsidRDefault="00000000" w:rsidRPr="00000000" w14:paraId="0000075C">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D">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in view of the foregoing,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has wrongly been sued by the Plaintiff.</w:t>
      </w:r>
    </w:p>
    <w:p w:rsidR="00000000" w:rsidDel="00000000" w:rsidP="00000000" w:rsidRDefault="00000000" w:rsidRPr="00000000" w14:paraId="0000075E">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5F">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 THAT</w:t>
      </w:r>
      <w:r w:rsidDel="00000000" w:rsidR="00000000" w:rsidRPr="00000000">
        <w:rPr>
          <w:rFonts w:ascii="Arial" w:cs="Arial" w:eastAsia="Arial" w:hAnsi="Arial"/>
          <w:vertAlign w:val="baseline"/>
          <w:rtl w:val="0"/>
        </w:rPr>
        <w:t xml:space="preserve"> further to paragraph 8 hereinabove,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properly claims indemnity and contribution from the proposed Third Parties since the said Third Parties were at all material times, the rightful and lawful owners of the said Motor vehicle and especially at the time of the said accident. </w:t>
      </w:r>
    </w:p>
    <w:p w:rsidR="00000000" w:rsidDel="00000000" w:rsidP="00000000" w:rsidRDefault="00000000" w:rsidRPr="00000000" w14:paraId="00000760">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61">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I am advised by the Advocates on record for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Messrs. LLLLLLLLLLLL &amp; Company, Advocates, whose advise I verily believe to be true that Wheelbase Limited and KKKKKKKKKKKK Transporters are proper parties to be joined in this suit.</w:t>
      </w:r>
    </w:p>
    <w:p w:rsidR="00000000" w:rsidDel="00000000" w:rsidP="00000000" w:rsidRDefault="00000000" w:rsidRPr="00000000" w14:paraId="00000762">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63">
      <w:pPr>
        <w:pageBreakBefore w:val="0"/>
        <w:numPr>
          <w:ilvl w:val="0"/>
          <w:numId w:val="38"/>
        </w:numPr>
        <w:spacing w:line="360" w:lineRule="auto"/>
        <w:ind w:left="720" w:hanging="720"/>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I swear this Affidavit in support of the Application herein for leave to issue and serve a Third Party Notice upon Wheelbase Limited and KKKKKKKKKKKK Transporters. </w:t>
      </w:r>
    </w:p>
    <w:p w:rsidR="00000000" w:rsidDel="00000000" w:rsidP="00000000" w:rsidRDefault="00000000" w:rsidRPr="00000000" w14:paraId="00000764">
      <w:pPr>
        <w:pageBreakBefore w:val="0"/>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765">
      <w:pPr>
        <w:pageBreakBefore w:val="0"/>
        <w:spacing w:line="360" w:lineRule="auto"/>
        <w:ind w:left="720" w:hanging="720"/>
        <w:jc w:val="both"/>
        <w:rPr>
          <w:rFonts w:ascii="Arial" w:cs="Arial" w:eastAsia="Arial" w:hAnsi="Arial"/>
          <w:b w:val="0"/>
          <w:u w:val="single"/>
          <w:vertAlign w:val="baseline"/>
        </w:rPr>
      </w:pPr>
      <w:r w:rsidDel="00000000" w:rsidR="00000000" w:rsidRPr="00000000">
        <w:rPr>
          <w:rFonts w:ascii="Arial" w:cs="Arial" w:eastAsia="Arial" w:hAnsi="Arial"/>
          <w:vertAlign w:val="baseline"/>
          <w:rtl w:val="0"/>
        </w:rPr>
        <w:t xml:space="preserve">12.</w:t>
        <w:tab/>
      </w:r>
      <w:r w:rsidDel="00000000" w:rsidR="00000000" w:rsidRPr="00000000">
        <w:rPr>
          <w:rFonts w:ascii="Arial" w:cs="Arial" w:eastAsia="Arial" w:hAnsi="Arial"/>
          <w:b w:val="1"/>
          <w:u w:val="single"/>
          <w:vertAlign w:val="baseline"/>
          <w:rtl w:val="0"/>
        </w:rPr>
        <w:t xml:space="preserve">THAT</w:t>
      </w:r>
      <w:r w:rsidDel="00000000" w:rsidR="00000000" w:rsidRPr="00000000">
        <w:rPr>
          <w:rFonts w:ascii="Arial" w:cs="Arial" w:eastAsia="Arial" w:hAnsi="Arial"/>
          <w:vertAlign w:val="baseline"/>
          <w:rtl w:val="0"/>
        </w:rPr>
        <w:t xml:space="preserve"> what is deponed to hereinabove is true to the best of my knowledge and belief.</w:t>
      </w:r>
      <w:r w:rsidDel="00000000" w:rsidR="00000000" w:rsidRPr="00000000">
        <w:rPr>
          <w:rFonts w:ascii="Arial" w:cs="Arial" w:eastAsia="Arial" w:hAnsi="Arial"/>
          <w:b w:val="1"/>
          <w:u w:val="single"/>
          <w:vertAlign w:val="baseline"/>
          <w:rtl w:val="0"/>
        </w:rPr>
        <w:t xml:space="preserve"> </w:t>
      </w:r>
      <w:r w:rsidDel="00000000" w:rsidR="00000000" w:rsidRPr="00000000">
        <w:rPr>
          <w:rtl w:val="0"/>
        </w:rPr>
      </w:r>
    </w:p>
    <w:p w:rsidR="00000000" w:rsidDel="00000000" w:rsidP="00000000" w:rsidRDefault="00000000" w:rsidRPr="00000000" w14:paraId="00000766">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67">
      <w:pPr>
        <w:pageBreakBefore w:val="0"/>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SWORN</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by the said </w:t>
      </w:r>
      <w:r w:rsidDel="00000000" w:rsidR="00000000" w:rsidRPr="00000000">
        <w:rPr>
          <w:rFonts w:ascii="Arial" w:cs="Arial" w:eastAsia="Arial" w:hAnsi="Arial"/>
          <w:b w:val="1"/>
          <w:u w:val="single"/>
          <w:vertAlign w:val="baseline"/>
          <w:rtl w:val="0"/>
        </w:rPr>
        <w:t xml:space="preserve">N. D. KKKKKKKKKKK</w:t>
        <w:tab/>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768">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ab/>
        <w:t xml:space="preserve">)</w:t>
      </w:r>
    </w:p>
    <w:p w:rsidR="00000000" w:rsidDel="00000000" w:rsidP="00000000" w:rsidRDefault="00000000" w:rsidRPr="00000000" w14:paraId="00000769">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at Nairobi this              day of             </w:t>
        <w:tab/>
        <w:t xml:space="preserve"> 2002</w:t>
        <w:tab/>
        <w:tab/>
        <w:t xml:space="preserve">)</w:t>
      </w:r>
    </w:p>
    <w:p w:rsidR="00000000" w:rsidDel="00000000" w:rsidP="00000000" w:rsidRDefault="00000000" w:rsidRPr="00000000" w14:paraId="0000076A">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ab/>
        <w:t xml:space="preserve">)</w:t>
      </w:r>
    </w:p>
    <w:p w:rsidR="00000000" w:rsidDel="00000000" w:rsidP="00000000" w:rsidRDefault="00000000" w:rsidRPr="00000000" w14:paraId="0000076B">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ab/>
        <w:t xml:space="preserve">)</w:t>
      </w:r>
    </w:p>
    <w:p w:rsidR="00000000" w:rsidDel="00000000" w:rsidP="00000000" w:rsidRDefault="00000000" w:rsidRPr="00000000" w14:paraId="0000076C">
      <w:pPr>
        <w:pageBreakBefore w:val="0"/>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BEFORE ME</w:t>
      </w:r>
      <w:r w:rsidDel="00000000" w:rsidR="00000000" w:rsidRPr="00000000">
        <w:rPr>
          <w:rFonts w:ascii="Arial" w:cs="Arial" w:eastAsia="Arial" w:hAnsi="Arial"/>
          <w:vertAlign w:val="baseline"/>
          <w:rtl w:val="0"/>
        </w:rPr>
        <w:tab/>
        <w:tab/>
        <w:tab/>
        <w:tab/>
        <w:tab/>
        <w:tab/>
        <w:t xml:space="preserve">)</w:t>
      </w:r>
    </w:p>
    <w:p w:rsidR="00000000" w:rsidDel="00000000" w:rsidP="00000000" w:rsidRDefault="00000000" w:rsidRPr="00000000" w14:paraId="0000076D">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ab/>
        <w:t xml:space="preserve">)</w:t>
      </w:r>
    </w:p>
    <w:p w:rsidR="00000000" w:rsidDel="00000000" w:rsidP="00000000" w:rsidRDefault="00000000" w:rsidRPr="00000000" w14:paraId="0000076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tab/>
        <w:tab/>
        <w:tab/>
        <w:tab/>
        <w:tab/>
        <w:tab/>
        <w:tab/>
        <w:t xml:space="preserve">)</w:t>
      </w:r>
    </w:p>
    <w:p w:rsidR="00000000" w:rsidDel="00000000" w:rsidP="00000000" w:rsidRDefault="00000000" w:rsidRPr="00000000" w14:paraId="0000076F">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COMMISSIONER FOR OATHS</w:t>
      </w:r>
      <w:r w:rsidDel="00000000" w:rsidR="00000000" w:rsidRPr="00000000">
        <w:rPr>
          <w:rFonts w:ascii="Arial" w:cs="Arial" w:eastAsia="Arial" w:hAnsi="Arial"/>
          <w:b w:val="1"/>
          <w:vertAlign w:val="baseline"/>
          <w:rtl w:val="0"/>
        </w:rPr>
        <w:tab/>
        <w:t xml:space="preserve">          </w:t>
        <w:tab/>
      </w:r>
      <w:r w:rsidDel="00000000" w:rsidR="00000000" w:rsidRPr="00000000">
        <w:rPr>
          <w:rFonts w:ascii="Arial" w:cs="Arial" w:eastAsia="Arial" w:hAnsi="Arial"/>
          <w:vertAlign w:val="baseline"/>
          <w:rtl w:val="0"/>
        </w:rPr>
        <w:t xml:space="preserve">)</w:t>
        <w:tab/>
        <w:tab/>
        <w:tab/>
        <w:tab/>
        <w:tab/>
        <w:tab/>
        <w:tab/>
      </w:r>
      <w:r w:rsidDel="00000000" w:rsidR="00000000" w:rsidRPr="00000000">
        <w:rPr>
          <w:rtl w:val="0"/>
        </w:rPr>
      </w:r>
    </w:p>
    <w:p w:rsidR="00000000" w:rsidDel="00000000" w:rsidP="00000000" w:rsidRDefault="00000000" w:rsidRPr="00000000" w14:paraId="00000770">
      <w:pPr>
        <w:pageBreakBefore w:val="0"/>
        <w:rPr>
          <w:rFonts w:ascii="Arial" w:cs="Arial" w:eastAsia="Arial" w:hAnsi="Arial"/>
          <w:b w:val="0"/>
          <w:vertAlign w:val="baseline"/>
        </w:rPr>
      </w:pPr>
      <w:r w:rsidDel="00000000" w:rsidR="00000000" w:rsidRPr="00000000">
        <w:rPr>
          <w:rFonts w:ascii="Arial" w:cs="Arial" w:eastAsia="Arial" w:hAnsi="Arial"/>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771">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72">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 and Company</w:t>
      </w:r>
    </w:p>
    <w:p w:rsidR="00000000" w:rsidDel="00000000" w:rsidP="00000000" w:rsidRDefault="00000000" w:rsidRPr="00000000" w14:paraId="00000773">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 </w:t>
      </w:r>
    </w:p>
    <w:p w:rsidR="00000000" w:rsidDel="00000000" w:rsidP="00000000" w:rsidRDefault="00000000" w:rsidRPr="00000000" w14:paraId="00000774">
      <w:pPr>
        <w:pageBreakBefore w:val="0"/>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75">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REPUBLIC OF KENYA</w:t>
      </w:r>
      <w:r w:rsidDel="00000000" w:rsidR="00000000" w:rsidRPr="00000000">
        <w:rPr>
          <w:rtl w:val="0"/>
        </w:rPr>
      </w:r>
    </w:p>
    <w:p w:rsidR="00000000" w:rsidDel="00000000" w:rsidP="00000000" w:rsidRDefault="00000000" w:rsidRPr="00000000" w14:paraId="00000776">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77">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778">
      <w:pPr>
        <w:pageBreakBefore w:val="0"/>
        <w:jc w:val="center"/>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79">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77A">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7B">
      <w:pPr>
        <w:pageBreakBefore w:val="0"/>
        <w:jc w:val="center"/>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CIVIL CASE NUMBER pppppppppp OF 2001</w:t>
      </w:r>
      <w:r w:rsidDel="00000000" w:rsidR="00000000" w:rsidRPr="00000000">
        <w:rPr>
          <w:rtl w:val="0"/>
        </w:rPr>
      </w:r>
    </w:p>
    <w:p w:rsidR="00000000" w:rsidDel="00000000" w:rsidP="00000000" w:rsidRDefault="00000000" w:rsidRPr="00000000" w14:paraId="0000077C">
      <w:pPr>
        <w:pStyle w:val="Heading2"/>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7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7E">
      <w:pPr>
        <w:pStyle w:val="Heading2"/>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WWWWWWWWWWWW………….............…...............………PLAINTIFF</w:t>
      </w:r>
      <w:r w:rsidDel="00000000" w:rsidR="00000000" w:rsidRPr="00000000">
        <w:rPr>
          <w:rtl w:val="0"/>
        </w:rPr>
      </w:r>
    </w:p>
    <w:p w:rsidR="00000000" w:rsidDel="00000000" w:rsidP="00000000" w:rsidRDefault="00000000" w:rsidRPr="00000000" w14:paraId="0000077F">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80">
      <w:pPr>
        <w:pStyle w:val="Heading3"/>
        <w:pageBreakBefore w:val="0"/>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VERSUS</w:t>
      </w:r>
      <w:r w:rsidDel="00000000" w:rsidR="00000000" w:rsidRPr="00000000">
        <w:rPr>
          <w:rtl w:val="0"/>
        </w:rPr>
      </w:r>
    </w:p>
    <w:p w:rsidR="00000000" w:rsidDel="00000000" w:rsidP="00000000" w:rsidRDefault="00000000" w:rsidRPr="00000000" w14:paraId="00000781">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82">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NNNNNNNNNNNNN………………...............….………..........1</w:t>
      </w:r>
      <w:r w:rsidDel="00000000" w:rsidR="00000000" w:rsidRPr="00000000">
        <w:rPr>
          <w:rFonts w:ascii="Arial" w:cs="Arial" w:eastAsia="Arial" w:hAnsi="Arial"/>
          <w:b w:val="1"/>
          <w:vertAlign w:val="superscript"/>
          <w:rtl w:val="0"/>
        </w:rPr>
        <w:t xml:space="preserve">ST</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83">
      <w:pPr>
        <w:pageBreakBefore w:val="0"/>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84">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KKKKKKKKKKKK OF KENYA………..........................…….2</w:t>
      </w:r>
      <w:r w:rsidDel="00000000" w:rsidR="00000000" w:rsidRPr="00000000">
        <w:rPr>
          <w:rFonts w:ascii="Arial" w:cs="Arial" w:eastAsia="Arial" w:hAnsi="Arial"/>
          <w:b w:val="1"/>
          <w:vertAlign w:val="superscript"/>
          <w:rtl w:val="0"/>
        </w:rPr>
        <w:t xml:space="preserve">ND</w:t>
      </w:r>
      <w:r w:rsidDel="00000000" w:rsidR="00000000" w:rsidRPr="00000000">
        <w:rPr>
          <w:rFonts w:ascii="Arial" w:cs="Arial" w:eastAsia="Arial" w:hAnsi="Arial"/>
          <w:b w:val="1"/>
          <w:vertAlign w:val="baseline"/>
          <w:rtl w:val="0"/>
        </w:rPr>
        <w:t xml:space="preserve"> DEFENDANT</w:t>
      </w:r>
      <w:r w:rsidDel="00000000" w:rsidR="00000000" w:rsidRPr="00000000">
        <w:rPr>
          <w:rtl w:val="0"/>
        </w:rPr>
      </w:r>
    </w:p>
    <w:p w:rsidR="00000000" w:rsidDel="00000000" w:rsidP="00000000" w:rsidRDefault="00000000" w:rsidRPr="00000000" w14:paraId="00000785">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86">
      <w:pPr>
        <w:pStyle w:val="Heading1"/>
        <w:pageBreakBefore w:val="0"/>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787">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THIRD PARTY NOTICE</w:t>
      </w:r>
      <w:r w:rsidDel="00000000" w:rsidR="00000000" w:rsidRPr="00000000">
        <w:rPr>
          <w:rtl w:val="0"/>
        </w:rPr>
      </w:r>
    </w:p>
    <w:p w:rsidR="00000000" w:rsidDel="00000000" w:rsidP="00000000" w:rsidRDefault="00000000" w:rsidRPr="00000000" w14:paraId="00000788">
      <w:pPr>
        <w:pStyle w:val="Heading2"/>
        <w:pageBreakBefore w:val="0"/>
        <w:rPr>
          <w:rFonts w:ascii="Arial" w:cs="Arial" w:eastAsia="Arial" w:hAnsi="Arial"/>
          <w:vertAlign w:val="baseline"/>
        </w:rPr>
      </w:pPr>
      <w:r w:rsidDel="00000000" w:rsidR="00000000" w:rsidRPr="00000000">
        <w:rPr>
          <w:rFonts w:ascii="Arial" w:cs="Arial" w:eastAsia="Arial" w:hAnsi="Arial"/>
          <w:b w:val="1"/>
          <w:vertAlign w:val="baseline"/>
          <w:rtl w:val="0"/>
        </w:rPr>
        <w:t xml:space="preserve">                      (Order 1 Rule 14 of the Civil Procedure Rules)</w:t>
      </w:r>
      <w:r w:rsidDel="00000000" w:rsidR="00000000" w:rsidRPr="00000000">
        <w:rPr>
          <w:rtl w:val="0"/>
        </w:rPr>
      </w:r>
    </w:p>
    <w:p w:rsidR="00000000" w:rsidDel="00000000" w:rsidP="00000000" w:rsidRDefault="00000000" w:rsidRPr="00000000" w14:paraId="00000789">
      <w:pPr>
        <w:pageBreakBefore w:val="0"/>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Issued pursuant to an Order of the Court dated  29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vertAlign w:val="baseline"/>
          <w:rtl w:val="0"/>
        </w:rPr>
        <w:t xml:space="preserve"> April, 2002</w:t>
      </w:r>
    </w:p>
    <w:p w:rsidR="00000000" w:rsidDel="00000000" w:rsidP="00000000" w:rsidRDefault="00000000" w:rsidRPr="00000000" w14:paraId="0000078A">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78B">
      <w:pPr>
        <w:pageBreakBefore w:val="0"/>
        <w:spacing w:line="36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TO </w:t>
      </w:r>
      <w:r w:rsidDel="00000000" w:rsidR="00000000" w:rsidRPr="00000000">
        <w:rPr>
          <w:rtl w:val="0"/>
        </w:rPr>
      </w:r>
    </w:p>
    <w:p w:rsidR="00000000" w:rsidDel="00000000" w:rsidP="00000000" w:rsidRDefault="00000000" w:rsidRPr="00000000" w14:paraId="0000078C">
      <w:pPr>
        <w:pageBreakBefore w:val="0"/>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WWWWWWWW  LIMITED </w:t>
      </w:r>
      <w:r w:rsidDel="00000000" w:rsidR="00000000" w:rsidRPr="00000000">
        <w:rPr>
          <w:rtl w:val="0"/>
        </w:rPr>
      </w:r>
    </w:p>
    <w:p w:rsidR="00000000" w:rsidDel="00000000" w:rsidP="00000000" w:rsidRDefault="00000000" w:rsidRPr="00000000" w14:paraId="0000078D">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NAIROBI </w:t>
      </w:r>
      <w:r w:rsidDel="00000000" w:rsidR="00000000" w:rsidRPr="00000000">
        <w:rPr>
          <w:rtl w:val="0"/>
        </w:rPr>
      </w:r>
    </w:p>
    <w:p w:rsidR="00000000" w:rsidDel="00000000" w:rsidP="00000000" w:rsidRDefault="00000000" w:rsidRPr="00000000" w14:paraId="0000078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Cambria" w:cs="Cambria" w:eastAsia="Cambria" w:hAnsi="Cambria"/>
          <w:b w:val="0"/>
          <w:i w:val="1"/>
          <w:smallCaps w:val="0"/>
          <w:strike w:val="0"/>
          <w:color w:val="404040"/>
          <w:sz w:val="26"/>
          <w:szCs w:val="26"/>
          <w:u w:val="none"/>
          <w:shd w:fill="auto" w:val="clear"/>
          <w:vertAlign w:val="baseline"/>
        </w:rPr>
      </w:pPr>
      <w:r w:rsidDel="00000000" w:rsidR="00000000" w:rsidRPr="00000000">
        <w:rPr>
          <w:rFonts w:ascii="Cambria" w:cs="Cambria" w:eastAsia="Cambria" w:hAnsi="Cambria"/>
          <w:b w:val="0"/>
          <w:i w:val="1"/>
          <w:smallCaps w:val="0"/>
          <w:strike w:val="0"/>
          <w:color w:val="404040"/>
          <w:sz w:val="26"/>
          <w:szCs w:val="26"/>
          <w:u w:val="none"/>
          <w:shd w:fill="auto" w:val="clear"/>
          <w:vertAlign w:val="baseline"/>
          <w:rtl w:val="0"/>
        </w:rPr>
        <w:t xml:space="preserve">KKKKKKKKKKKK TRANSPORTERS</w:t>
      </w:r>
    </w:p>
    <w:p w:rsidR="00000000" w:rsidDel="00000000" w:rsidP="00000000" w:rsidRDefault="00000000" w:rsidRPr="00000000" w14:paraId="00000790">
      <w:pPr>
        <w:pageBreakBefore w:val="0"/>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NAIROBI. </w:t>
      </w:r>
      <w:r w:rsidDel="00000000" w:rsidR="00000000" w:rsidRPr="00000000">
        <w:rPr>
          <w:rtl w:val="0"/>
        </w:rPr>
      </w:r>
    </w:p>
    <w:p w:rsidR="00000000" w:rsidDel="00000000" w:rsidP="00000000" w:rsidRDefault="00000000" w:rsidRPr="00000000" w14:paraId="00000791">
      <w:pPr>
        <w:pageBreakBefore w:val="0"/>
        <w:spacing w:line="360" w:lineRule="auto"/>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792">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TAKE NOTICE</w:t>
      </w:r>
      <w:r w:rsidDel="00000000" w:rsidR="00000000" w:rsidRPr="00000000">
        <w:rPr>
          <w:rFonts w:ascii="Arial" w:cs="Arial" w:eastAsia="Arial" w:hAnsi="Arial"/>
          <w:vertAlign w:val="baseline"/>
          <w:rtl w:val="0"/>
        </w:rPr>
        <w:t xml:space="preserve"> that this action has been brought by the Plaintiff against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In it, the Plaintiff claims against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in accordance with the attached Plaint.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disputes the Plaintiff’s claim on the grounds set out in the Defence but in the event of his being held liable to the Plaintiff,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claims that it is entitled to indemnity and/or contribution on the grounds, </w:t>
      </w:r>
      <w:r w:rsidDel="00000000" w:rsidR="00000000" w:rsidRPr="00000000">
        <w:rPr>
          <w:rFonts w:ascii="Arial" w:cs="Arial" w:eastAsia="Arial" w:hAnsi="Arial"/>
          <w:i w:val="1"/>
          <w:vertAlign w:val="baseline"/>
          <w:rtl w:val="0"/>
        </w:rPr>
        <w:t xml:space="preserve">inter alia</w:t>
      </w:r>
      <w:r w:rsidDel="00000000" w:rsidR="00000000" w:rsidRPr="00000000">
        <w:rPr>
          <w:rFonts w:ascii="Arial" w:cs="Arial" w:eastAsia="Arial" w:hAnsi="Arial"/>
          <w:vertAlign w:val="baseline"/>
          <w:rtl w:val="0"/>
        </w:rPr>
        <w:t xml:space="preserve">, that you are the lawful owners of the Motor Vehicle Registration Number KKKKKKKKKKKK842C, the subject matter of this suit by virtue of the accident that it caused as more specifically explained and or averred in the Plaint.</w:t>
      </w:r>
    </w:p>
    <w:p w:rsidR="00000000" w:rsidDel="00000000" w:rsidP="00000000" w:rsidRDefault="00000000" w:rsidRPr="00000000" w14:paraId="00000793">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794">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FURTHER TAKE NOTICE</w:t>
      </w:r>
      <w:r w:rsidDel="00000000" w:rsidR="00000000" w:rsidRPr="00000000">
        <w:rPr>
          <w:rFonts w:ascii="Arial" w:cs="Arial" w:eastAsia="Arial" w:hAnsi="Arial"/>
          <w:b w:val="1"/>
          <w:vertAlign w:val="baseline"/>
          <w:rtl w:val="0"/>
        </w:rPr>
        <w:t xml:space="preserve"> </w:t>
      </w:r>
      <w:r w:rsidDel="00000000" w:rsidR="00000000" w:rsidRPr="00000000">
        <w:rPr>
          <w:rFonts w:ascii="Arial" w:cs="Arial" w:eastAsia="Arial" w:hAnsi="Arial"/>
          <w:vertAlign w:val="baseline"/>
          <w:rtl w:val="0"/>
        </w:rPr>
        <w:t xml:space="preserve">that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claims to be indemnified against liability for any damages, costs and interest that may be awarded to the Plaintiff, the costs that will be incurred by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in defending the Plaintiff’s claim herein and the costs of these Third Party Proceedings.</w:t>
      </w:r>
    </w:p>
    <w:p w:rsidR="00000000" w:rsidDel="00000000" w:rsidP="00000000" w:rsidRDefault="00000000" w:rsidRPr="00000000" w14:paraId="00000795">
      <w:pPr>
        <w:pageBreakBefore w:val="0"/>
        <w:spacing w:line="360" w:lineRule="auto"/>
        <w:jc w:val="both"/>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96">
      <w:pPr>
        <w:pageBreakBefore w:val="0"/>
        <w:spacing w:line="360" w:lineRule="auto"/>
        <w:jc w:val="both"/>
        <w:rPr>
          <w:rFonts w:ascii="Arial" w:cs="Arial" w:eastAsia="Arial" w:hAnsi="Arial"/>
          <w:vertAlign w:val="baseline"/>
        </w:rPr>
      </w:pPr>
      <w:r w:rsidDel="00000000" w:rsidR="00000000" w:rsidRPr="00000000">
        <w:rPr>
          <w:rFonts w:ascii="Arial" w:cs="Arial" w:eastAsia="Arial" w:hAnsi="Arial"/>
          <w:b w:val="1"/>
          <w:u w:val="single"/>
          <w:vertAlign w:val="baseline"/>
          <w:rtl w:val="0"/>
        </w:rPr>
        <w:t xml:space="preserve">AND FURTHER TAKE NOTICE</w:t>
      </w:r>
      <w:r w:rsidDel="00000000" w:rsidR="00000000" w:rsidRPr="00000000">
        <w:rPr>
          <w:rFonts w:ascii="Arial" w:cs="Arial" w:eastAsia="Arial" w:hAnsi="Arial"/>
          <w:u w:val="single"/>
          <w:vertAlign w:val="baseline"/>
          <w:rtl w:val="0"/>
        </w:rPr>
        <w:t xml:space="preserve"> </w:t>
      </w:r>
      <w:r w:rsidDel="00000000" w:rsidR="00000000" w:rsidRPr="00000000">
        <w:rPr>
          <w:rFonts w:ascii="Arial" w:cs="Arial" w:eastAsia="Arial" w:hAnsi="Arial"/>
          <w:vertAlign w:val="baseline"/>
          <w:rtl w:val="0"/>
        </w:rPr>
        <w:t xml:space="preserve">that if you wish to dispute the Plaintiff’s claim against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or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Defendant’s claim against yourselves, you must appear within 15 days after the service of this Notice on yourselves, inclusive of the date of service, otherwise you will be taken to admit the Plaintiff’s claim against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 and the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vertAlign w:val="baseline"/>
          <w:rtl w:val="0"/>
        </w:rPr>
        <w:t xml:space="preserve"> Defendant’s claim against you and you will be bound by any Judgment given in this suit.</w:t>
      </w:r>
    </w:p>
    <w:p w:rsidR="00000000" w:rsidDel="00000000" w:rsidP="00000000" w:rsidRDefault="00000000" w:rsidRPr="00000000" w14:paraId="00000797">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798">
      <w:pPr>
        <w:pageBreakBefore w:val="0"/>
        <w:spacing w:line="36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DATED </w:t>
      </w:r>
      <w:r w:rsidDel="00000000" w:rsidR="00000000" w:rsidRPr="00000000">
        <w:rPr>
          <w:rFonts w:ascii="Arial" w:cs="Arial" w:eastAsia="Arial" w:hAnsi="Arial"/>
          <w:vertAlign w:val="baseline"/>
          <w:rtl w:val="0"/>
        </w:rPr>
        <w:t xml:space="preserve">at Nairobi this                       day of                                       2002.</w:t>
      </w:r>
    </w:p>
    <w:p w:rsidR="00000000" w:rsidDel="00000000" w:rsidP="00000000" w:rsidRDefault="00000000" w:rsidRPr="00000000" w14:paraId="00000799">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79A">
      <w:pPr>
        <w:pageBreakBefore w:val="0"/>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79B">
      <w:pPr>
        <w:pageBreakBefore w:val="0"/>
        <w:rPr>
          <w:rFonts w:ascii="Arial" w:cs="Arial" w:eastAsia="Arial" w:hAnsi="Arial"/>
          <w:b w:val="0"/>
          <w:vertAlign w:val="baseline"/>
        </w:rPr>
      </w:pPr>
      <w:r w:rsidDel="00000000" w:rsidR="00000000" w:rsidRPr="00000000">
        <w:rPr>
          <w:rFonts w:ascii="Arial" w:cs="Arial" w:eastAsia="Arial" w:hAnsi="Arial"/>
          <w:vertAlign w:val="baseline"/>
          <w:rtl w:val="0"/>
        </w:rPr>
        <w:tab/>
        <w:tab/>
        <w:tab/>
        <w:tab/>
        <w:tab/>
      </w:r>
      <w:r w:rsidDel="00000000" w:rsidR="00000000" w:rsidRPr="00000000">
        <w:rPr>
          <w:rFonts w:ascii="Arial" w:cs="Arial" w:eastAsia="Arial" w:hAnsi="Arial"/>
          <w:b w:val="1"/>
          <w:vertAlign w:val="baseline"/>
          <w:rtl w:val="0"/>
        </w:rPr>
        <w:t xml:space="preserve">      LLLLLLLLLLLL &amp; COMPANY </w:t>
      </w:r>
      <w:r w:rsidDel="00000000" w:rsidR="00000000" w:rsidRPr="00000000">
        <w:rPr>
          <w:rtl w:val="0"/>
        </w:rPr>
      </w:r>
    </w:p>
    <w:p w:rsidR="00000000" w:rsidDel="00000000" w:rsidP="00000000" w:rsidRDefault="00000000" w:rsidRPr="00000000" w14:paraId="0000079C">
      <w:pPr>
        <w:pageBreakBefore w:val="0"/>
        <w:rPr>
          <w:rFonts w:ascii="Arial" w:cs="Arial" w:eastAsia="Arial" w:hAnsi="Arial"/>
          <w:b w:val="0"/>
          <w:u w:val="single"/>
          <w:vertAlign w:val="baseline"/>
        </w:rPr>
      </w:pPr>
      <w:r w:rsidDel="00000000" w:rsidR="00000000" w:rsidRPr="00000000">
        <w:rPr>
          <w:rFonts w:ascii="Arial" w:cs="Arial" w:eastAsia="Arial" w:hAnsi="Arial"/>
          <w:b w:val="1"/>
          <w:vertAlign w:val="baseline"/>
          <w:rtl w:val="0"/>
        </w:rPr>
        <w:t xml:space="preserve">  </w:t>
        <w:tab/>
        <w:tab/>
        <w:tab/>
        <w:tab/>
        <w:t xml:space="preserve">   </w:t>
      </w:r>
      <w:r w:rsidDel="00000000" w:rsidR="00000000" w:rsidRPr="00000000">
        <w:rPr>
          <w:rFonts w:ascii="Arial" w:cs="Arial" w:eastAsia="Arial" w:hAnsi="Arial"/>
          <w:b w:val="1"/>
          <w:u w:val="single"/>
          <w:vertAlign w:val="baseline"/>
          <w:rtl w:val="0"/>
        </w:rPr>
        <w:t xml:space="preserve">ADVOCATES FOR THE 2</w:t>
      </w:r>
      <w:r w:rsidDel="00000000" w:rsidR="00000000" w:rsidRPr="00000000">
        <w:rPr>
          <w:rFonts w:ascii="Arial" w:cs="Arial" w:eastAsia="Arial" w:hAnsi="Arial"/>
          <w:b w:val="1"/>
          <w:u w:val="single"/>
          <w:vertAlign w:val="superscript"/>
          <w:rtl w:val="0"/>
        </w:rPr>
        <w:t xml:space="preserve">ND</w:t>
      </w:r>
      <w:r w:rsidDel="00000000" w:rsidR="00000000" w:rsidRPr="00000000">
        <w:rPr>
          <w:rFonts w:ascii="Arial" w:cs="Arial" w:eastAsia="Arial" w:hAnsi="Arial"/>
          <w:b w:val="1"/>
          <w:u w:val="single"/>
          <w:vertAlign w:val="baseline"/>
          <w:rtl w:val="0"/>
        </w:rPr>
        <w:t xml:space="preserve"> DEFENDANT</w:t>
      </w:r>
      <w:r w:rsidDel="00000000" w:rsidR="00000000" w:rsidRPr="00000000">
        <w:rPr>
          <w:rtl w:val="0"/>
        </w:rPr>
      </w:r>
    </w:p>
    <w:p w:rsidR="00000000" w:rsidDel="00000000" w:rsidP="00000000" w:rsidRDefault="00000000" w:rsidRPr="00000000" w14:paraId="0000079D">
      <w:pPr>
        <w:pageBreakBefore w:val="0"/>
        <w:rPr>
          <w:rFonts w:ascii="Arial" w:cs="Arial" w:eastAsia="Arial" w:hAnsi="Arial"/>
          <w:b w:val="0"/>
          <w:u w:val="single"/>
          <w:vertAlign w:val="baseline"/>
        </w:rPr>
      </w:pPr>
      <w:r w:rsidDel="00000000" w:rsidR="00000000" w:rsidRPr="00000000">
        <w:rPr>
          <w:rtl w:val="0"/>
        </w:rPr>
      </w:r>
    </w:p>
    <w:p w:rsidR="00000000" w:rsidDel="00000000" w:rsidP="00000000" w:rsidRDefault="00000000" w:rsidRPr="00000000" w14:paraId="0000079E">
      <w:pPr>
        <w:pageBreakBefore w:val="0"/>
        <w:rPr>
          <w:rFonts w:ascii="Arial" w:cs="Arial" w:eastAsia="Arial" w:hAnsi="Arial"/>
          <w:vertAlign w:val="baseline"/>
        </w:rPr>
      </w:pPr>
      <w:r w:rsidDel="00000000" w:rsidR="00000000" w:rsidRPr="00000000">
        <w:rPr>
          <w:rFonts w:ascii="Arial" w:cs="Arial" w:eastAsia="Arial" w:hAnsi="Arial"/>
          <w:vertAlign w:val="baseline"/>
          <w:rtl w:val="0"/>
        </w:rPr>
        <w:tab/>
      </w:r>
    </w:p>
    <w:p w:rsidR="00000000" w:rsidDel="00000000" w:rsidP="00000000" w:rsidRDefault="00000000" w:rsidRPr="00000000" w14:paraId="0000079F">
      <w:pPr>
        <w:pageBreakBefore w:val="0"/>
        <w:spacing w:line="36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7A0">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 and Company</w:t>
      </w:r>
    </w:p>
    <w:p w:rsidR="00000000" w:rsidDel="00000000" w:rsidP="00000000" w:rsidRDefault="00000000" w:rsidRPr="00000000" w14:paraId="000007A1">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Advocates,</w:t>
      </w:r>
    </w:p>
    <w:p w:rsidR="00000000" w:rsidDel="00000000" w:rsidP="00000000" w:rsidRDefault="00000000" w:rsidRPr="00000000" w14:paraId="000007A2">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 House,</w:t>
      </w:r>
    </w:p>
    <w:p w:rsidR="00000000" w:rsidDel="00000000" w:rsidP="00000000" w:rsidRDefault="00000000" w:rsidRPr="00000000" w14:paraId="000007A3">
      <w:pPr>
        <w:pageBreakBefore w:val="0"/>
        <w:rPr>
          <w:rFonts w:ascii="Arial" w:cs="Arial" w:eastAsia="Arial" w:hAnsi="Arial"/>
          <w:vertAlign w:val="baseline"/>
        </w:rPr>
      </w:pPr>
      <w:r w:rsidDel="00000000" w:rsidR="00000000" w:rsidRPr="00000000">
        <w:rPr>
          <w:rFonts w:ascii="Arial" w:cs="Arial" w:eastAsia="Arial" w:hAnsi="Arial"/>
          <w:vertAlign w:val="baseline"/>
          <w:rtl w:val="0"/>
        </w:rPr>
        <w:t xml:space="preserve">LLLLLLLLLLLLetum Drive,</w:t>
      </w:r>
    </w:p>
    <w:p w:rsidR="00000000" w:rsidDel="00000000" w:rsidP="00000000" w:rsidRDefault="00000000" w:rsidRPr="00000000" w14:paraId="000007A4">
      <w:pPr>
        <w:pageBreakBefore w:val="0"/>
        <w:rPr>
          <w:rFonts w:ascii="Arial" w:cs="Arial" w:eastAsia="Arial" w:hAnsi="Arial"/>
          <w:b w:val="0"/>
          <w:i w:val="0"/>
          <w:vertAlign w:val="baseline"/>
        </w:rPr>
      </w:pPr>
      <w:r w:rsidDel="00000000" w:rsidR="00000000" w:rsidRPr="00000000">
        <w:rPr>
          <w:rFonts w:ascii="Arial" w:cs="Arial" w:eastAsia="Arial" w:hAnsi="Arial"/>
          <w:vertAlign w:val="baseline"/>
          <w:rtl w:val="0"/>
        </w:rPr>
        <w:t xml:space="preserve">P O Box LLLLLLLLLLLL, </w:t>
        <w:tab/>
      </w:r>
      <w:r w:rsidDel="00000000" w:rsidR="00000000" w:rsidRPr="00000000">
        <w:rPr>
          <w:rtl w:val="0"/>
        </w:rPr>
      </w:r>
    </w:p>
    <w:p w:rsidR="00000000" w:rsidDel="00000000" w:rsidP="00000000" w:rsidRDefault="00000000" w:rsidRPr="00000000" w14:paraId="000007A5">
      <w:pPr>
        <w:pStyle w:val="Heading1"/>
        <w:pageBreakBefore w:val="0"/>
        <w:rPr>
          <w:rFonts w:ascii="Arial" w:cs="Arial" w:eastAsia="Arial" w:hAnsi="Arial"/>
          <w:sz w:val="26"/>
          <w:szCs w:val="26"/>
          <w:vertAlign w:val="baseline"/>
        </w:rPr>
      </w:pPr>
      <w:r w:rsidDel="00000000" w:rsidR="00000000" w:rsidRPr="00000000">
        <w:rPr>
          <w:rFonts w:ascii="Arial" w:cs="Arial" w:eastAsia="Arial" w:hAnsi="Arial"/>
          <w:b w:val="1"/>
          <w:sz w:val="26"/>
          <w:szCs w:val="26"/>
          <w:vertAlign w:val="baseline"/>
          <w:rtl w:val="0"/>
        </w:rPr>
        <w:t xml:space="preserve">NAIROBI.</w:t>
      </w:r>
      <w:r w:rsidDel="00000000" w:rsidR="00000000" w:rsidRPr="00000000">
        <w:rPr>
          <w:rtl w:val="0"/>
        </w:rPr>
      </w:r>
    </w:p>
    <w:p w:rsidR="00000000" w:rsidDel="00000000" w:rsidP="00000000" w:rsidRDefault="00000000" w:rsidRPr="00000000" w14:paraId="000007A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A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7A8">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Summons amendment of defence</w:t>
      </w:r>
      <w:r w:rsidDel="00000000" w:rsidR="00000000" w:rsidRPr="00000000">
        <w:rPr>
          <w:rtl w:val="0"/>
        </w:rPr>
      </w:r>
    </w:p>
    <w:p w:rsidR="00000000" w:rsidDel="00000000" w:rsidP="00000000" w:rsidRDefault="00000000" w:rsidRPr="00000000" w14:paraId="000007A9">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.r.REPUBLIC OF KENYA</w:t>
      </w:r>
      <w:r w:rsidDel="00000000" w:rsidR="00000000" w:rsidRPr="00000000">
        <w:rPr>
          <w:rtl w:val="0"/>
        </w:rPr>
      </w:r>
    </w:p>
    <w:p w:rsidR="00000000" w:rsidDel="00000000" w:rsidP="00000000" w:rsidRDefault="00000000" w:rsidRPr="00000000" w14:paraId="000007AA">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IN THE HIGH COURT OF KENYA AT </w:t>
      </w:r>
      <w:r w:rsidDel="00000000" w:rsidR="00000000" w:rsidRPr="00000000">
        <w:rPr>
          <w:rtl w:val="0"/>
        </w:rPr>
      </w:r>
    </w:p>
    <w:p w:rsidR="00000000" w:rsidDel="00000000" w:rsidP="00000000" w:rsidRDefault="00000000" w:rsidRPr="00000000" w14:paraId="000007AB">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CIVIL CASE NO.  OF 2000</w:t>
      </w:r>
      <w:r w:rsidDel="00000000" w:rsidR="00000000" w:rsidRPr="00000000">
        <w:rPr>
          <w:rtl w:val="0"/>
        </w:rPr>
      </w:r>
    </w:p>
    <w:p w:rsidR="00000000" w:rsidDel="00000000" w:rsidP="00000000" w:rsidRDefault="00000000" w:rsidRPr="00000000" w14:paraId="000007AC">
      <w:pPr>
        <w:pageBreakBefore w:val="0"/>
        <w:jc w:val="center"/>
        <w:rPr>
          <w:b w:val="0"/>
          <w:sz w:val="24"/>
          <w:szCs w:val="24"/>
          <w:vertAlign w:val="baseline"/>
        </w:rPr>
      </w:pPr>
      <w:r w:rsidDel="00000000" w:rsidR="00000000" w:rsidRPr="00000000">
        <w:rPr>
          <w:rtl w:val="0"/>
        </w:rPr>
      </w:r>
    </w:p>
    <w:p w:rsidR="00000000" w:rsidDel="00000000" w:rsidP="00000000" w:rsidRDefault="00000000" w:rsidRPr="00000000" w14:paraId="000007AD">
      <w:pPr>
        <w:pageBreakBefore w:val="0"/>
        <w:rPr>
          <w:b w:val="0"/>
          <w:sz w:val="24"/>
          <w:szCs w:val="24"/>
          <w:vertAlign w:val="baseline"/>
        </w:rPr>
      </w:pPr>
      <w:r w:rsidDel="00000000" w:rsidR="00000000" w:rsidRPr="00000000">
        <w:rPr>
          <w:b w:val="1"/>
          <w:sz w:val="24"/>
          <w:szCs w:val="24"/>
          <w:vertAlign w:val="baseline"/>
          <w:rtl w:val="0"/>
        </w:rPr>
        <w:t xml:space="preserve"> MAHIU BANK LIMITED..</w:t>
        <w:tab/>
        <w:t xml:space="preserve">..</w:t>
        <w:tab/>
        <w:t xml:space="preserve">..</w:t>
        <w:tab/>
        <w:t xml:space="preserve">..</w:t>
        <w:tab/>
        <w:t xml:space="preserve">.PLAINTIFF</w:t>
      </w:r>
      <w:r w:rsidDel="00000000" w:rsidR="00000000" w:rsidRPr="00000000">
        <w:rPr>
          <w:rtl w:val="0"/>
        </w:rPr>
      </w:r>
    </w:p>
    <w:p w:rsidR="00000000" w:rsidDel="00000000" w:rsidP="00000000" w:rsidRDefault="00000000" w:rsidRPr="00000000" w14:paraId="000007AE">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7AF">
      <w:pPr>
        <w:pageBreakBefore w:val="0"/>
        <w:jc w:val="center"/>
        <w:rPr>
          <w:b w:val="0"/>
          <w:sz w:val="24"/>
          <w:szCs w:val="24"/>
          <w:vertAlign w:val="baseline"/>
        </w:rPr>
      </w:pPr>
      <w:r w:rsidDel="00000000" w:rsidR="00000000" w:rsidRPr="00000000">
        <w:rPr>
          <w:b w:val="1"/>
          <w:sz w:val="24"/>
          <w:szCs w:val="24"/>
          <w:vertAlign w:val="baseline"/>
          <w:rtl w:val="0"/>
        </w:rPr>
        <w:t xml:space="preserve">-VERSUS-</w:t>
      </w:r>
      <w:r w:rsidDel="00000000" w:rsidR="00000000" w:rsidRPr="00000000">
        <w:rPr>
          <w:rtl w:val="0"/>
        </w:rPr>
      </w:r>
    </w:p>
    <w:p w:rsidR="00000000" w:rsidDel="00000000" w:rsidP="00000000" w:rsidRDefault="00000000" w:rsidRPr="00000000" w14:paraId="000007B0">
      <w:pPr>
        <w:pageBreakBefore w:val="0"/>
        <w:jc w:val="center"/>
        <w:rPr>
          <w:b w:val="0"/>
          <w:sz w:val="24"/>
          <w:szCs w:val="24"/>
          <w:vertAlign w:val="baseline"/>
        </w:rPr>
      </w:pPr>
      <w:r w:rsidDel="00000000" w:rsidR="00000000" w:rsidRPr="00000000">
        <w:rPr>
          <w:rtl w:val="0"/>
        </w:rPr>
      </w:r>
    </w:p>
    <w:p w:rsidR="00000000" w:rsidDel="00000000" w:rsidP="00000000" w:rsidRDefault="00000000" w:rsidRPr="00000000" w14:paraId="000007B1">
      <w:pPr>
        <w:pageBreakBefore w:val="0"/>
        <w:rPr>
          <w:b w:val="0"/>
          <w:sz w:val="24"/>
          <w:szCs w:val="24"/>
          <w:vertAlign w:val="baseline"/>
        </w:rPr>
      </w:pPr>
      <w:r w:rsidDel="00000000" w:rsidR="00000000" w:rsidRPr="00000000">
        <w:rPr>
          <w:b w:val="1"/>
          <w:sz w:val="24"/>
          <w:szCs w:val="24"/>
          <w:vertAlign w:val="baseline"/>
          <w:rtl w:val="0"/>
        </w:rPr>
        <w:t xml:space="preserve"> MAHIU BANK </w:t>
      </w:r>
      <w:r w:rsidDel="00000000" w:rsidR="00000000" w:rsidRPr="00000000">
        <w:rPr>
          <w:rtl w:val="0"/>
        </w:rPr>
      </w:r>
    </w:p>
    <w:p w:rsidR="00000000" w:rsidDel="00000000" w:rsidP="00000000" w:rsidRDefault="00000000" w:rsidRPr="00000000" w14:paraId="000007B2">
      <w:pPr>
        <w:pageBreakBefore w:val="0"/>
        <w:rPr>
          <w:b w:val="0"/>
          <w:sz w:val="24"/>
          <w:szCs w:val="24"/>
          <w:vertAlign w:val="baseline"/>
        </w:rPr>
      </w:pPr>
      <w:r w:rsidDel="00000000" w:rsidR="00000000" w:rsidRPr="00000000">
        <w:rPr>
          <w:b w:val="1"/>
          <w:sz w:val="24"/>
          <w:szCs w:val="24"/>
          <w:vertAlign w:val="baseline"/>
          <w:rtl w:val="0"/>
        </w:rPr>
        <w:t xml:space="preserve">LIMITED..</w:t>
        <w:tab/>
        <w:t xml:space="preserve">..</w:t>
        <w:tab/>
        <w:t xml:space="preserve">..</w:t>
        <w:tab/>
        <w:t xml:space="preserve">..</w:t>
        <w:tab/>
        <w:t xml:space="preserve">..</w:t>
        <w:tab/>
        <w:t xml:space="preserve">..</w:t>
        <w:tab/>
        <w:t xml:space="preserve">..</w:t>
        <w:tab/>
        <w:t xml:space="preserve">..1</w:t>
      </w:r>
      <w:r w:rsidDel="00000000" w:rsidR="00000000" w:rsidRPr="00000000">
        <w:rPr>
          <w:b w:val="1"/>
          <w:sz w:val="24"/>
          <w:szCs w:val="24"/>
          <w:vertAlign w:val="superscript"/>
          <w:rtl w:val="0"/>
        </w:rPr>
        <w:t xml:space="preserve">ST</w:t>
      </w:r>
      <w:r w:rsidDel="00000000" w:rsidR="00000000" w:rsidRPr="00000000">
        <w:rPr>
          <w:b w:val="1"/>
          <w:sz w:val="24"/>
          <w:szCs w:val="24"/>
          <w:vertAlign w:val="baseline"/>
          <w:rtl w:val="0"/>
        </w:rPr>
        <w:t xml:space="preserve"> DEFENDANT</w:t>
      </w:r>
      <w:r w:rsidDel="00000000" w:rsidR="00000000" w:rsidRPr="00000000">
        <w:rPr>
          <w:rtl w:val="0"/>
        </w:rPr>
      </w:r>
    </w:p>
    <w:p w:rsidR="00000000" w:rsidDel="00000000" w:rsidP="00000000" w:rsidRDefault="00000000" w:rsidRPr="00000000" w14:paraId="000007B3">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7B4">
      <w:pPr>
        <w:pageBreakBefore w:val="0"/>
        <w:rPr>
          <w:b w:val="0"/>
          <w:sz w:val="24"/>
          <w:szCs w:val="24"/>
          <w:vertAlign w:val="baseline"/>
        </w:rPr>
      </w:pPr>
      <w:r w:rsidDel="00000000" w:rsidR="00000000" w:rsidRPr="00000000">
        <w:rPr>
          <w:b w:val="1"/>
          <w:sz w:val="24"/>
          <w:szCs w:val="24"/>
          <w:vertAlign w:val="baseline"/>
          <w:rtl w:val="0"/>
        </w:rPr>
        <w:t xml:space="preserve">..</w:t>
        <w:tab/>
        <w:t xml:space="preserve">..</w:t>
        <w:tab/>
        <w:t xml:space="preserve">..</w:t>
        <w:tab/>
        <w:t xml:space="preserve">..</w:t>
        <w:tab/>
        <w:t xml:space="preserve">..</w:t>
        <w:tab/>
        <w:t xml:space="preserve">..2</w:t>
      </w:r>
      <w:r w:rsidDel="00000000" w:rsidR="00000000" w:rsidRPr="00000000">
        <w:rPr>
          <w:b w:val="1"/>
          <w:sz w:val="24"/>
          <w:szCs w:val="24"/>
          <w:vertAlign w:val="superscript"/>
          <w:rtl w:val="0"/>
        </w:rPr>
        <w:t xml:space="preserve">ND</w:t>
      </w:r>
      <w:r w:rsidDel="00000000" w:rsidR="00000000" w:rsidRPr="00000000">
        <w:rPr>
          <w:b w:val="1"/>
          <w:sz w:val="24"/>
          <w:szCs w:val="24"/>
          <w:vertAlign w:val="baseline"/>
          <w:rtl w:val="0"/>
        </w:rPr>
        <w:t xml:space="preserve"> DEFENDANT</w:t>
      </w:r>
      <w:r w:rsidDel="00000000" w:rsidR="00000000" w:rsidRPr="00000000">
        <w:rPr>
          <w:rtl w:val="0"/>
        </w:rPr>
      </w:r>
    </w:p>
    <w:p w:rsidR="00000000" w:rsidDel="00000000" w:rsidP="00000000" w:rsidRDefault="00000000" w:rsidRPr="00000000" w14:paraId="000007B5">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7B6">
      <w:pPr>
        <w:pageBreakBefore w:val="0"/>
        <w:rPr>
          <w:b w:val="0"/>
          <w:sz w:val="24"/>
          <w:szCs w:val="24"/>
          <w:vertAlign w:val="baseline"/>
        </w:rPr>
      </w:pPr>
      <w:r w:rsidDel="00000000" w:rsidR="00000000" w:rsidRPr="00000000">
        <w:rPr>
          <w:b w:val="1"/>
          <w:sz w:val="24"/>
          <w:szCs w:val="24"/>
          <w:vertAlign w:val="baseline"/>
          <w:rtl w:val="0"/>
        </w:rPr>
        <w:t xml:space="preserve">RRRRRRR..</w:t>
        <w:tab/>
        <w:t xml:space="preserve">..</w:t>
        <w:tab/>
        <w:t xml:space="preserve">..</w:t>
        <w:tab/>
        <w:t xml:space="preserve">..</w:t>
        <w:tab/>
        <w:t xml:space="preserve">..</w:t>
        <w:tab/>
        <w:t xml:space="preserve">..</w:t>
        <w:tab/>
        <w:t xml:space="preserve">.3</w:t>
      </w:r>
      <w:r w:rsidDel="00000000" w:rsidR="00000000" w:rsidRPr="00000000">
        <w:rPr>
          <w:b w:val="1"/>
          <w:sz w:val="24"/>
          <w:szCs w:val="24"/>
          <w:vertAlign w:val="superscript"/>
          <w:rtl w:val="0"/>
        </w:rPr>
        <w:t xml:space="preserve">RD</w:t>
      </w:r>
      <w:r w:rsidDel="00000000" w:rsidR="00000000" w:rsidRPr="00000000">
        <w:rPr>
          <w:b w:val="1"/>
          <w:sz w:val="24"/>
          <w:szCs w:val="24"/>
          <w:vertAlign w:val="baseline"/>
          <w:rtl w:val="0"/>
        </w:rPr>
        <w:t xml:space="preserve"> DEFENDANT</w:t>
      </w:r>
      <w:r w:rsidDel="00000000" w:rsidR="00000000" w:rsidRPr="00000000">
        <w:rPr>
          <w:rtl w:val="0"/>
        </w:rPr>
      </w:r>
    </w:p>
    <w:p w:rsidR="00000000" w:rsidDel="00000000" w:rsidP="00000000" w:rsidRDefault="00000000" w:rsidRPr="00000000" w14:paraId="000007B7">
      <w:pPr>
        <w:pageBreakBefore w:val="0"/>
        <w:jc w:val="both"/>
        <w:rPr>
          <w:b w:val="0"/>
          <w:sz w:val="24"/>
          <w:szCs w:val="24"/>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CHAMBER SUMMONS</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(Under Order VIA Rule 3(1( (5)  , 5, 7 and 8 of the Civil Procedure Rules, Section 3A of the Civil Procedure Act and all other enabling provisions of the law)</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LET ALL PARTIES CONCERNED</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attend the Judge in chambers on the                           day of                          2001 at                   O’clock in the forenoon or so soon thereafter, for the hearing of an application by the Counsel for the  1</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st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Defendant/Applicant  </w:t>
      </w: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FOR ORDERS </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THAT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the   1</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st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Defendant/Applicant  be granted leave to amend its Defence filed herein on 2</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nd</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June, 2000  as per the draft annexed hereto.</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THAT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the Amended Defence annexed hereto be treated as the  1</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perscript"/>
          <w:rtl w:val="0"/>
        </w:rPr>
        <w:t xml:space="preserve">st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Defendant/Applicant’s  Defence and that the same be deemed as having been duly filed and served.</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THAT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the Plaintiff/Respondent  be at liberty to file a Reply to Defence  if  it  so  wishes.</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THAT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the costs of this application be costs in the cause.</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WHICH APPLICATION</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is based on the grounds </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THAT</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C6">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proposed amendments are intended to bring before this Honourable Court the real matters in controversy between the parties herein  so that  the  same are  determined  on their  true  and  substantive merits </w:t>
      </w:r>
    </w:p>
    <w:p w:rsidR="00000000" w:rsidDel="00000000" w:rsidP="00000000" w:rsidRDefault="00000000" w:rsidRPr="00000000" w14:paraId="000007C7">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7C8">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proposed  amendments  are  further  necessitated  by information relevant  for  the  fair  and  just determination of  the   real  questions  in  controversy  in  this  suit  which    came   to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Defendant/Applicant’s  knowledge subsequent  to the  filing  of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Defendant / Applicant’s  Defence. </w:t>
      </w:r>
    </w:p>
    <w:p w:rsidR="00000000" w:rsidDel="00000000" w:rsidP="00000000" w:rsidRDefault="00000000" w:rsidRPr="00000000" w14:paraId="000007C9">
      <w:pPr>
        <w:pageBreakBefore w:val="0"/>
        <w:spacing w:line="360" w:lineRule="auto"/>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7CA">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time allowed under the Civil Procedure Act and the Civil Procedure Rules for amendment of pleadings has since expired</w:t>
      </w:r>
    </w:p>
    <w:p w:rsidR="00000000" w:rsidDel="00000000" w:rsidP="00000000" w:rsidRDefault="00000000" w:rsidRPr="00000000" w14:paraId="000007CB">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7CC">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proposed amendments will not occasion any prejudice to the Plaintiff/Respondent </w:t>
      </w:r>
    </w:p>
    <w:p w:rsidR="00000000" w:rsidDel="00000000" w:rsidP="00000000" w:rsidRDefault="00000000" w:rsidRPr="00000000" w14:paraId="000007CD">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7CE">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The proposed amendments arise out of the same facts or substantially the same facts in respect of which relief is claimed by the Plaintiff/Respondent  in this suit.</w:t>
      </w:r>
    </w:p>
    <w:p w:rsidR="00000000" w:rsidDel="00000000" w:rsidP="00000000" w:rsidRDefault="00000000" w:rsidRPr="00000000" w14:paraId="000007CF">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7D0">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7D1">
      <w:pPr>
        <w:pageBreakBefore w:val="0"/>
        <w:numPr>
          <w:ilvl w:val="0"/>
          <w:numId w:val="44"/>
        </w:numPr>
        <w:spacing w:line="360" w:lineRule="auto"/>
        <w:ind w:left="720" w:hanging="720"/>
        <w:jc w:val="both"/>
        <w:rPr>
          <w:sz w:val="24"/>
          <w:szCs w:val="24"/>
          <w:vertAlign w:val="baseline"/>
        </w:rPr>
      </w:pPr>
      <w:r w:rsidDel="00000000" w:rsidR="00000000" w:rsidRPr="00000000">
        <w:rPr>
          <w:sz w:val="24"/>
          <w:szCs w:val="24"/>
          <w:vertAlign w:val="baseline"/>
          <w:rtl w:val="0"/>
        </w:rPr>
        <w:t xml:space="preserve">It is therefore in the interest of justice that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Defendant/Applicant  should be granted leave to amend its Defence filed herein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AND WHICH APPLICATION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is further supported by the annexed Affidavit of </w:t>
      </w: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AYAZ  MERALI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and on such other grounds and reasons as may be adduced at the hearing hereof.</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DATED</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 at  this                     day of                                        2001</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baseline"/>
          <w:rtl w:val="0"/>
        </w:rPr>
        <w:t xml:space="preserve">MWEWE AND COMPANY</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ADVOCATES FOR THE  1</w:t>
      </w: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superscript"/>
          <w:rtl w:val="0"/>
        </w:rPr>
        <w:t xml:space="preserve">ST</w:t>
      </w:r>
      <w:r w:rsidDel="00000000" w:rsidR="00000000" w:rsidRPr="00000000">
        <w:rPr>
          <w:rFonts w:ascii="Book Antiqua" w:cs="Book Antiqua" w:eastAsia="Book Antiqua" w:hAnsi="Book Antiqua"/>
          <w:b w:val="1"/>
          <w:i w:val="0"/>
          <w:smallCaps w:val="0"/>
          <w:strike w:val="0"/>
          <w:color w:val="000000"/>
          <w:sz w:val="24"/>
          <w:szCs w:val="24"/>
          <w:u w:val="single"/>
          <w:shd w:fill="auto" w:val="clear"/>
          <w:vertAlign w:val="baseline"/>
          <w:rtl w:val="0"/>
        </w:rPr>
        <w:t xml:space="preserve">  DEFENDANT/APPLICANT</w:t>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DD">
      <w:pPr>
        <w:pageBreakBefore w:val="0"/>
        <w:rPr>
          <w:b w:val="0"/>
          <w:sz w:val="24"/>
          <w:szCs w:val="24"/>
          <w:u w:val="single"/>
          <w:vertAlign w:val="baseline"/>
        </w:rPr>
      </w:pPr>
      <w:r w:rsidDel="00000000" w:rsidR="00000000" w:rsidRPr="00000000">
        <w:rPr>
          <w:b w:val="1"/>
          <w:sz w:val="24"/>
          <w:szCs w:val="24"/>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7DE">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7DF">
      <w:pPr>
        <w:pStyle w:val="Heading2"/>
        <w:pageBreakBefore w:val="0"/>
        <w:rPr>
          <w:rFonts w:ascii="Book Antiqua" w:cs="Book Antiqua" w:eastAsia="Book Antiqua" w:hAnsi="Book Antiqua"/>
          <w:b w:val="0"/>
          <w:sz w:val="24"/>
          <w:szCs w:val="24"/>
          <w:vertAlign w:val="baseline"/>
        </w:rPr>
      </w:pPr>
      <w:r w:rsidDel="00000000" w:rsidR="00000000" w:rsidRPr="00000000">
        <w:rPr>
          <w:rFonts w:ascii="Book Antiqua" w:cs="Book Antiqua" w:eastAsia="Book Antiqua" w:hAnsi="Book Antiqua"/>
          <w:b w:val="0"/>
          <w:sz w:val="24"/>
          <w:szCs w:val="24"/>
          <w:vertAlign w:val="baseline"/>
          <w:rtl w:val="0"/>
        </w:rPr>
        <w:t xml:space="preserve">MWEWE &amp;Company</w:t>
      </w:r>
    </w:p>
    <w:p w:rsidR="00000000" w:rsidDel="00000000" w:rsidP="00000000" w:rsidRDefault="00000000" w:rsidRPr="00000000" w14:paraId="000007E0">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7E1">
      <w:pPr>
        <w:pageBreakBefore w:val="0"/>
        <w:rPr>
          <w:sz w:val="24"/>
          <w:szCs w:val="24"/>
          <w:vertAlign w:val="baseline"/>
        </w:rPr>
      </w:pPr>
      <w:r w:rsidDel="00000000" w:rsidR="00000000" w:rsidRPr="00000000">
        <w:rPr>
          <w:sz w:val="24"/>
          <w:szCs w:val="24"/>
          <w:vertAlign w:val="baseline"/>
          <w:rtl w:val="0"/>
        </w:rPr>
        <w:t xml:space="preserve">MWEU </w:t>
      </w:r>
    </w:p>
    <w:p w:rsidR="00000000" w:rsidDel="00000000" w:rsidP="00000000" w:rsidRDefault="00000000" w:rsidRPr="00000000" w14:paraId="000007E2">
      <w:pPr>
        <w:pageBreakBefore w:val="0"/>
        <w:rPr>
          <w:sz w:val="24"/>
          <w:szCs w:val="24"/>
          <w:vertAlign w:val="baseline"/>
        </w:rPr>
      </w:pPr>
      <w:r w:rsidDel="00000000" w:rsidR="00000000" w:rsidRPr="00000000">
        <w:rPr>
          <w:sz w:val="24"/>
          <w:szCs w:val="24"/>
          <w:vertAlign w:val="baseline"/>
          <w:rtl w:val="0"/>
        </w:rPr>
        <w:t xml:space="preserve">MWEUetum Drive</w:t>
      </w:r>
    </w:p>
    <w:p w:rsidR="00000000" w:rsidDel="00000000" w:rsidP="00000000" w:rsidRDefault="00000000" w:rsidRPr="00000000" w14:paraId="000007E3">
      <w:pPr>
        <w:pageBreakBefore w:val="0"/>
        <w:rPr>
          <w:sz w:val="24"/>
          <w:szCs w:val="24"/>
          <w:vertAlign w:val="baseline"/>
        </w:rPr>
      </w:pPr>
      <w:r w:rsidDel="00000000" w:rsidR="00000000" w:rsidRPr="00000000">
        <w:rPr>
          <w:sz w:val="24"/>
          <w:szCs w:val="24"/>
          <w:vertAlign w:val="baseline"/>
          <w:rtl w:val="0"/>
        </w:rPr>
        <w:t xml:space="preserve">P.O.Box MMMMM</w:t>
      </w:r>
    </w:p>
    <w:p w:rsidR="00000000" w:rsidDel="00000000" w:rsidP="00000000" w:rsidRDefault="00000000" w:rsidRPr="00000000" w14:paraId="000007E4">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7E5">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7E6">
      <w:pPr>
        <w:pageBreakBefore w:val="0"/>
        <w:rPr>
          <w:b w:val="0"/>
          <w:sz w:val="24"/>
          <w:szCs w:val="24"/>
          <w:u w:val="single"/>
          <w:vertAlign w:val="baseline"/>
        </w:rPr>
      </w:pPr>
      <w:r w:rsidDel="00000000" w:rsidR="00000000" w:rsidRPr="00000000">
        <w:rPr>
          <w:b w:val="1"/>
          <w:sz w:val="24"/>
          <w:szCs w:val="24"/>
          <w:u w:val="single"/>
          <w:vertAlign w:val="baseline"/>
          <w:rtl w:val="0"/>
        </w:rPr>
        <w:t xml:space="preserve">TO BE SERVED UPON:</w:t>
      </w:r>
      <w:r w:rsidDel="00000000" w:rsidR="00000000" w:rsidRPr="00000000">
        <w:rPr>
          <w:rtl w:val="0"/>
        </w:rPr>
      </w:r>
    </w:p>
    <w:p w:rsidR="00000000" w:rsidDel="00000000" w:rsidP="00000000" w:rsidRDefault="00000000" w:rsidRPr="00000000" w14:paraId="000007E7">
      <w:pPr>
        <w:pageBreakBefore w:val="0"/>
        <w:rPr>
          <w:b w:val="0"/>
          <w:sz w:val="24"/>
          <w:szCs w:val="24"/>
          <w:u w:val="single"/>
          <w:vertAlign w:val="baseline"/>
        </w:rPr>
      </w:pPr>
      <w:r w:rsidDel="00000000" w:rsidR="00000000" w:rsidRPr="00000000">
        <w:rPr>
          <w:rtl w:val="0"/>
        </w:rPr>
      </w:r>
    </w:p>
    <w:p w:rsidR="00000000" w:rsidDel="00000000" w:rsidP="00000000" w:rsidRDefault="00000000" w:rsidRPr="00000000" w14:paraId="000007E8">
      <w:pPr>
        <w:pageBreakBefore w:val="0"/>
        <w:jc w:val="both"/>
        <w:rPr>
          <w:sz w:val="24"/>
          <w:szCs w:val="24"/>
          <w:vertAlign w:val="baseline"/>
        </w:rPr>
      </w:pPr>
      <w:r w:rsidDel="00000000" w:rsidR="00000000" w:rsidRPr="00000000">
        <w:rPr>
          <w:sz w:val="24"/>
          <w:szCs w:val="24"/>
          <w:vertAlign w:val="baseline"/>
          <w:rtl w:val="0"/>
        </w:rPr>
        <w:t xml:space="preserve">MWEU’  &amp; Co.</w:t>
      </w:r>
    </w:p>
    <w:p w:rsidR="00000000" w:rsidDel="00000000" w:rsidP="00000000" w:rsidRDefault="00000000" w:rsidRPr="00000000" w14:paraId="000007E9">
      <w:pPr>
        <w:pageBreakBefore w:val="0"/>
        <w:jc w:val="both"/>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7EA">
      <w:pPr>
        <w:pageBreakBefore w:val="0"/>
        <w:jc w:val="both"/>
        <w:rPr>
          <w:sz w:val="24"/>
          <w:szCs w:val="24"/>
          <w:vertAlign w:val="baseline"/>
        </w:rPr>
      </w:pPr>
      <w:r w:rsidDel="00000000" w:rsidR="00000000" w:rsidRPr="00000000">
        <w:rPr>
          <w:sz w:val="24"/>
          <w:szCs w:val="24"/>
          <w:vertAlign w:val="baseline"/>
          <w:rtl w:val="0"/>
        </w:rPr>
        <w:t xml:space="preserve">Kencom </w:t>
      </w:r>
    </w:p>
    <w:p w:rsidR="00000000" w:rsidDel="00000000" w:rsidP="00000000" w:rsidRDefault="00000000" w:rsidRPr="00000000" w14:paraId="000007EB">
      <w:pPr>
        <w:pageBreakBefore w:val="0"/>
        <w:jc w:val="both"/>
        <w:rPr>
          <w:sz w:val="24"/>
          <w:szCs w:val="24"/>
          <w:vertAlign w:val="baseline"/>
        </w:rPr>
      </w:pPr>
      <w:r w:rsidDel="00000000" w:rsidR="00000000" w:rsidRPr="00000000">
        <w:rPr>
          <w:sz w:val="24"/>
          <w:szCs w:val="24"/>
          <w:vertAlign w:val="baseline"/>
          <w:rtl w:val="0"/>
        </w:rPr>
        <w:t xml:space="preserve">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Floor, Room </w:t>
      </w:r>
    </w:p>
    <w:p w:rsidR="00000000" w:rsidDel="00000000" w:rsidP="00000000" w:rsidRDefault="00000000" w:rsidRPr="00000000" w14:paraId="000007EC">
      <w:pPr>
        <w:pageBreakBefore w:val="0"/>
        <w:jc w:val="both"/>
        <w:rPr>
          <w:sz w:val="24"/>
          <w:szCs w:val="24"/>
          <w:vertAlign w:val="baseline"/>
        </w:rPr>
      </w:pPr>
      <w:r w:rsidDel="00000000" w:rsidR="00000000" w:rsidRPr="00000000">
        <w:rPr>
          <w:sz w:val="24"/>
          <w:szCs w:val="24"/>
          <w:vertAlign w:val="baseline"/>
          <w:rtl w:val="0"/>
        </w:rPr>
        <w:t xml:space="preserve">City Hall Way</w:t>
      </w:r>
    </w:p>
    <w:p w:rsidR="00000000" w:rsidDel="00000000" w:rsidP="00000000" w:rsidRDefault="00000000" w:rsidRPr="00000000" w14:paraId="000007ED">
      <w:pPr>
        <w:pageBreakBefore w:val="0"/>
        <w:jc w:val="both"/>
        <w:rPr>
          <w:sz w:val="24"/>
          <w:szCs w:val="24"/>
          <w:vertAlign w:val="baseline"/>
        </w:rPr>
      </w:pPr>
      <w:r w:rsidDel="00000000" w:rsidR="00000000" w:rsidRPr="00000000">
        <w:rPr>
          <w:sz w:val="24"/>
          <w:szCs w:val="24"/>
          <w:vertAlign w:val="baseline"/>
          <w:rtl w:val="0"/>
        </w:rPr>
        <w:t xml:space="preserve">P. O. Box MMMMM</w:t>
      </w:r>
    </w:p>
    <w:p w:rsidR="00000000" w:rsidDel="00000000" w:rsidP="00000000" w:rsidRDefault="00000000" w:rsidRPr="00000000" w14:paraId="000007EE">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7EF">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7F0">
      <w:pPr>
        <w:pageBreakBefore w:val="0"/>
        <w:rPr>
          <w:sz w:val="24"/>
          <w:szCs w:val="24"/>
          <w:vertAlign w:val="baseline"/>
        </w:rPr>
      </w:pPr>
      <w:r w:rsidDel="00000000" w:rsidR="00000000" w:rsidRPr="00000000">
        <w:rPr>
          <w:rtl w:val="0"/>
        </w:rPr>
      </w:r>
    </w:p>
    <w:p w:rsidR="00000000" w:rsidDel="00000000" w:rsidP="00000000" w:rsidRDefault="00000000" w:rsidRPr="00000000" w14:paraId="000007F1">
      <w:pPr>
        <w:pageBreakBefore w:val="0"/>
        <w:rPr>
          <w:sz w:val="24"/>
          <w:szCs w:val="24"/>
          <w:vertAlign w:val="baseline"/>
        </w:rPr>
      </w:pPr>
      <w:r w:rsidDel="00000000" w:rsidR="00000000" w:rsidRPr="00000000">
        <w:rPr>
          <w:rtl w:val="0"/>
        </w:rPr>
      </w:r>
    </w:p>
    <w:p w:rsidR="00000000" w:rsidDel="00000000" w:rsidP="00000000" w:rsidRDefault="00000000" w:rsidRPr="00000000" w14:paraId="000007F2">
      <w:pPr>
        <w:pageBreakBefore w:val="0"/>
        <w:rPr>
          <w:sz w:val="24"/>
          <w:szCs w:val="24"/>
          <w:vertAlign w:val="baseline"/>
        </w:rPr>
      </w:pPr>
      <w:r w:rsidDel="00000000" w:rsidR="00000000" w:rsidRPr="00000000">
        <w:rPr>
          <w:rtl w:val="0"/>
        </w:rPr>
      </w:r>
    </w:p>
    <w:p w:rsidR="00000000" w:rsidDel="00000000" w:rsidP="00000000" w:rsidRDefault="00000000" w:rsidRPr="00000000" w14:paraId="000007F3">
      <w:pPr>
        <w:pageBreakBefore w:val="0"/>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7F4">
      <w:pPr>
        <w:pageBreakBefore w:val="0"/>
        <w:rPr>
          <w:sz w:val="24"/>
          <w:szCs w:val="24"/>
          <w:vertAlign w:val="baseline"/>
        </w:rPr>
      </w:pPr>
      <w:r w:rsidDel="00000000" w:rsidR="00000000" w:rsidRPr="00000000">
        <w:rPr>
          <w:sz w:val="24"/>
          <w:szCs w:val="24"/>
          <w:vertAlign w:val="baseline"/>
          <w:rtl w:val="0"/>
        </w:rPr>
        <w:t xml:space="preserve">Advocate</w:t>
      </w:r>
    </w:p>
    <w:p w:rsidR="00000000" w:rsidDel="00000000" w:rsidP="00000000" w:rsidRDefault="00000000" w:rsidRPr="00000000" w14:paraId="000007F5">
      <w:pPr>
        <w:pageBreakBefore w:val="0"/>
        <w:rPr>
          <w:sz w:val="24"/>
          <w:szCs w:val="24"/>
          <w:vertAlign w:val="baseline"/>
        </w:rPr>
      </w:pPr>
      <w:r w:rsidDel="00000000" w:rsidR="00000000" w:rsidRPr="00000000">
        <w:rPr>
          <w:sz w:val="24"/>
          <w:szCs w:val="24"/>
          <w:vertAlign w:val="baseline"/>
          <w:rtl w:val="0"/>
        </w:rPr>
        <w:t xml:space="preserve">International Life </w:t>
      </w:r>
    </w:p>
    <w:p w:rsidR="00000000" w:rsidDel="00000000" w:rsidP="00000000" w:rsidRDefault="00000000" w:rsidRPr="00000000" w14:paraId="000007F6">
      <w:pPr>
        <w:pageBreakBefore w:val="0"/>
        <w:rPr>
          <w:sz w:val="24"/>
          <w:szCs w:val="24"/>
          <w:vertAlign w:val="baseline"/>
        </w:rPr>
      </w:pPr>
      <w:r w:rsidDel="00000000" w:rsidR="00000000" w:rsidRPr="00000000">
        <w:rPr>
          <w:sz w:val="24"/>
          <w:szCs w:val="24"/>
          <w:vertAlign w:val="baseline"/>
          <w:rtl w:val="0"/>
        </w:rPr>
        <w:t xml:space="preserve">4</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w:t>
      </w:r>
    </w:p>
    <w:p w:rsidR="00000000" w:rsidDel="00000000" w:rsidP="00000000" w:rsidRDefault="00000000" w:rsidRPr="00000000" w14:paraId="000007F7">
      <w:pPr>
        <w:pageBreakBefore w:val="0"/>
        <w:rPr>
          <w:sz w:val="24"/>
          <w:szCs w:val="24"/>
          <w:vertAlign w:val="baseline"/>
        </w:rPr>
      </w:pPr>
      <w:r w:rsidDel="00000000" w:rsidR="00000000" w:rsidRPr="00000000">
        <w:rPr>
          <w:sz w:val="24"/>
          <w:szCs w:val="24"/>
          <w:vertAlign w:val="baseline"/>
          <w:rtl w:val="0"/>
        </w:rPr>
        <w:t xml:space="preserve">Mama Ngina Street</w:t>
      </w:r>
    </w:p>
    <w:p w:rsidR="00000000" w:rsidDel="00000000" w:rsidP="00000000" w:rsidRDefault="00000000" w:rsidRPr="00000000" w14:paraId="000007F8">
      <w:pPr>
        <w:pageBreakBefore w:val="0"/>
        <w:rPr>
          <w:sz w:val="24"/>
          <w:szCs w:val="24"/>
          <w:vertAlign w:val="baseline"/>
        </w:rPr>
      </w:pPr>
      <w:r w:rsidDel="00000000" w:rsidR="00000000" w:rsidRPr="00000000">
        <w:rPr>
          <w:sz w:val="24"/>
          <w:szCs w:val="24"/>
          <w:vertAlign w:val="baseline"/>
          <w:rtl w:val="0"/>
        </w:rPr>
        <w:t xml:space="preserve">P. O. box MMMMM</w:t>
      </w:r>
    </w:p>
    <w:p w:rsidR="00000000" w:rsidDel="00000000" w:rsidP="00000000" w:rsidRDefault="00000000" w:rsidRPr="00000000" w14:paraId="000007F9">
      <w:pPr>
        <w:pageBreakBefore w:val="0"/>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7FA">
      <w:pPr>
        <w:pageBreakBefore w:val="0"/>
        <w:rPr>
          <w:sz w:val="24"/>
          <w:szCs w:val="24"/>
          <w:vertAlign w:val="baseline"/>
        </w:rPr>
      </w:pPr>
      <w:r w:rsidDel="00000000" w:rsidR="00000000" w:rsidRPr="00000000">
        <w:rPr>
          <w:rtl w:val="0"/>
        </w:rPr>
      </w:r>
    </w:p>
    <w:p w:rsidR="00000000" w:rsidDel="00000000" w:rsidP="00000000" w:rsidRDefault="00000000" w:rsidRPr="00000000" w14:paraId="000007FB">
      <w:pPr>
        <w:pageBreakBefore w:val="0"/>
        <w:rPr>
          <w:sz w:val="24"/>
          <w:szCs w:val="24"/>
          <w:vertAlign w:val="baseline"/>
        </w:rPr>
      </w:pPr>
      <w:r w:rsidDel="00000000" w:rsidR="00000000" w:rsidRPr="00000000">
        <w:rPr>
          <w:rtl w:val="0"/>
        </w:rPr>
      </w:r>
    </w:p>
    <w:p w:rsidR="00000000" w:rsidDel="00000000" w:rsidP="00000000" w:rsidRDefault="00000000" w:rsidRPr="00000000" w14:paraId="000007FC">
      <w:pPr>
        <w:pageBreakBefore w:val="0"/>
        <w:jc w:val="center"/>
        <w:rPr>
          <w:sz w:val="24"/>
          <w:szCs w:val="24"/>
          <w:vertAlign w:val="baseline"/>
        </w:rPr>
      </w:pP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If any party served does not appear at the time and place above-mentioned such order will be made and proceedings taken as the court may think just and expedient.”</w:t>
      </w:r>
    </w:p>
    <w:p w:rsidR="00000000" w:rsidDel="00000000" w:rsidP="00000000" w:rsidRDefault="00000000" w:rsidRPr="00000000" w14:paraId="000007FD">
      <w:pPr>
        <w:pageBreakBefore w:val="0"/>
        <w:rPr>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FE">
      <w:pPr>
        <w:pageBreakBefore w:val="0"/>
        <w:rPr>
          <w:sz w:val="24"/>
          <w:szCs w:val="24"/>
          <w:vertAlign w:val="baseline"/>
        </w:rPr>
      </w:pPr>
      <w:r w:rsidDel="00000000" w:rsidR="00000000" w:rsidRPr="00000000">
        <w:rPr>
          <w:rtl w:val="0"/>
        </w:rPr>
      </w:r>
    </w:p>
    <w:p w:rsidR="00000000" w:rsidDel="00000000" w:rsidP="00000000" w:rsidRDefault="00000000" w:rsidRPr="00000000" w14:paraId="000007FF">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REPUBLIC OF KENYA</w:t>
      </w:r>
      <w:r w:rsidDel="00000000" w:rsidR="00000000" w:rsidRPr="00000000">
        <w:rPr>
          <w:rtl w:val="0"/>
        </w:rPr>
      </w:r>
    </w:p>
    <w:p w:rsidR="00000000" w:rsidDel="00000000" w:rsidP="00000000" w:rsidRDefault="00000000" w:rsidRPr="00000000" w14:paraId="00000800">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IN THE HIGH COURT OF KENYA AT </w:t>
      </w:r>
      <w:r w:rsidDel="00000000" w:rsidR="00000000" w:rsidRPr="00000000">
        <w:rPr>
          <w:rtl w:val="0"/>
        </w:rPr>
      </w:r>
    </w:p>
    <w:p w:rsidR="00000000" w:rsidDel="00000000" w:rsidP="00000000" w:rsidRDefault="00000000" w:rsidRPr="00000000" w14:paraId="00000801">
      <w:pPr>
        <w:pageBreakBefore w:val="0"/>
        <w:spacing w:line="48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CIVIL CASE NO.  OF 2000</w:t>
      </w:r>
      <w:r w:rsidDel="00000000" w:rsidR="00000000" w:rsidRPr="00000000">
        <w:rPr>
          <w:rtl w:val="0"/>
        </w:rPr>
      </w:r>
    </w:p>
    <w:p w:rsidR="00000000" w:rsidDel="00000000" w:rsidP="00000000" w:rsidRDefault="00000000" w:rsidRPr="00000000" w14:paraId="00000802">
      <w:pPr>
        <w:pageBreakBefore w:val="0"/>
        <w:jc w:val="center"/>
        <w:rPr>
          <w:b w:val="0"/>
          <w:sz w:val="24"/>
          <w:szCs w:val="24"/>
          <w:vertAlign w:val="baseline"/>
        </w:rPr>
      </w:pPr>
      <w:r w:rsidDel="00000000" w:rsidR="00000000" w:rsidRPr="00000000">
        <w:rPr>
          <w:rtl w:val="0"/>
        </w:rPr>
      </w:r>
    </w:p>
    <w:p w:rsidR="00000000" w:rsidDel="00000000" w:rsidP="00000000" w:rsidRDefault="00000000" w:rsidRPr="00000000" w14:paraId="00000803">
      <w:pPr>
        <w:pageBreakBefore w:val="0"/>
        <w:rPr>
          <w:b w:val="0"/>
          <w:sz w:val="24"/>
          <w:szCs w:val="24"/>
          <w:vertAlign w:val="baseline"/>
        </w:rPr>
      </w:pPr>
      <w:r w:rsidDel="00000000" w:rsidR="00000000" w:rsidRPr="00000000">
        <w:rPr>
          <w:b w:val="1"/>
          <w:sz w:val="24"/>
          <w:szCs w:val="24"/>
          <w:vertAlign w:val="baseline"/>
          <w:rtl w:val="0"/>
        </w:rPr>
        <w:t xml:space="preserve"> MAHIU BANK LIMITED..</w:t>
        <w:tab/>
        <w:t xml:space="preserve">..</w:t>
        <w:tab/>
        <w:t xml:space="preserve">..</w:t>
        <w:tab/>
        <w:t xml:space="preserve">.PLAINTIFF/RESPONDENT </w:t>
      </w:r>
      <w:r w:rsidDel="00000000" w:rsidR="00000000" w:rsidRPr="00000000">
        <w:rPr>
          <w:rtl w:val="0"/>
        </w:rPr>
      </w:r>
    </w:p>
    <w:p w:rsidR="00000000" w:rsidDel="00000000" w:rsidP="00000000" w:rsidRDefault="00000000" w:rsidRPr="00000000" w14:paraId="00000804">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805">
      <w:pPr>
        <w:pageBreakBefore w:val="0"/>
        <w:jc w:val="center"/>
        <w:rPr>
          <w:b w:val="0"/>
          <w:sz w:val="24"/>
          <w:szCs w:val="24"/>
          <w:vertAlign w:val="baseline"/>
        </w:rPr>
      </w:pPr>
      <w:r w:rsidDel="00000000" w:rsidR="00000000" w:rsidRPr="00000000">
        <w:rPr>
          <w:b w:val="1"/>
          <w:sz w:val="24"/>
          <w:szCs w:val="24"/>
          <w:vertAlign w:val="baseline"/>
          <w:rtl w:val="0"/>
        </w:rPr>
        <w:t xml:space="preserve">-VERSUS-</w:t>
      </w:r>
      <w:r w:rsidDel="00000000" w:rsidR="00000000" w:rsidRPr="00000000">
        <w:rPr>
          <w:rtl w:val="0"/>
        </w:rPr>
      </w:r>
    </w:p>
    <w:p w:rsidR="00000000" w:rsidDel="00000000" w:rsidP="00000000" w:rsidRDefault="00000000" w:rsidRPr="00000000" w14:paraId="00000806">
      <w:pPr>
        <w:pageBreakBefore w:val="0"/>
        <w:jc w:val="center"/>
        <w:rPr>
          <w:b w:val="0"/>
          <w:sz w:val="24"/>
          <w:szCs w:val="24"/>
          <w:vertAlign w:val="baseline"/>
        </w:rPr>
      </w:pPr>
      <w:r w:rsidDel="00000000" w:rsidR="00000000" w:rsidRPr="00000000">
        <w:rPr>
          <w:rtl w:val="0"/>
        </w:rPr>
      </w:r>
    </w:p>
    <w:p w:rsidR="00000000" w:rsidDel="00000000" w:rsidP="00000000" w:rsidRDefault="00000000" w:rsidRPr="00000000" w14:paraId="00000807">
      <w:pPr>
        <w:pageBreakBefore w:val="0"/>
        <w:rPr>
          <w:b w:val="0"/>
          <w:sz w:val="24"/>
          <w:szCs w:val="24"/>
          <w:vertAlign w:val="baseline"/>
        </w:rPr>
      </w:pPr>
      <w:r w:rsidDel="00000000" w:rsidR="00000000" w:rsidRPr="00000000">
        <w:rPr>
          <w:b w:val="1"/>
          <w:sz w:val="24"/>
          <w:szCs w:val="24"/>
          <w:vertAlign w:val="baseline"/>
          <w:rtl w:val="0"/>
        </w:rPr>
        <w:t xml:space="preserve"> MAHIU BANK </w:t>
      </w:r>
      <w:r w:rsidDel="00000000" w:rsidR="00000000" w:rsidRPr="00000000">
        <w:rPr>
          <w:rtl w:val="0"/>
        </w:rPr>
      </w:r>
    </w:p>
    <w:p w:rsidR="00000000" w:rsidDel="00000000" w:rsidP="00000000" w:rsidRDefault="00000000" w:rsidRPr="00000000" w14:paraId="00000808">
      <w:pPr>
        <w:pageBreakBefore w:val="0"/>
        <w:rPr>
          <w:b w:val="0"/>
          <w:sz w:val="24"/>
          <w:szCs w:val="24"/>
          <w:vertAlign w:val="baseline"/>
        </w:rPr>
      </w:pPr>
      <w:r w:rsidDel="00000000" w:rsidR="00000000" w:rsidRPr="00000000">
        <w:rPr>
          <w:b w:val="1"/>
          <w:sz w:val="24"/>
          <w:szCs w:val="24"/>
          <w:vertAlign w:val="baseline"/>
          <w:rtl w:val="0"/>
        </w:rPr>
        <w:t xml:space="preserve">LIMITED..</w:t>
        <w:tab/>
        <w:t xml:space="preserve">..</w:t>
        <w:tab/>
        <w:t xml:space="preserve">..</w:t>
        <w:tab/>
        <w:t xml:space="preserve">..</w:t>
        <w:tab/>
        <w:t xml:space="preserve">..</w:t>
        <w:tab/>
        <w:t xml:space="preserve">..1</w:t>
      </w:r>
      <w:r w:rsidDel="00000000" w:rsidR="00000000" w:rsidRPr="00000000">
        <w:rPr>
          <w:b w:val="1"/>
          <w:sz w:val="24"/>
          <w:szCs w:val="24"/>
          <w:vertAlign w:val="superscript"/>
          <w:rtl w:val="0"/>
        </w:rPr>
        <w:t xml:space="preserve">ST</w:t>
      </w:r>
      <w:r w:rsidDel="00000000" w:rsidR="00000000" w:rsidRPr="00000000">
        <w:rPr>
          <w:b w:val="1"/>
          <w:sz w:val="24"/>
          <w:szCs w:val="24"/>
          <w:vertAlign w:val="baseline"/>
          <w:rtl w:val="0"/>
        </w:rPr>
        <w:t xml:space="preserve"> DEFENDANT/APPLICANT</w:t>
      </w:r>
      <w:r w:rsidDel="00000000" w:rsidR="00000000" w:rsidRPr="00000000">
        <w:rPr>
          <w:rtl w:val="0"/>
        </w:rPr>
      </w:r>
    </w:p>
    <w:p w:rsidR="00000000" w:rsidDel="00000000" w:rsidP="00000000" w:rsidRDefault="00000000" w:rsidRPr="00000000" w14:paraId="00000809">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80A">
      <w:pPr>
        <w:pageBreakBefore w:val="0"/>
        <w:rPr>
          <w:b w:val="0"/>
          <w:sz w:val="24"/>
          <w:szCs w:val="24"/>
          <w:vertAlign w:val="baseline"/>
        </w:rPr>
      </w:pPr>
      <w:r w:rsidDel="00000000" w:rsidR="00000000" w:rsidRPr="00000000">
        <w:rPr>
          <w:b w:val="1"/>
          <w:sz w:val="24"/>
          <w:szCs w:val="24"/>
          <w:vertAlign w:val="baseline"/>
          <w:rtl w:val="0"/>
        </w:rPr>
        <w:t xml:space="preserve">..</w:t>
        <w:tab/>
        <w:t xml:space="preserve">..</w:t>
        <w:tab/>
        <w:t xml:space="preserve">..</w:t>
        <w:tab/>
        <w:t xml:space="preserve">.2</w:t>
      </w:r>
      <w:r w:rsidDel="00000000" w:rsidR="00000000" w:rsidRPr="00000000">
        <w:rPr>
          <w:b w:val="1"/>
          <w:sz w:val="24"/>
          <w:szCs w:val="24"/>
          <w:vertAlign w:val="superscript"/>
          <w:rtl w:val="0"/>
        </w:rPr>
        <w:t xml:space="preserve">ND</w:t>
      </w:r>
      <w:r w:rsidDel="00000000" w:rsidR="00000000" w:rsidRPr="00000000">
        <w:rPr>
          <w:b w:val="1"/>
          <w:sz w:val="24"/>
          <w:szCs w:val="24"/>
          <w:vertAlign w:val="baseline"/>
          <w:rtl w:val="0"/>
        </w:rPr>
        <w:t xml:space="preserve"> DEFENDANT/ RESPONDENT</w:t>
      </w:r>
      <w:r w:rsidDel="00000000" w:rsidR="00000000" w:rsidRPr="00000000">
        <w:rPr>
          <w:rtl w:val="0"/>
        </w:rPr>
      </w:r>
    </w:p>
    <w:p w:rsidR="00000000" w:rsidDel="00000000" w:rsidP="00000000" w:rsidRDefault="00000000" w:rsidRPr="00000000" w14:paraId="0000080B">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80C">
      <w:pPr>
        <w:pageBreakBefore w:val="0"/>
        <w:rPr>
          <w:b w:val="0"/>
          <w:sz w:val="24"/>
          <w:szCs w:val="24"/>
          <w:vertAlign w:val="baseline"/>
        </w:rPr>
      </w:pPr>
      <w:r w:rsidDel="00000000" w:rsidR="00000000" w:rsidRPr="00000000">
        <w:rPr>
          <w:b w:val="1"/>
          <w:sz w:val="24"/>
          <w:szCs w:val="24"/>
          <w:vertAlign w:val="baseline"/>
          <w:rtl w:val="0"/>
        </w:rPr>
        <w:t xml:space="preserve">RRRRRRR..</w:t>
        <w:tab/>
        <w:t xml:space="preserve">..</w:t>
        <w:tab/>
        <w:t xml:space="preserve">..</w:t>
        <w:tab/>
        <w:t xml:space="preserve">..</w:t>
        <w:tab/>
        <w:t xml:space="preserve">.3</w:t>
      </w:r>
      <w:r w:rsidDel="00000000" w:rsidR="00000000" w:rsidRPr="00000000">
        <w:rPr>
          <w:b w:val="1"/>
          <w:sz w:val="24"/>
          <w:szCs w:val="24"/>
          <w:vertAlign w:val="superscript"/>
          <w:rtl w:val="0"/>
        </w:rPr>
        <w:t xml:space="preserve">RD</w:t>
      </w:r>
      <w:r w:rsidDel="00000000" w:rsidR="00000000" w:rsidRPr="00000000">
        <w:rPr>
          <w:b w:val="1"/>
          <w:sz w:val="24"/>
          <w:szCs w:val="24"/>
          <w:vertAlign w:val="baseline"/>
          <w:rtl w:val="0"/>
        </w:rPr>
        <w:t xml:space="preserve"> DEFENDANT/ RESPONDENT </w:t>
      </w:r>
      <w:r w:rsidDel="00000000" w:rsidR="00000000" w:rsidRPr="00000000">
        <w:rPr>
          <w:rtl w:val="0"/>
        </w:rPr>
      </w:r>
    </w:p>
    <w:p w:rsidR="00000000" w:rsidDel="00000000" w:rsidP="00000000" w:rsidRDefault="00000000" w:rsidRPr="00000000" w14:paraId="0000080D">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80E">
      <w:pPr>
        <w:pageBreakBefore w:val="0"/>
        <w:rPr>
          <w:b w:val="0"/>
          <w:sz w:val="24"/>
          <w:szCs w:val="24"/>
          <w:vertAlign w:val="baseline"/>
        </w:rPr>
      </w:pPr>
      <w:r w:rsidDel="00000000" w:rsidR="00000000" w:rsidRPr="00000000">
        <w:rPr>
          <w:rtl w:val="0"/>
        </w:rPr>
      </w:r>
    </w:p>
    <w:p w:rsidR="00000000" w:rsidDel="00000000" w:rsidP="00000000" w:rsidRDefault="00000000" w:rsidRPr="00000000" w14:paraId="0000080F">
      <w:pPr>
        <w:pStyle w:val="Heading4"/>
        <w:pageBreakBefore w:val="0"/>
        <w:rPr>
          <w:sz w:val="24"/>
          <w:szCs w:val="24"/>
          <w:vertAlign w:val="baseline"/>
        </w:rPr>
      </w:pPr>
      <w:r w:rsidDel="00000000" w:rsidR="00000000" w:rsidRPr="00000000">
        <w:rPr>
          <w:b w:val="1"/>
          <w:i w:val="1"/>
          <w:sz w:val="24"/>
          <w:szCs w:val="24"/>
          <w:vertAlign w:val="baseline"/>
          <w:rtl w:val="0"/>
        </w:rPr>
        <w:t xml:space="preserve">AFFIDAVIT</w:t>
      </w:r>
      <w:r w:rsidDel="00000000" w:rsidR="00000000" w:rsidRPr="00000000">
        <w:rPr>
          <w:rtl w:val="0"/>
        </w:rPr>
      </w:r>
    </w:p>
    <w:p w:rsidR="00000000" w:rsidDel="00000000" w:rsidP="00000000" w:rsidRDefault="00000000" w:rsidRPr="00000000" w14:paraId="00000810">
      <w:pPr>
        <w:pageBreakBefore w:val="0"/>
        <w:spacing w:line="360" w:lineRule="auto"/>
        <w:jc w:val="both"/>
        <w:rPr>
          <w:sz w:val="24"/>
          <w:szCs w:val="24"/>
          <w:vertAlign w:val="baseline"/>
        </w:rPr>
      </w:pPr>
      <w:r w:rsidDel="00000000" w:rsidR="00000000" w:rsidRPr="00000000">
        <w:rPr>
          <w:b w:val="1"/>
          <w:sz w:val="24"/>
          <w:szCs w:val="24"/>
          <w:vertAlign w:val="baseline"/>
          <w:rtl w:val="0"/>
        </w:rPr>
        <w:t xml:space="preserve">I </w:t>
      </w:r>
      <w:r w:rsidDel="00000000" w:rsidR="00000000" w:rsidRPr="00000000">
        <w:rPr>
          <w:b w:val="1"/>
          <w:sz w:val="24"/>
          <w:szCs w:val="24"/>
          <w:u w:val="single"/>
          <w:vertAlign w:val="baseline"/>
          <w:rtl w:val="0"/>
        </w:rPr>
        <w:t xml:space="preserve">  </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of P.O. Box 14001  in the Republic of Kenya do make oath and  solemnly state as follows:</w:t>
      </w:r>
    </w:p>
    <w:p w:rsidR="00000000" w:rsidDel="00000000" w:rsidP="00000000" w:rsidRDefault="00000000" w:rsidRPr="00000000" w14:paraId="00000811">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12">
      <w:pPr>
        <w:pageBreakBefore w:val="0"/>
        <w:numPr>
          <w:ilvl w:val="0"/>
          <w:numId w:val="64"/>
        </w:numPr>
        <w:spacing w:line="360" w:lineRule="auto"/>
        <w:ind w:left="360" w:hanging="360"/>
        <w:jc w:val="both"/>
        <w:rPr>
          <w:b w:val="0"/>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I am a Director and the Managing Director of the 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Defendant/Applicant (“ the Applicant ”). I have full knowledge and information concerning this suit and as such I am duly authorised by the Applicant    to make this Affidavit on its behalf.</w:t>
      </w:r>
      <w:r w:rsidDel="00000000" w:rsidR="00000000" w:rsidRPr="00000000">
        <w:rPr>
          <w:rtl w:val="0"/>
        </w:rPr>
      </w:r>
    </w:p>
    <w:p w:rsidR="00000000" w:rsidDel="00000000" w:rsidP="00000000" w:rsidRDefault="00000000" w:rsidRPr="00000000" w14:paraId="00000813">
      <w:pPr>
        <w:pageBreakBefore w:val="0"/>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814">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prior  to the  filing  of the Applicant’s   Defence , I was  unable  to   contact the  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and  3</w:t>
      </w:r>
      <w:r w:rsidDel="00000000" w:rsidR="00000000" w:rsidRPr="00000000">
        <w:rPr>
          <w:sz w:val="24"/>
          <w:szCs w:val="24"/>
          <w:vertAlign w:val="superscript"/>
          <w:rtl w:val="0"/>
        </w:rPr>
        <w:t xml:space="preserve">rd</w:t>
      </w:r>
      <w:r w:rsidDel="00000000" w:rsidR="00000000" w:rsidRPr="00000000">
        <w:rPr>
          <w:sz w:val="24"/>
          <w:szCs w:val="24"/>
          <w:vertAlign w:val="baseline"/>
          <w:rtl w:val="0"/>
        </w:rPr>
        <w:t xml:space="preserve">   Defendants/Respondents, respectively,  so as  to  discuss the matters in respect hereof.  </w:t>
      </w:r>
    </w:p>
    <w:p w:rsidR="00000000" w:rsidDel="00000000" w:rsidP="00000000" w:rsidRDefault="00000000" w:rsidRPr="00000000" w14:paraId="00000815">
      <w:pPr>
        <w:pageBreakBefore w:val="0"/>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816">
      <w:pPr>
        <w:pageBreakBefore w:val="0"/>
        <w:numPr>
          <w:ilvl w:val="0"/>
          <w:numId w:val="64"/>
        </w:numPr>
        <w:spacing w:line="360" w:lineRule="auto"/>
        <w:ind w:left="360" w:hanging="360"/>
        <w:jc w:val="both"/>
        <w:rPr>
          <w:b w:val="0"/>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however</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subsequent to the  filing of the Applicant’s  Defence  herein</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 met with the 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Defendant/Respondent(“the 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Respondent”)  to discuss the matters in respect  hereof  and the 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Respondent  supplied  me with  the certain information,  particulars whereof are relevant for the  fair and  just determination of the  issues  in  controversy of the suit herein.</w:t>
      </w:r>
      <w:r w:rsidDel="00000000" w:rsidR="00000000" w:rsidRPr="00000000">
        <w:rPr>
          <w:rtl w:val="0"/>
        </w:rPr>
      </w:r>
    </w:p>
    <w:p w:rsidR="00000000" w:rsidDel="00000000" w:rsidP="00000000" w:rsidRDefault="00000000" w:rsidRPr="00000000" w14:paraId="00000817">
      <w:pPr>
        <w:pageBreakBefore w:val="0"/>
        <w:spacing w:line="360" w:lineRule="auto"/>
        <w:jc w:val="both"/>
        <w:rPr>
          <w:b w:val="0"/>
          <w:sz w:val="24"/>
          <w:szCs w:val="24"/>
          <w:vertAlign w:val="baseline"/>
        </w:rPr>
      </w:pPr>
      <w:r w:rsidDel="00000000" w:rsidR="00000000" w:rsidRPr="00000000">
        <w:rPr>
          <w:rtl w:val="0"/>
        </w:rPr>
      </w:r>
    </w:p>
    <w:p w:rsidR="00000000" w:rsidDel="00000000" w:rsidP="00000000" w:rsidRDefault="00000000" w:rsidRPr="00000000" w14:paraId="00000818">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it  is  therefore  necessary  for  the Applicant  to  amend  its  Defence      so as  to  bring  before  this  Honourable  Court  the said   information   which is necessary  for  the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effectual   and   complete  adjudication of   the real  questions  in  controversy  on their   true  and  substantive merits </w:t>
      </w:r>
    </w:p>
    <w:p w:rsidR="00000000" w:rsidDel="00000000" w:rsidP="00000000" w:rsidRDefault="00000000" w:rsidRPr="00000000" w14:paraId="00000819">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1A">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the proposed  amendments</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 are  contained  in the  Draft  Amended  Defence  annexed  at the   exhibit  hereto  marked as  “</w:t>
      </w:r>
      <w:r w:rsidDel="00000000" w:rsidR="00000000" w:rsidRPr="00000000">
        <w:rPr>
          <w:b w:val="1"/>
          <w:sz w:val="24"/>
          <w:szCs w:val="24"/>
          <w:vertAlign w:val="baseline"/>
          <w:rtl w:val="0"/>
        </w:rPr>
        <w:t xml:space="preserve">AM1</w:t>
      </w:r>
      <w:r w:rsidDel="00000000" w:rsidR="00000000" w:rsidRPr="00000000">
        <w:rPr>
          <w:sz w:val="24"/>
          <w:szCs w:val="24"/>
          <w:vertAlign w:val="baseline"/>
          <w:rtl w:val="0"/>
        </w:rPr>
        <w:t xml:space="preserve">”</w:t>
      </w:r>
    </w:p>
    <w:p w:rsidR="00000000" w:rsidDel="00000000" w:rsidP="00000000" w:rsidRDefault="00000000" w:rsidRPr="00000000" w14:paraId="0000081B">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1C">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 the proposed amendments will not occasion any prejudice to the Plaintiff /Respondent </w:t>
      </w:r>
    </w:p>
    <w:p w:rsidR="00000000" w:rsidDel="00000000" w:rsidP="00000000" w:rsidRDefault="00000000" w:rsidRPr="00000000" w14:paraId="0000081D">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1E">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the proposed amendments stem  from the same facts or substantially the same facts in respect of which relief is claimed by the Plaintiff/Respondent  in this suit. </w:t>
      </w:r>
    </w:p>
    <w:p w:rsidR="00000000" w:rsidDel="00000000" w:rsidP="00000000" w:rsidRDefault="00000000" w:rsidRPr="00000000" w14:paraId="0000081F">
      <w:pPr>
        <w:pageBreakBefore w:val="0"/>
        <w:spacing w:line="360" w:lineRule="auto"/>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820">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I  am  duly  advised  by my Advocates on record  herein, Messrs.  MWEWE  &amp; Company  and  which advice  I verily believe  to be  true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that</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time allowed under the Civil Procedure Act and the Civil Procedure Rules for amendment of pleadings has since expired </w:t>
      </w:r>
    </w:p>
    <w:p w:rsidR="00000000" w:rsidDel="00000000" w:rsidP="00000000" w:rsidRDefault="00000000" w:rsidRPr="00000000" w14:paraId="00000821">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22">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23">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w:t>
      </w:r>
      <w:r w:rsidDel="00000000" w:rsidR="00000000" w:rsidRPr="00000000">
        <w:rPr>
          <w:sz w:val="24"/>
          <w:szCs w:val="24"/>
          <w:vertAlign w:val="baseline"/>
          <w:rtl w:val="0"/>
        </w:rPr>
        <w:t xml:space="preserve"> I verily believe that it is in the interest of justice that the Defendant should be granted leave to amend its Defence  herein, so as to bring to fore the real matters in controversy  between the parties, before this matter can be set down for hearing.</w:t>
      </w:r>
    </w:p>
    <w:p w:rsidR="00000000" w:rsidDel="00000000" w:rsidP="00000000" w:rsidRDefault="00000000" w:rsidRPr="00000000" w14:paraId="00000824">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25">
      <w:pPr>
        <w:pageBreakBefore w:val="0"/>
        <w:numPr>
          <w:ilvl w:val="0"/>
          <w:numId w:val="64"/>
        </w:numPr>
        <w:spacing w:line="360" w:lineRule="auto"/>
        <w:ind w:left="360" w:hanging="360"/>
        <w:jc w:val="both"/>
        <w:rPr>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 in all  the circumstances of this case and  for the ends of justice in this case to be met, the orders sought in the application  to  amend  the Applicant’s  Defence  herein  in support whereof  I swear this Affidavit, ought to be granted.</w:t>
      </w:r>
    </w:p>
    <w:p w:rsidR="00000000" w:rsidDel="00000000" w:rsidP="00000000" w:rsidRDefault="00000000" w:rsidRPr="00000000" w14:paraId="00000826">
      <w:pPr>
        <w:pageBreakBefore w:val="0"/>
        <w:spacing w:line="360" w:lineRule="auto"/>
        <w:jc w:val="both"/>
        <w:rPr>
          <w:sz w:val="24"/>
          <w:szCs w:val="24"/>
          <w:vertAlign w:val="baseline"/>
        </w:rPr>
      </w:pPr>
      <w:r w:rsidDel="00000000" w:rsidR="00000000" w:rsidRPr="00000000">
        <w:rPr>
          <w:rtl w:val="0"/>
        </w:rPr>
      </w:r>
    </w:p>
    <w:p w:rsidR="00000000" w:rsidDel="00000000" w:rsidP="00000000" w:rsidRDefault="00000000" w:rsidRPr="00000000" w14:paraId="00000827">
      <w:pPr>
        <w:pageBreakBefore w:val="0"/>
        <w:numPr>
          <w:ilvl w:val="0"/>
          <w:numId w:val="64"/>
        </w:numPr>
        <w:spacing w:line="360" w:lineRule="auto"/>
        <w:ind w:left="360" w:hanging="360"/>
        <w:jc w:val="both"/>
        <w:rPr>
          <w:b w:val="0"/>
          <w:sz w:val="24"/>
          <w:szCs w:val="24"/>
          <w:vertAlign w:val="baseline"/>
        </w:rPr>
      </w:pPr>
      <w:r w:rsidDel="00000000" w:rsidR="00000000" w:rsidRPr="00000000">
        <w:rPr>
          <w:b w:val="1"/>
          <w:sz w:val="24"/>
          <w:szCs w:val="24"/>
          <w:vertAlign w:val="baseline"/>
          <w:rtl w:val="0"/>
        </w:rPr>
        <w:t xml:space="preserve">THAT </w:t>
      </w:r>
      <w:r w:rsidDel="00000000" w:rsidR="00000000" w:rsidRPr="00000000">
        <w:rPr>
          <w:sz w:val="24"/>
          <w:szCs w:val="24"/>
          <w:vertAlign w:val="baseline"/>
          <w:rtl w:val="0"/>
        </w:rPr>
        <w:t xml:space="preserve">what is deponed hereinabove is true to the best of my knowledge save as to matters deponed to on information sources whereof have been disclosed and matters deponed to on belief grounds whereupon have been given. </w:t>
      </w:r>
      <w:r w:rsidDel="00000000" w:rsidR="00000000" w:rsidRPr="00000000">
        <w:rPr>
          <w:rtl w:val="0"/>
        </w:rPr>
      </w:r>
    </w:p>
    <w:p w:rsidR="00000000" w:rsidDel="00000000" w:rsidP="00000000" w:rsidRDefault="00000000" w:rsidRPr="00000000" w14:paraId="00000828">
      <w:pPr>
        <w:pageBreakBefore w:val="0"/>
        <w:spacing w:line="360" w:lineRule="auto"/>
        <w:jc w:val="both"/>
        <w:rPr>
          <w:sz w:val="24"/>
          <w:szCs w:val="24"/>
          <w:vertAlign w:val="baseline"/>
        </w:rPr>
      </w:pPr>
      <w:r w:rsidDel="00000000" w:rsidR="00000000" w:rsidRPr="00000000">
        <w:rPr>
          <w:b w:val="1"/>
          <w:sz w:val="24"/>
          <w:szCs w:val="24"/>
          <w:vertAlign w:val="baseline"/>
          <w:rtl w:val="0"/>
        </w:rPr>
        <w:t xml:space="preserve">SWORN</w:t>
      </w:r>
      <w:r w:rsidDel="00000000" w:rsidR="00000000" w:rsidRPr="00000000">
        <w:rPr>
          <w:sz w:val="24"/>
          <w:szCs w:val="24"/>
          <w:vertAlign w:val="baseline"/>
          <w:rtl w:val="0"/>
        </w:rPr>
        <w:t xml:space="preserve"> at </w:t>
        <w:tab/>
        <w:tab/>
        <w:tab/>
        <w:t xml:space="preserve">)</w:t>
      </w:r>
    </w:p>
    <w:p w:rsidR="00000000" w:rsidDel="00000000" w:rsidP="00000000" w:rsidRDefault="00000000" w:rsidRPr="00000000" w14:paraId="00000829">
      <w:pPr>
        <w:pageBreakBefore w:val="0"/>
        <w:spacing w:line="360" w:lineRule="auto"/>
        <w:jc w:val="both"/>
        <w:rPr>
          <w:sz w:val="24"/>
          <w:szCs w:val="24"/>
          <w:vertAlign w:val="baseline"/>
        </w:rPr>
      </w:pPr>
      <w:r w:rsidDel="00000000" w:rsidR="00000000" w:rsidRPr="00000000">
        <w:rPr>
          <w:sz w:val="24"/>
          <w:szCs w:val="24"/>
          <w:vertAlign w:val="baseline"/>
          <w:rtl w:val="0"/>
        </w:rPr>
        <w:t xml:space="preserve">this   </w:t>
        <w:tab/>
        <w:t xml:space="preserve">day of              2001</w:t>
        <w:tab/>
        <w:tab/>
        <w:t xml:space="preserve">)</w:t>
      </w:r>
    </w:p>
    <w:p w:rsidR="00000000" w:rsidDel="00000000" w:rsidP="00000000" w:rsidRDefault="00000000" w:rsidRPr="00000000" w14:paraId="0000082A">
      <w:pPr>
        <w:pageBreakBefore w:val="0"/>
        <w:spacing w:line="360" w:lineRule="auto"/>
        <w:jc w:val="both"/>
        <w:rPr>
          <w:sz w:val="24"/>
          <w:szCs w:val="24"/>
          <w:vertAlign w:val="baseline"/>
        </w:rPr>
      </w:pPr>
      <w:r w:rsidDel="00000000" w:rsidR="00000000" w:rsidRPr="00000000">
        <w:rPr>
          <w:sz w:val="24"/>
          <w:szCs w:val="24"/>
          <w:vertAlign w:val="baseline"/>
          <w:rtl w:val="0"/>
        </w:rPr>
        <w:t xml:space="preserve">by the said </w:t>
      </w:r>
      <w:r w:rsidDel="00000000" w:rsidR="00000000" w:rsidRPr="00000000">
        <w:rPr>
          <w:b w:val="1"/>
          <w:sz w:val="24"/>
          <w:szCs w:val="24"/>
          <w:vertAlign w:val="baseline"/>
          <w:rtl w:val="0"/>
        </w:rPr>
        <w:tab/>
      </w:r>
      <w:r w:rsidDel="00000000" w:rsidR="00000000" w:rsidRPr="00000000">
        <w:rPr>
          <w:sz w:val="24"/>
          <w:szCs w:val="24"/>
          <w:vertAlign w:val="baseline"/>
          <w:rtl w:val="0"/>
        </w:rPr>
        <w:t xml:space="preserve">)</w:t>
      </w:r>
    </w:p>
    <w:p w:rsidR="00000000" w:rsidDel="00000000" w:rsidP="00000000" w:rsidRDefault="00000000" w:rsidRPr="00000000" w14:paraId="0000082B">
      <w:pPr>
        <w:pageBreakBefore w:val="0"/>
        <w:spacing w:line="360" w:lineRule="auto"/>
        <w:jc w:val="both"/>
        <w:rPr>
          <w:b w:val="0"/>
          <w:sz w:val="24"/>
          <w:szCs w:val="24"/>
          <w:vertAlign w:val="baseline"/>
        </w:rPr>
      </w:pPr>
      <w:r w:rsidDel="00000000" w:rsidR="00000000" w:rsidRPr="00000000">
        <w:rPr>
          <w:sz w:val="24"/>
          <w:szCs w:val="24"/>
          <w:vertAlign w:val="baseline"/>
          <w:rtl w:val="0"/>
        </w:rPr>
        <w:tab/>
        <w:tab/>
        <w:tab/>
        <w:tab/>
        <w:tab/>
        <w:t xml:space="preserve">)</w:t>
      </w:r>
      <w:r w:rsidDel="00000000" w:rsidR="00000000" w:rsidRPr="00000000">
        <w:rPr>
          <w:rtl w:val="0"/>
        </w:rPr>
      </w:r>
    </w:p>
    <w:p w:rsidR="00000000" w:rsidDel="00000000" w:rsidP="00000000" w:rsidRDefault="00000000" w:rsidRPr="00000000" w14:paraId="0000082C">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BEFORE ME</w:t>
      </w:r>
      <w:r w:rsidDel="00000000" w:rsidR="00000000" w:rsidRPr="00000000">
        <w:rPr>
          <w:sz w:val="24"/>
          <w:szCs w:val="24"/>
          <w:vertAlign w:val="baseline"/>
          <w:rtl w:val="0"/>
        </w:rPr>
        <w:tab/>
        <w:tab/>
        <w:tab/>
        <w:tab/>
        <w:t xml:space="preserve">)</w:t>
      </w:r>
    </w:p>
    <w:p w:rsidR="00000000" w:rsidDel="00000000" w:rsidP="00000000" w:rsidRDefault="00000000" w:rsidRPr="00000000" w14:paraId="0000082D">
      <w:pPr>
        <w:pageBreakBefore w:val="0"/>
        <w:spacing w:line="360" w:lineRule="auto"/>
        <w:jc w:val="both"/>
        <w:rPr>
          <w:sz w:val="24"/>
          <w:szCs w:val="24"/>
          <w:vertAlign w:val="baseline"/>
        </w:rPr>
      </w:pPr>
      <w:r w:rsidDel="00000000" w:rsidR="00000000" w:rsidRPr="00000000">
        <w:rPr>
          <w:sz w:val="24"/>
          <w:szCs w:val="24"/>
          <w:vertAlign w:val="baseline"/>
          <w:rtl w:val="0"/>
        </w:rPr>
        <w:tab/>
        <w:tab/>
        <w:tab/>
        <w:tab/>
        <w:tab/>
        <w:t xml:space="preserve">)</w:t>
        <w:tab/>
        <w:tab/>
        <w:tab/>
      </w:r>
    </w:p>
    <w:p w:rsidR="00000000" w:rsidDel="00000000" w:rsidP="00000000" w:rsidRDefault="00000000" w:rsidRPr="00000000" w14:paraId="0000082E">
      <w:pPr>
        <w:pageBreakBefore w:val="0"/>
        <w:spacing w:line="360" w:lineRule="auto"/>
        <w:jc w:val="both"/>
        <w:rPr>
          <w:sz w:val="24"/>
          <w:szCs w:val="24"/>
          <w:vertAlign w:val="baseline"/>
        </w:rPr>
      </w:pPr>
      <w:r w:rsidDel="00000000" w:rsidR="00000000" w:rsidRPr="00000000">
        <w:rPr>
          <w:b w:val="1"/>
          <w:sz w:val="24"/>
          <w:szCs w:val="24"/>
          <w:u w:val="single"/>
          <w:vertAlign w:val="baseline"/>
          <w:rtl w:val="0"/>
        </w:rPr>
        <w:t xml:space="preserve">COMMISSIONER FOR OATHS</w:t>
      </w:r>
      <w:r w:rsidDel="00000000" w:rsidR="00000000" w:rsidRPr="00000000">
        <w:rPr>
          <w:sz w:val="24"/>
          <w:szCs w:val="24"/>
          <w:vertAlign w:val="baseline"/>
          <w:rtl w:val="0"/>
        </w:rPr>
        <w:tab/>
        <w:t xml:space="preserve">)     </w:t>
      </w:r>
    </w:p>
    <w:p w:rsidR="00000000" w:rsidDel="00000000" w:rsidP="00000000" w:rsidRDefault="00000000" w:rsidRPr="00000000" w14:paraId="0000082F">
      <w:pPr>
        <w:pageBreakBefore w:val="0"/>
        <w:rPr>
          <w:b w:val="0"/>
          <w:sz w:val="24"/>
          <w:szCs w:val="24"/>
          <w:u w:val="single"/>
          <w:vertAlign w:val="baseline"/>
        </w:rPr>
      </w:pPr>
      <w:r w:rsidDel="00000000" w:rsidR="00000000" w:rsidRPr="00000000">
        <w:rPr>
          <w:b w:val="1"/>
          <w:sz w:val="24"/>
          <w:szCs w:val="24"/>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830">
      <w:pPr>
        <w:pStyle w:val="Heading2"/>
        <w:pageBreakBefore w:val="0"/>
        <w:rPr>
          <w:rFonts w:ascii="Book Antiqua" w:cs="Book Antiqua" w:eastAsia="Book Antiqua" w:hAnsi="Book Antiqua"/>
          <w:b w:val="0"/>
          <w:sz w:val="24"/>
          <w:szCs w:val="24"/>
          <w:vertAlign w:val="baseline"/>
        </w:rPr>
      </w:pPr>
      <w:r w:rsidDel="00000000" w:rsidR="00000000" w:rsidRPr="00000000">
        <w:rPr>
          <w:rFonts w:ascii="Book Antiqua" w:cs="Book Antiqua" w:eastAsia="Book Antiqua" w:hAnsi="Book Antiqua"/>
          <w:b w:val="0"/>
          <w:sz w:val="24"/>
          <w:szCs w:val="24"/>
          <w:vertAlign w:val="baseline"/>
          <w:rtl w:val="0"/>
        </w:rPr>
        <w:t xml:space="preserve">MWEWE &amp;Company </w:t>
      </w:r>
    </w:p>
    <w:p w:rsidR="00000000" w:rsidDel="00000000" w:rsidP="00000000" w:rsidRDefault="00000000" w:rsidRPr="00000000" w14:paraId="00000831">
      <w:pPr>
        <w:pStyle w:val="Heading2"/>
        <w:pageBreakBefore w:val="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0"/>
          <w:sz w:val="24"/>
          <w:szCs w:val="24"/>
          <w:vertAlign w:val="baseline"/>
          <w:rtl w:val="0"/>
        </w:rPr>
        <w:t xml:space="preserve">Advocates</w:t>
      </w:r>
      <w:r w:rsidDel="00000000" w:rsidR="00000000" w:rsidRPr="00000000">
        <w:rPr>
          <w:rtl w:val="0"/>
        </w:rPr>
      </w:r>
    </w:p>
    <w:p w:rsidR="00000000" w:rsidDel="00000000" w:rsidP="00000000" w:rsidRDefault="00000000" w:rsidRPr="00000000" w14:paraId="00000832">
      <w:pPr>
        <w:pageBreakBefore w:val="0"/>
        <w:rPr>
          <w:sz w:val="24"/>
          <w:szCs w:val="24"/>
          <w:vertAlign w:val="baseline"/>
        </w:rPr>
      </w:pPr>
      <w:r w:rsidDel="00000000" w:rsidR="00000000" w:rsidRPr="00000000">
        <w:rPr>
          <w:sz w:val="24"/>
          <w:szCs w:val="24"/>
          <w:vertAlign w:val="baseline"/>
          <w:rtl w:val="0"/>
        </w:rPr>
        <w:t xml:space="preserve">MWEU </w:t>
        <w:tab/>
        <w:tab/>
        <w:t xml:space="preserve">)</w:t>
      </w:r>
    </w:p>
    <w:p w:rsidR="00000000" w:rsidDel="00000000" w:rsidP="00000000" w:rsidRDefault="00000000" w:rsidRPr="00000000" w14:paraId="00000833">
      <w:pPr>
        <w:pageBreakBefore w:val="0"/>
        <w:rPr>
          <w:sz w:val="24"/>
          <w:szCs w:val="24"/>
          <w:vertAlign w:val="baseline"/>
        </w:rPr>
      </w:pPr>
      <w:r w:rsidDel="00000000" w:rsidR="00000000" w:rsidRPr="00000000">
        <w:rPr>
          <w:sz w:val="24"/>
          <w:szCs w:val="24"/>
          <w:vertAlign w:val="baseline"/>
          <w:rtl w:val="0"/>
        </w:rPr>
        <w:t xml:space="preserve">MWEUetum Drive</w:t>
      </w:r>
    </w:p>
    <w:p w:rsidR="00000000" w:rsidDel="00000000" w:rsidP="00000000" w:rsidRDefault="00000000" w:rsidRPr="00000000" w14:paraId="00000834">
      <w:pPr>
        <w:pageBreakBefore w:val="0"/>
        <w:rPr>
          <w:sz w:val="24"/>
          <w:szCs w:val="24"/>
          <w:vertAlign w:val="baseline"/>
        </w:rPr>
      </w:pPr>
      <w:r w:rsidDel="00000000" w:rsidR="00000000" w:rsidRPr="00000000">
        <w:rPr>
          <w:sz w:val="24"/>
          <w:szCs w:val="24"/>
          <w:vertAlign w:val="baseline"/>
          <w:rtl w:val="0"/>
        </w:rPr>
        <w:t xml:space="preserve">P.O.Box MMMMM</w:t>
      </w:r>
    </w:p>
    <w:p w:rsidR="00000000" w:rsidDel="00000000" w:rsidP="00000000" w:rsidRDefault="00000000" w:rsidRPr="00000000" w14:paraId="00000835">
      <w:pPr>
        <w:pStyle w:val="Heading6"/>
        <w:pageBreakBefore w:val="0"/>
        <w:rPr>
          <w:b w:val="0"/>
          <w:sz w:val="24"/>
          <w:szCs w:val="24"/>
          <w:vertAlign w:val="baseline"/>
        </w:rPr>
      </w:pPr>
      <w:r w:rsidDel="00000000" w:rsidR="00000000" w:rsidRPr="00000000">
        <w:rPr>
          <w:rtl w:val="0"/>
        </w:rPr>
      </w:r>
    </w:p>
    <w:p w:rsidR="00000000" w:rsidDel="00000000" w:rsidP="00000000" w:rsidRDefault="00000000" w:rsidRPr="00000000" w14:paraId="00000836">
      <w:pPr>
        <w:pageBreakBefore w:val="0"/>
        <w:rPr>
          <w:b w:val="0"/>
          <w:sz w:val="24"/>
          <w:szCs w:val="24"/>
          <w:u w:val="single"/>
          <w:vertAlign w:val="baseline"/>
        </w:rPr>
      </w:pPr>
      <w:r w:rsidDel="00000000" w:rsidR="00000000" w:rsidRPr="00000000">
        <w:rPr>
          <w:b w:val="1"/>
          <w:sz w:val="24"/>
          <w:szCs w:val="24"/>
          <w:u w:val="single"/>
          <w:vertAlign w:val="baseline"/>
          <w:rtl w:val="0"/>
        </w:rPr>
        <w:t xml:space="preserve">TO BE SERVED UPON:</w:t>
      </w:r>
      <w:r w:rsidDel="00000000" w:rsidR="00000000" w:rsidRPr="00000000">
        <w:rPr>
          <w:rtl w:val="0"/>
        </w:rPr>
      </w:r>
    </w:p>
    <w:p w:rsidR="00000000" w:rsidDel="00000000" w:rsidP="00000000" w:rsidRDefault="00000000" w:rsidRPr="00000000" w14:paraId="00000837">
      <w:pPr>
        <w:pageBreakBefore w:val="0"/>
        <w:jc w:val="both"/>
        <w:rPr>
          <w:sz w:val="24"/>
          <w:szCs w:val="24"/>
          <w:vertAlign w:val="baseline"/>
        </w:rPr>
      </w:pPr>
      <w:r w:rsidDel="00000000" w:rsidR="00000000" w:rsidRPr="00000000">
        <w:rPr>
          <w:sz w:val="24"/>
          <w:szCs w:val="24"/>
          <w:vertAlign w:val="baseline"/>
          <w:rtl w:val="0"/>
        </w:rPr>
        <w:t xml:space="preserve">MWEU’  &amp; Co.</w:t>
      </w:r>
    </w:p>
    <w:p w:rsidR="00000000" w:rsidDel="00000000" w:rsidP="00000000" w:rsidRDefault="00000000" w:rsidRPr="00000000" w14:paraId="00000838">
      <w:pPr>
        <w:pageBreakBefore w:val="0"/>
        <w:jc w:val="both"/>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839">
      <w:pPr>
        <w:pageBreakBefore w:val="0"/>
        <w:jc w:val="both"/>
        <w:rPr>
          <w:sz w:val="24"/>
          <w:szCs w:val="24"/>
          <w:vertAlign w:val="baseline"/>
        </w:rPr>
      </w:pPr>
      <w:r w:rsidDel="00000000" w:rsidR="00000000" w:rsidRPr="00000000">
        <w:rPr>
          <w:sz w:val="24"/>
          <w:szCs w:val="24"/>
          <w:vertAlign w:val="baseline"/>
          <w:rtl w:val="0"/>
        </w:rPr>
        <w:t xml:space="preserve">Kencom </w:t>
      </w:r>
    </w:p>
    <w:p w:rsidR="00000000" w:rsidDel="00000000" w:rsidP="00000000" w:rsidRDefault="00000000" w:rsidRPr="00000000" w14:paraId="0000083A">
      <w:pPr>
        <w:pageBreakBefore w:val="0"/>
        <w:jc w:val="both"/>
        <w:rPr>
          <w:sz w:val="24"/>
          <w:szCs w:val="24"/>
          <w:vertAlign w:val="baseline"/>
        </w:rPr>
      </w:pPr>
      <w:r w:rsidDel="00000000" w:rsidR="00000000" w:rsidRPr="00000000">
        <w:rPr>
          <w:sz w:val="24"/>
          <w:szCs w:val="24"/>
          <w:vertAlign w:val="baseline"/>
          <w:rtl w:val="0"/>
        </w:rPr>
        <w:t xml:space="preserve">1</w:t>
      </w:r>
      <w:r w:rsidDel="00000000" w:rsidR="00000000" w:rsidRPr="00000000">
        <w:rPr>
          <w:sz w:val="24"/>
          <w:szCs w:val="24"/>
          <w:vertAlign w:val="superscript"/>
          <w:rtl w:val="0"/>
        </w:rPr>
        <w:t xml:space="preserve">st</w:t>
      </w:r>
      <w:r w:rsidDel="00000000" w:rsidR="00000000" w:rsidRPr="00000000">
        <w:rPr>
          <w:sz w:val="24"/>
          <w:szCs w:val="24"/>
          <w:vertAlign w:val="baseline"/>
          <w:rtl w:val="0"/>
        </w:rPr>
        <w:t xml:space="preserve"> Floor, Room </w:t>
      </w:r>
    </w:p>
    <w:p w:rsidR="00000000" w:rsidDel="00000000" w:rsidP="00000000" w:rsidRDefault="00000000" w:rsidRPr="00000000" w14:paraId="0000083B">
      <w:pPr>
        <w:pageBreakBefore w:val="0"/>
        <w:jc w:val="both"/>
        <w:rPr>
          <w:sz w:val="24"/>
          <w:szCs w:val="24"/>
          <w:vertAlign w:val="baseline"/>
        </w:rPr>
      </w:pPr>
      <w:r w:rsidDel="00000000" w:rsidR="00000000" w:rsidRPr="00000000">
        <w:rPr>
          <w:sz w:val="24"/>
          <w:szCs w:val="24"/>
          <w:vertAlign w:val="baseline"/>
          <w:rtl w:val="0"/>
        </w:rPr>
        <w:t xml:space="preserve">City Hall Way</w:t>
        <w:tab/>
        <w:br w:type="textWrapping"/>
        <w:t xml:space="preserve">P. O. Box MMMMM</w:t>
      </w:r>
    </w:p>
    <w:p w:rsidR="00000000" w:rsidDel="00000000" w:rsidP="00000000" w:rsidRDefault="00000000" w:rsidRPr="00000000" w14:paraId="0000083C">
      <w:pPr>
        <w:pStyle w:val="Heading5"/>
        <w:pageBreakBefore w:val="0"/>
        <w:rPr>
          <w:rFonts w:ascii="Book Antiqua" w:cs="Book Antiqua" w:eastAsia="Book Antiqua" w:hAnsi="Book Antiqua"/>
          <w:sz w:val="24"/>
          <w:szCs w:val="24"/>
          <w:vertAlign w:val="baseline"/>
        </w:rPr>
      </w:pPr>
      <w:r w:rsidDel="00000000" w:rsidR="00000000" w:rsidRPr="00000000">
        <w:rPr>
          <w:rtl w:val="0"/>
        </w:rPr>
      </w:r>
    </w:p>
    <w:p w:rsidR="00000000" w:rsidDel="00000000" w:rsidP="00000000" w:rsidRDefault="00000000" w:rsidRPr="00000000" w14:paraId="0000083D">
      <w:pPr>
        <w:pageBreakBefore w:val="0"/>
        <w:rPr>
          <w:sz w:val="24"/>
          <w:szCs w:val="24"/>
          <w:vertAlign w:val="baseline"/>
        </w:rPr>
      </w:pPr>
      <w:r w:rsidDel="00000000" w:rsidR="00000000" w:rsidRPr="00000000">
        <w:rPr>
          <w:rtl w:val="0"/>
        </w:rPr>
      </w:r>
    </w:p>
    <w:p w:rsidR="00000000" w:rsidDel="00000000" w:rsidP="00000000" w:rsidRDefault="00000000" w:rsidRPr="00000000" w14:paraId="0000083E">
      <w:pPr>
        <w:pageBreakBefore w:val="0"/>
        <w:rPr>
          <w:sz w:val="24"/>
          <w:szCs w:val="24"/>
          <w:vertAlign w:val="baseline"/>
        </w:rPr>
      </w:pPr>
      <w:r w:rsidDel="00000000" w:rsidR="00000000" w:rsidRPr="00000000">
        <w:rPr>
          <w:rtl w:val="0"/>
        </w:rPr>
      </w:r>
    </w:p>
    <w:p w:rsidR="00000000" w:rsidDel="00000000" w:rsidP="00000000" w:rsidRDefault="00000000" w:rsidRPr="00000000" w14:paraId="0000083F">
      <w:pPr>
        <w:pageBreakBefore w:val="0"/>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840">
      <w:pPr>
        <w:pageBreakBefore w:val="0"/>
        <w:rPr>
          <w:sz w:val="24"/>
          <w:szCs w:val="24"/>
          <w:vertAlign w:val="baseline"/>
        </w:rPr>
      </w:pPr>
      <w:r w:rsidDel="00000000" w:rsidR="00000000" w:rsidRPr="00000000">
        <w:rPr>
          <w:sz w:val="24"/>
          <w:szCs w:val="24"/>
          <w:vertAlign w:val="baseline"/>
          <w:rtl w:val="0"/>
        </w:rPr>
        <w:t xml:space="preserve">Advocate</w:t>
      </w:r>
    </w:p>
    <w:p w:rsidR="00000000" w:rsidDel="00000000" w:rsidP="00000000" w:rsidRDefault="00000000" w:rsidRPr="00000000" w14:paraId="00000841">
      <w:pPr>
        <w:pageBreakBefore w:val="0"/>
        <w:rPr>
          <w:sz w:val="24"/>
          <w:szCs w:val="24"/>
          <w:vertAlign w:val="baseline"/>
        </w:rPr>
      </w:pPr>
      <w:r w:rsidDel="00000000" w:rsidR="00000000" w:rsidRPr="00000000">
        <w:rPr>
          <w:sz w:val="24"/>
          <w:szCs w:val="24"/>
          <w:vertAlign w:val="baseline"/>
          <w:rtl w:val="0"/>
        </w:rPr>
        <w:t xml:space="preserve">International Life </w:t>
      </w:r>
    </w:p>
    <w:p w:rsidR="00000000" w:rsidDel="00000000" w:rsidP="00000000" w:rsidRDefault="00000000" w:rsidRPr="00000000" w14:paraId="00000842">
      <w:pPr>
        <w:pageBreakBefore w:val="0"/>
        <w:rPr>
          <w:sz w:val="24"/>
          <w:szCs w:val="24"/>
          <w:vertAlign w:val="baseline"/>
        </w:rPr>
      </w:pPr>
      <w:r w:rsidDel="00000000" w:rsidR="00000000" w:rsidRPr="00000000">
        <w:rPr>
          <w:sz w:val="24"/>
          <w:szCs w:val="24"/>
          <w:vertAlign w:val="baseline"/>
          <w:rtl w:val="0"/>
        </w:rPr>
        <w:t xml:space="preserve">4</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w:t>
      </w:r>
    </w:p>
    <w:p w:rsidR="00000000" w:rsidDel="00000000" w:rsidP="00000000" w:rsidRDefault="00000000" w:rsidRPr="00000000" w14:paraId="00000843">
      <w:pPr>
        <w:pageBreakBefore w:val="0"/>
        <w:rPr>
          <w:sz w:val="24"/>
          <w:szCs w:val="24"/>
          <w:vertAlign w:val="baseline"/>
        </w:rPr>
      </w:pPr>
      <w:r w:rsidDel="00000000" w:rsidR="00000000" w:rsidRPr="00000000">
        <w:rPr>
          <w:sz w:val="24"/>
          <w:szCs w:val="24"/>
          <w:vertAlign w:val="baseline"/>
          <w:rtl w:val="0"/>
        </w:rPr>
        <w:t xml:space="preserve">Mama Ngina Street</w:t>
      </w:r>
    </w:p>
    <w:p w:rsidR="00000000" w:rsidDel="00000000" w:rsidP="00000000" w:rsidRDefault="00000000" w:rsidRPr="00000000" w14:paraId="00000844">
      <w:pPr>
        <w:pageBreakBefore w:val="0"/>
        <w:rPr>
          <w:sz w:val="24"/>
          <w:szCs w:val="24"/>
          <w:vertAlign w:val="baseline"/>
        </w:rPr>
      </w:pPr>
      <w:r w:rsidDel="00000000" w:rsidR="00000000" w:rsidRPr="00000000">
        <w:rPr>
          <w:sz w:val="24"/>
          <w:szCs w:val="24"/>
          <w:vertAlign w:val="baseline"/>
          <w:rtl w:val="0"/>
        </w:rPr>
        <w:t xml:space="preserve">P. O. box MMMMM</w:t>
      </w:r>
    </w:p>
    <w:p w:rsidR="00000000" w:rsidDel="00000000" w:rsidP="00000000" w:rsidRDefault="00000000" w:rsidRPr="00000000" w14:paraId="00000845">
      <w:pPr>
        <w:pageBreakBefore w:val="0"/>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br w:type="page"/>
      </w: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Summons amendment of plaint</w:t>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REPUBLIC OF KENYA</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MILIMANI COMMERCIAL COURTS</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CIVIL CASE NO.            OF 1999</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KIFARU  SIMBA BANK LIMITED ..</w:t>
        <w:tab/>
        <w:t xml:space="preserve">..</w:t>
        <w:tab/>
        <w:t xml:space="preserve">..</w:t>
        <w:tab/>
        <w:t xml:space="preserve">..</w:t>
        <w:tab/>
        <w:t xml:space="preserve">..</w:t>
        <w:tab/>
        <w:t xml:space="preserve">PLAINTIFF</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-V E R S U S-</w:t>
      </w: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PAKA  LIMITED</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(under receivership)..</w:t>
        <w:tab/>
        <w:t xml:space="preserve">..</w:t>
        <w:tab/>
        <w:t xml:space="preserve">..</w:t>
        <w:tab/>
        <w:t xml:space="preserve">..</w:t>
        <w:tab/>
        <w:t xml:space="preserve">..</w:t>
        <w:tab/>
        <w:t xml:space="preserve">..</w:t>
        <w:tab/>
        <w:t xml:space="preserve">.. 1</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 DEFENDANT</w:t>
      </w: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TTTT..</w:t>
        <w:tab/>
        <w:t xml:space="preserve">..</w:t>
        <w:tab/>
        <w:t xml:space="preserve">..</w:t>
        <w:tab/>
        <w:t xml:space="preserve">..</w:t>
        <w:tab/>
        <w:t xml:space="preserve">..</w:t>
        <w:tab/>
        <w:t xml:space="preserve">                             ..  2</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superscript"/>
          <w:rtl w:val="0"/>
        </w:rPr>
        <w:t xml:space="preserve">ND</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 DEFENDANT</w:t>
      </w: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FFFFF              ..</w:t>
        <w:tab/>
        <w:t xml:space="preserve">..</w:t>
        <w:tab/>
        <w:t xml:space="preserve">..</w:t>
        <w:tab/>
        <w:t xml:space="preserve">..</w:t>
        <w:tab/>
        <w:t xml:space="preserve">..</w:t>
        <w:tab/>
        <w:t xml:space="preserve">.. </w:t>
        <w:tab/>
        <w:t xml:space="preserve">..    3</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superscript"/>
          <w:rtl w:val="0"/>
        </w:rPr>
        <w:t xml:space="preserve">RD</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 DEFENDANT</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CHAMBER SUMMONS</w:t>
      </w: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972" w:firstLine="0"/>
        <w:jc w:val="left"/>
        <w:rPr>
          <w:rFonts w:ascii="Sorts Mill Goudy" w:cs="Sorts Mill Goudy" w:eastAsia="Sorts Mill Goudy" w:hAnsi="Sorts Mill Goudy"/>
          <w:b w:val="0"/>
          <w:i w:val="0"/>
          <w:smallCaps w:val="0"/>
          <w:strike w:val="0"/>
          <w:color w:val="000000"/>
          <w:sz w:val="22"/>
          <w:szCs w:val="22"/>
          <w:u w:val="singl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2"/>
          <w:szCs w:val="22"/>
          <w:u w:val="none"/>
          <w:shd w:fill="auto" w:val="clear"/>
          <w:vertAlign w:val="baseline"/>
          <w:rtl w:val="0"/>
        </w:rPr>
        <w:t xml:space="preserve">(Under Order VIA Rule 3(1), 5, 7 and 8 of the Civil Procedure Rules, Section </w:t>
      </w:r>
      <w:r w:rsidDel="00000000" w:rsidR="00000000" w:rsidRPr="00000000">
        <w:rPr>
          <w:rFonts w:ascii="Sorts Mill Goudy" w:cs="Sorts Mill Goudy" w:eastAsia="Sorts Mill Goudy" w:hAnsi="Sorts Mill Goudy"/>
          <w:b w:val="0"/>
          <w:i w:val="0"/>
          <w:smallCaps w:val="0"/>
          <w:strike w:val="0"/>
          <w:color w:val="000000"/>
          <w:sz w:val="22"/>
          <w:szCs w:val="22"/>
          <w:u w:val="single"/>
          <w:shd w:fill="auto" w:val="clear"/>
          <w:vertAlign w:val="baseline"/>
          <w:rtl w:val="0"/>
        </w:rPr>
        <w:t xml:space="preserve">3A of the Civil Procedure Act and all other enabling provisions of the law)</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LET ALL PARTIES CONCERNED</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attend the Judge in chambers on the                           day of                          2000 at                   O’clock in the forenoon or so soon thereafter, for the hearing of an application by the Counsel for the Plaintiff </w:t>
      </w: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FOR ORDERS </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THAT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the Plaintiff be allowed to amend its Plaint filed herein on 20</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April 1999, as per the draft annexed hereto.</w:t>
      </w:r>
    </w:p>
    <w:p w:rsidR="00000000" w:rsidDel="00000000" w:rsidP="00000000" w:rsidRDefault="00000000" w:rsidRPr="00000000" w14:paraId="000008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THAT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the Amended Plaint annexed hereto be treated as the Plaintiff’s Amended Plaint and that the same be deemed as having been duly filed and served.</w:t>
      </w:r>
    </w:p>
    <w:p w:rsidR="00000000" w:rsidDel="00000000" w:rsidP="00000000" w:rsidRDefault="00000000" w:rsidRPr="00000000" w14:paraId="000008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THAT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the Defendants be at liberty to amend Defences within 14 days thereafter if they so wish.</w:t>
      </w:r>
    </w:p>
    <w:p w:rsidR="00000000" w:rsidDel="00000000" w:rsidP="00000000" w:rsidRDefault="00000000" w:rsidRPr="00000000" w14:paraId="000008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THAT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the costs of this application be costs in the cause.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WHICH APPLICATION</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is based on the grounds that</w:t>
      </w: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Since the filing of the Plaint, and in pursuance of the Ruling on the Plaintiff’s summary judgement application delivered on 1</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st</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December 1999 by the Honourable Justice Onyango Otieno, an auction on the charged property was held on 7</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superscript"/>
          <w:rtl w:val="0"/>
        </w:rPr>
        <w:t xml:space="preserve">th</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September 2000. This fact together with what transpired at the auction need to be included in the Plaint and the Plaintiff seeks leave to do so.</w:t>
      </w:r>
    </w:p>
    <w:p w:rsidR="00000000" w:rsidDel="00000000" w:rsidP="00000000" w:rsidRDefault="00000000" w:rsidRPr="00000000" w14:paraId="0000086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Further, since the filing of the Plaint, the amount payable to the Plaintiff bank in terms of interest has increased considerably, which increase is not reflected in the amount sought to be recovered from the Defendants as per the Plaint.</w:t>
      </w:r>
    </w:p>
    <w:p w:rsidR="00000000" w:rsidDel="00000000" w:rsidP="00000000" w:rsidRDefault="00000000" w:rsidRPr="00000000" w14:paraId="0000086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time allowed under the Civil Procedure Act and the Civil Procedure Rules for amendment of pleadings has since expired.</w:t>
      </w:r>
    </w:p>
    <w:p w:rsidR="00000000" w:rsidDel="00000000" w:rsidP="00000000" w:rsidRDefault="00000000" w:rsidRPr="00000000" w14:paraId="0000086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proposed amendments are intended to bring before this Honourable Court the real matters in dispute between the parties herein.</w:t>
      </w:r>
    </w:p>
    <w:p w:rsidR="00000000" w:rsidDel="00000000" w:rsidP="00000000" w:rsidRDefault="00000000" w:rsidRPr="00000000" w14:paraId="0000086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The proposed amendments will not occasion any prejudice to the Defendants.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AND WHICH APPLICATION </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is based on the annexed Affidavit of </w:t>
      </w: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MODALI TTTT SASTRY</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and on such other grounds and reasons as may be adduced at the hearing hereof.</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DATED</w:t>
      </w: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 at Nairobi this                               day of                                        2000.</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none"/>
          <w:shd w:fill="auto" w:val="clear"/>
          <w:vertAlign w:val="baseline"/>
          <w:rtl w:val="0"/>
        </w:rPr>
        <w:t xml:space="preserve">FFFFF AND COMPANY</w:t>
      </w: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ADVOCATES FOR THE PLAINTIFF/APPLICANT</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DRAWN AND FILED BY:</w:t>
      </w: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Fffff and Company</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Advocates</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Fffff</w:t>
        <w:tab/>
        <w:tab/>
        <w:tab/>
        <w:tab/>
        <w:t xml:space="preserve">(Our Ref: FFFFF)</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Arboretum Drive</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P.O. Box fffff</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NAIROBI</w:t>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singl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TO BE SERVED UPON </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Tttt </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Advocate</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Central Square</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P.O. Box tttt</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1"/>
          <w:i w:val="0"/>
          <w:smallCaps w:val="0"/>
          <w:strike w:val="0"/>
          <w:color w:val="000000"/>
          <w:sz w:val="26"/>
          <w:szCs w:val="26"/>
          <w:u w:val="single"/>
          <w:shd w:fill="auto" w:val="clear"/>
          <w:vertAlign w:val="baseline"/>
          <w:rtl w:val="0"/>
        </w:rPr>
        <w:t xml:space="preserve">KISUMU</w:t>
      </w:r>
      <w:r w:rsidDel="00000000" w:rsidR="00000000" w:rsidRPr="00000000">
        <w:rPr>
          <w:rtl w:val="0"/>
        </w:rPr>
      </w:r>
    </w:p>
    <w:p w:rsidR="00000000" w:rsidDel="00000000" w:rsidP="00000000" w:rsidRDefault="00000000" w:rsidRPr="00000000" w14:paraId="00000883">
      <w:pPr>
        <w:pageBreakBefore w:val="0"/>
        <w:rPr>
          <w:b w:val="0"/>
          <w:u w:val="single"/>
          <w:vertAlign w:val="baseline"/>
        </w:rPr>
      </w:pPr>
      <w:r w:rsidDel="00000000" w:rsidR="00000000" w:rsidRPr="00000000">
        <w:rPr>
          <w:rtl w:val="0"/>
        </w:rPr>
      </w:r>
    </w:p>
    <w:p w:rsidR="00000000" w:rsidDel="00000000" w:rsidP="00000000" w:rsidRDefault="00000000" w:rsidRPr="00000000" w14:paraId="00000884">
      <w:pPr>
        <w:pageBreakBefore w:val="0"/>
        <w:rPr>
          <w:b w:val="0"/>
          <w:u w:val="single"/>
          <w:vertAlign w:val="baseline"/>
        </w:rPr>
      </w:pPr>
      <w:r w:rsidDel="00000000" w:rsidR="00000000" w:rsidRPr="00000000">
        <w:rPr>
          <w:rtl w:val="0"/>
        </w:rPr>
      </w:r>
    </w:p>
    <w:p w:rsidR="00000000" w:rsidDel="00000000" w:rsidP="00000000" w:rsidRDefault="00000000" w:rsidRPr="00000000" w14:paraId="00000885">
      <w:pPr>
        <w:pageBreakBefore w:val="0"/>
        <w:ind w:left="990" w:right="1062"/>
        <w:jc w:val="both"/>
        <w:rPr>
          <w:sz w:val="24"/>
          <w:szCs w:val="24"/>
          <w:vertAlign w:val="baseline"/>
        </w:rPr>
      </w:pPr>
      <w:r w:rsidDel="00000000" w:rsidR="00000000" w:rsidRPr="00000000">
        <w:rPr>
          <w:sz w:val="24"/>
          <w:szCs w:val="24"/>
          <w:vertAlign w:val="baseline"/>
          <w:rtl w:val="0"/>
        </w:rPr>
        <w:t xml:space="preserve">“</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If any party served does not appear at the time and place above-mentioned such order will be made and proceedings taken as the court may think just and expedient.”</w:t>
      </w:r>
    </w:p>
    <w:p w:rsidR="00000000" w:rsidDel="00000000" w:rsidP="00000000" w:rsidRDefault="00000000" w:rsidRPr="00000000" w14:paraId="00000886">
      <w:pPr>
        <w:pageBreakBefore w:val="0"/>
        <w:jc w:val="center"/>
        <w:rPr>
          <w:vertAlign w:val="baseline"/>
        </w:rPr>
      </w:pPr>
      <w:r w:rsidDel="00000000" w:rsidR="00000000" w:rsidRPr="00000000">
        <w:rPr>
          <w:rtl w:val="0"/>
        </w:rPr>
      </w:r>
    </w:p>
    <w:p w:rsidR="00000000" w:rsidDel="00000000" w:rsidP="00000000" w:rsidRDefault="00000000" w:rsidRPr="00000000" w14:paraId="00000887">
      <w:pPr>
        <w:pStyle w:val="Heading1"/>
        <w:pageBreakBefore w:val="0"/>
        <w:spacing w:line="360"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Summons arbitration</w:t>
      </w:r>
      <w:r w:rsidDel="00000000" w:rsidR="00000000" w:rsidRPr="00000000">
        <w:rPr>
          <w:rtl w:val="0"/>
        </w:rPr>
      </w:r>
    </w:p>
    <w:p w:rsidR="00000000" w:rsidDel="00000000" w:rsidP="00000000" w:rsidRDefault="00000000" w:rsidRPr="00000000" w14:paraId="00000888">
      <w:pPr>
        <w:pStyle w:val="Heading1"/>
        <w:pageBreakBefore w:val="0"/>
        <w:spacing w:line="360" w:lineRule="auto"/>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REPUBLIC OF KENYA</w:t>
      </w:r>
      <w:r w:rsidDel="00000000" w:rsidR="00000000" w:rsidRPr="00000000">
        <w:rPr>
          <w:rtl w:val="0"/>
        </w:rPr>
      </w:r>
    </w:p>
    <w:p w:rsidR="00000000" w:rsidDel="00000000" w:rsidP="00000000" w:rsidRDefault="00000000" w:rsidRPr="00000000" w14:paraId="00000889">
      <w:pPr>
        <w:pStyle w:val="Heading3"/>
        <w:pageBreakBefore w:val="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sz w:val="24"/>
          <w:szCs w:val="24"/>
          <w:vertAlign w:val="baseline"/>
          <w:rtl w:val="0"/>
        </w:rPr>
        <w:t xml:space="preserve">IN THE CHIEF MAGISTRATE’S COURT AT NAIROBI</w:t>
      </w:r>
      <w:r w:rsidDel="00000000" w:rsidR="00000000" w:rsidRPr="00000000">
        <w:rPr>
          <w:rtl w:val="0"/>
        </w:rPr>
      </w:r>
    </w:p>
    <w:p w:rsidR="00000000" w:rsidDel="00000000" w:rsidP="00000000" w:rsidRDefault="00000000" w:rsidRPr="00000000" w14:paraId="0000088A">
      <w:pPr>
        <w:pStyle w:val="Heading3"/>
        <w:pageBreakBefore w:val="0"/>
        <w:rPr>
          <w:rFonts w:ascii="Book Antiqua" w:cs="Book Antiqua" w:eastAsia="Book Antiqua" w:hAnsi="Book Antiqua"/>
          <w:sz w:val="24"/>
          <w:szCs w:val="24"/>
          <w:vertAlign w:val="baseline"/>
        </w:rPr>
      </w:pPr>
      <w:r w:rsidDel="00000000" w:rsidR="00000000" w:rsidRPr="00000000">
        <w:rPr>
          <w:rFonts w:ascii="Book Antiqua" w:cs="Book Antiqua" w:eastAsia="Book Antiqua" w:hAnsi="Book Antiqua"/>
          <w:b w:val="1"/>
          <w:sz w:val="24"/>
          <w:szCs w:val="24"/>
          <w:vertAlign w:val="baseline"/>
          <w:rtl w:val="0"/>
        </w:rPr>
        <w:t xml:space="preserve">(MILIMANI COMMERCIAL COURTS)</w:t>
      </w:r>
      <w:r w:rsidDel="00000000" w:rsidR="00000000" w:rsidRPr="00000000">
        <w:rPr>
          <w:rtl w:val="0"/>
        </w:rPr>
      </w:r>
    </w:p>
    <w:p w:rsidR="00000000" w:rsidDel="00000000" w:rsidP="00000000" w:rsidRDefault="00000000" w:rsidRPr="00000000" w14:paraId="0000088B">
      <w:pPr>
        <w:pageBreakBefore w:val="0"/>
        <w:spacing w:line="360" w:lineRule="auto"/>
        <w:jc w:val="center"/>
        <w:rPr>
          <w:b w:val="0"/>
          <w:sz w:val="24"/>
          <w:szCs w:val="24"/>
          <w:u w:val="single"/>
          <w:vertAlign w:val="baseline"/>
        </w:rPr>
      </w:pPr>
      <w:r w:rsidDel="00000000" w:rsidR="00000000" w:rsidRPr="00000000">
        <w:rPr>
          <w:b w:val="1"/>
          <w:sz w:val="24"/>
          <w:szCs w:val="24"/>
          <w:u w:val="single"/>
          <w:vertAlign w:val="baseline"/>
          <w:rtl w:val="0"/>
        </w:rPr>
        <w:t xml:space="preserve">CIVIL CASE NUMBER EJ fffff OF xxxx</w:t>
      </w:r>
      <w:r w:rsidDel="00000000" w:rsidR="00000000" w:rsidRPr="00000000">
        <w:rPr>
          <w:rtl w:val="0"/>
        </w:rPr>
      </w:r>
    </w:p>
    <w:p w:rsidR="00000000" w:rsidDel="00000000" w:rsidP="00000000" w:rsidRDefault="00000000" w:rsidRPr="00000000" w14:paraId="0000088C">
      <w:pPr>
        <w:pStyle w:val="Heading2"/>
        <w:pageBreakBefore w:val="0"/>
        <w:jc w:val="both"/>
        <w:rPr>
          <w:rFonts w:ascii="Book Antiqua" w:cs="Book Antiqua" w:eastAsia="Book Antiqua" w:hAnsi="Book Antiqua"/>
          <w:vertAlign w:val="baseline"/>
        </w:rPr>
      </w:pPr>
      <w:r w:rsidDel="00000000" w:rsidR="00000000" w:rsidRPr="00000000">
        <w:rPr>
          <w:rtl w:val="0"/>
        </w:rPr>
      </w:r>
    </w:p>
    <w:p w:rsidR="00000000" w:rsidDel="00000000" w:rsidP="00000000" w:rsidRDefault="00000000" w:rsidRPr="00000000" w14:paraId="0000088D">
      <w:pPr>
        <w:pStyle w:val="Heading2"/>
        <w:pageBreakBefore w:val="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FFFFF WATER WELL (K) </w:t>
      </w:r>
      <w:r w:rsidDel="00000000" w:rsidR="00000000" w:rsidRPr="00000000">
        <w:rPr>
          <w:rtl w:val="0"/>
        </w:rPr>
      </w:r>
    </w:p>
    <w:p w:rsidR="00000000" w:rsidDel="00000000" w:rsidP="00000000" w:rsidRDefault="00000000" w:rsidRPr="00000000" w14:paraId="0000088E">
      <w:pPr>
        <w:pStyle w:val="Heading2"/>
        <w:pageBreakBefore w:val="0"/>
        <w:jc w:val="both"/>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LIMITED..      ..      ..</w:t>
        <w:tab/>
        <w:t xml:space="preserve">..</w:t>
        <w:tab/>
        <w:t xml:space="preserve">..</w:t>
        <w:tab/>
        <w:t xml:space="preserve">..</w:t>
        <w:tab/>
        <w:t xml:space="preserve">      PLAINTIFF/RESPONDENT </w:t>
      </w:r>
      <w:r w:rsidDel="00000000" w:rsidR="00000000" w:rsidRPr="00000000">
        <w:rPr>
          <w:rtl w:val="0"/>
        </w:rPr>
      </w:r>
    </w:p>
    <w:p w:rsidR="00000000" w:rsidDel="00000000" w:rsidP="00000000" w:rsidRDefault="00000000" w:rsidRPr="00000000" w14:paraId="0000088F">
      <w:pPr>
        <w:pageBreakBefore w:val="0"/>
        <w:jc w:val="center"/>
        <w:rPr>
          <w:b w:val="0"/>
          <w:sz w:val="24"/>
          <w:szCs w:val="24"/>
          <w:vertAlign w:val="baseline"/>
        </w:rPr>
      </w:pPr>
      <w:r w:rsidDel="00000000" w:rsidR="00000000" w:rsidRPr="00000000">
        <w:rPr>
          <w:rtl w:val="0"/>
        </w:rPr>
      </w:r>
    </w:p>
    <w:p w:rsidR="00000000" w:rsidDel="00000000" w:rsidP="00000000" w:rsidRDefault="00000000" w:rsidRPr="00000000" w14:paraId="00000890">
      <w:pPr>
        <w:pageBreakBefore w:val="0"/>
        <w:jc w:val="center"/>
        <w:rPr>
          <w:b w:val="0"/>
          <w:sz w:val="24"/>
          <w:szCs w:val="24"/>
          <w:vertAlign w:val="baseline"/>
        </w:rPr>
      </w:pPr>
      <w:r w:rsidDel="00000000" w:rsidR="00000000" w:rsidRPr="00000000">
        <w:rPr>
          <w:b w:val="1"/>
          <w:sz w:val="24"/>
          <w:szCs w:val="24"/>
          <w:vertAlign w:val="baseline"/>
          <w:rtl w:val="0"/>
        </w:rPr>
        <w:t xml:space="preserve">VERSUS</w:t>
      </w:r>
      <w:r w:rsidDel="00000000" w:rsidR="00000000" w:rsidRPr="00000000">
        <w:rPr>
          <w:rtl w:val="0"/>
        </w:rPr>
      </w:r>
    </w:p>
    <w:p w:rsidR="00000000" w:rsidDel="00000000" w:rsidP="00000000" w:rsidRDefault="00000000" w:rsidRPr="00000000" w14:paraId="00000891">
      <w:pPr>
        <w:pageBreakBefore w:val="0"/>
        <w:jc w:val="both"/>
        <w:rPr>
          <w:b w:val="0"/>
          <w:sz w:val="24"/>
          <w:szCs w:val="24"/>
          <w:vertAlign w:val="baseline"/>
        </w:rPr>
      </w:pPr>
      <w:r w:rsidDel="00000000" w:rsidR="00000000" w:rsidRPr="00000000">
        <w:rPr>
          <w:rtl w:val="0"/>
        </w:rPr>
      </w:r>
    </w:p>
    <w:p w:rsidR="00000000" w:rsidDel="00000000" w:rsidP="00000000" w:rsidRDefault="00000000" w:rsidRPr="00000000" w14:paraId="00000892">
      <w:pPr>
        <w:pageBreakBefore w:val="0"/>
        <w:jc w:val="both"/>
        <w:rPr>
          <w:b w:val="0"/>
          <w:sz w:val="24"/>
          <w:szCs w:val="24"/>
          <w:vertAlign w:val="baseline"/>
        </w:rPr>
      </w:pPr>
      <w:r w:rsidDel="00000000" w:rsidR="00000000" w:rsidRPr="00000000">
        <w:rPr>
          <w:b w:val="1"/>
          <w:sz w:val="24"/>
          <w:szCs w:val="24"/>
          <w:vertAlign w:val="baseline"/>
          <w:rtl w:val="0"/>
        </w:rPr>
        <w:t xml:space="preserve">FLO FLOWERS LIMITED..      ..               ..        DEFENDANT/APPLICANT</w:t>
      </w:r>
      <w:r w:rsidDel="00000000" w:rsidR="00000000" w:rsidRPr="00000000">
        <w:rPr>
          <w:rtl w:val="0"/>
        </w:rPr>
      </w:r>
    </w:p>
    <w:p w:rsidR="00000000" w:rsidDel="00000000" w:rsidP="00000000" w:rsidRDefault="00000000" w:rsidRPr="00000000" w14:paraId="00000893">
      <w:pPr>
        <w:pageBreakBefore w:val="0"/>
        <w:jc w:val="both"/>
        <w:rPr>
          <w:b w:val="0"/>
          <w:sz w:val="24"/>
          <w:szCs w:val="24"/>
          <w:vertAlign w:val="baseline"/>
        </w:rPr>
      </w:pPr>
      <w:r w:rsidDel="00000000" w:rsidR="00000000" w:rsidRPr="00000000">
        <w:rPr>
          <w:rtl w:val="0"/>
        </w:rPr>
      </w:r>
    </w:p>
    <w:p w:rsidR="00000000" w:rsidDel="00000000" w:rsidP="00000000" w:rsidRDefault="00000000" w:rsidRPr="00000000" w14:paraId="00000894">
      <w:pPr>
        <w:pageBreakBefore w:val="0"/>
        <w:jc w:val="center"/>
        <w:rPr>
          <w:b w:val="0"/>
          <w:sz w:val="24"/>
          <w:szCs w:val="24"/>
          <w:u w:val="single"/>
          <w:vertAlign w:val="baseline"/>
        </w:rPr>
      </w:pPr>
      <w:r w:rsidDel="00000000" w:rsidR="00000000" w:rsidRPr="00000000">
        <w:rPr>
          <w:b w:val="1"/>
          <w:sz w:val="24"/>
          <w:szCs w:val="24"/>
          <w:u w:val="single"/>
          <w:vertAlign w:val="baseline"/>
          <w:rtl w:val="0"/>
        </w:rPr>
        <w:t xml:space="preserve">CHAMBER SUMMONS</w:t>
      </w:r>
      <w:r w:rsidDel="00000000" w:rsidR="00000000" w:rsidRPr="00000000">
        <w:rPr>
          <w:rtl w:val="0"/>
        </w:rPr>
      </w:r>
    </w:p>
    <w:p w:rsidR="00000000" w:rsidDel="00000000" w:rsidP="00000000" w:rsidRDefault="00000000" w:rsidRPr="00000000" w14:paraId="00000895">
      <w:pPr>
        <w:pageBreakBefore w:val="0"/>
        <w:jc w:val="center"/>
        <w:rPr>
          <w:b w:val="0"/>
          <w:sz w:val="24"/>
          <w:szCs w:val="24"/>
          <w:u w:val="single"/>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(Section 6 of the Arbitration Act 1995, Rule 2 of the Arbitration Rules, 1997; Section 3A of the Civil Procedure Act, Chapter 21 of the Laws of Kenya; and  all other enabling provisions of law) </w:t>
      </w:r>
    </w:p>
    <w:p w:rsidR="00000000" w:rsidDel="00000000" w:rsidP="00000000" w:rsidRDefault="00000000" w:rsidRPr="00000000" w14:paraId="00000897">
      <w:pPr>
        <w:pageBreakBefore w:val="0"/>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898">
      <w:pPr>
        <w:pageBreakBefore w:val="0"/>
        <w:spacing w:line="480" w:lineRule="auto"/>
        <w:jc w:val="both"/>
        <w:rPr>
          <w:i w:val="0"/>
          <w:sz w:val="24"/>
          <w:szCs w:val="24"/>
          <w:u w:val="single"/>
          <w:vertAlign w:val="baseline"/>
        </w:rPr>
      </w:pPr>
      <w:r w:rsidDel="00000000" w:rsidR="00000000" w:rsidRPr="00000000">
        <w:rPr>
          <w:b w:val="1"/>
          <w:sz w:val="24"/>
          <w:szCs w:val="24"/>
          <w:u w:val="single"/>
          <w:vertAlign w:val="baseline"/>
          <w:rtl w:val="0"/>
        </w:rPr>
        <w:t xml:space="preserve">LET ALL PARTIES </w:t>
      </w:r>
      <w:r w:rsidDel="00000000" w:rsidR="00000000" w:rsidRPr="00000000">
        <w:rPr>
          <w:sz w:val="24"/>
          <w:szCs w:val="24"/>
          <w:vertAlign w:val="baseline"/>
          <w:rtl w:val="0"/>
        </w:rPr>
        <w:t xml:space="preserve">concerned attend the Honourable Magistrate  in Chambers at Milimani Commercial Courts on the              day of                          xxxx in the forenoon or so soon thereafter as counsel for the Defendant/ Applicant may be heard on an application for </w:t>
      </w:r>
      <w:r w:rsidDel="00000000" w:rsidR="00000000" w:rsidRPr="00000000">
        <w:rPr>
          <w:b w:val="1"/>
          <w:sz w:val="24"/>
          <w:szCs w:val="24"/>
          <w:u w:val="single"/>
          <w:vertAlign w:val="baseline"/>
          <w:rtl w:val="0"/>
        </w:rPr>
        <w:t xml:space="preserve">ORDERS </w:t>
      </w:r>
      <w:r w:rsidDel="00000000" w:rsidR="00000000" w:rsidRPr="00000000">
        <w:rPr>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899">
      <w:pPr>
        <w:pageBreakBefore w:val="0"/>
        <w:numPr>
          <w:ilvl w:val="0"/>
          <w:numId w:val="62"/>
        </w:numPr>
        <w:spacing w:line="480" w:lineRule="auto"/>
        <w:ind w:left="360" w:hanging="360"/>
        <w:jc w:val="both"/>
        <w:rPr>
          <w:sz w:val="24"/>
          <w:szCs w:val="24"/>
          <w:vertAlign w:val="baseline"/>
        </w:rPr>
      </w:pPr>
      <w:r w:rsidDel="00000000" w:rsidR="00000000" w:rsidRPr="00000000">
        <w:rPr>
          <w:b w:val="1"/>
          <w:sz w:val="24"/>
          <w:szCs w:val="24"/>
          <w:u w:val="single"/>
          <w:vertAlign w:val="baseline"/>
          <w:rtl w:val="0"/>
        </w:rPr>
        <w:t xml:space="preserve">THAT</w:t>
      </w:r>
      <w:r w:rsidDel="00000000" w:rsidR="00000000" w:rsidRPr="00000000">
        <w:rPr>
          <w:sz w:val="24"/>
          <w:szCs w:val="24"/>
          <w:vertAlign w:val="baseline"/>
          <w:rtl w:val="0"/>
        </w:rPr>
        <w:t xml:space="preserve"> there be a stay of all proceedings  herein pending arbitration.</w:t>
      </w:r>
    </w:p>
    <w:p w:rsidR="00000000" w:rsidDel="00000000" w:rsidP="00000000" w:rsidRDefault="00000000" w:rsidRPr="00000000" w14:paraId="0000089A">
      <w:pPr>
        <w:pageBreakBefore w:val="0"/>
        <w:numPr>
          <w:ilvl w:val="0"/>
          <w:numId w:val="62"/>
        </w:numPr>
        <w:spacing w:line="480" w:lineRule="auto"/>
        <w:ind w:left="360" w:hanging="360"/>
        <w:jc w:val="both"/>
        <w:rPr>
          <w:sz w:val="24"/>
          <w:szCs w:val="24"/>
          <w:vertAlign w:val="baseline"/>
        </w:rPr>
      </w:pPr>
      <w:r w:rsidDel="00000000" w:rsidR="00000000" w:rsidRPr="00000000">
        <w:rPr>
          <w:b w:val="1"/>
          <w:sz w:val="24"/>
          <w:szCs w:val="24"/>
          <w:u w:val="single"/>
          <w:vertAlign w:val="baseline"/>
          <w:rtl w:val="0"/>
        </w:rPr>
        <w:t xml:space="preserve">THAT</w:t>
      </w:r>
      <w:r w:rsidDel="00000000" w:rsidR="00000000" w:rsidRPr="00000000">
        <w:rPr>
          <w:b w:val="1"/>
          <w:sz w:val="24"/>
          <w:szCs w:val="24"/>
          <w:vertAlign w:val="baseline"/>
          <w:rtl w:val="0"/>
        </w:rPr>
        <w:t xml:space="preserve"> </w:t>
      </w:r>
      <w:r w:rsidDel="00000000" w:rsidR="00000000" w:rsidRPr="00000000">
        <w:rPr>
          <w:sz w:val="24"/>
          <w:szCs w:val="24"/>
          <w:vertAlign w:val="baseline"/>
          <w:rtl w:val="0"/>
        </w:rPr>
        <w:t xml:space="preserve">the dispute between the parties be referred to arbitration.</w:t>
      </w:r>
    </w:p>
    <w:p w:rsidR="00000000" w:rsidDel="00000000" w:rsidP="00000000" w:rsidRDefault="00000000" w:rsidRPr="00000000" w14:paraId="0000089B">
      <w:pPr>
        <w:pageBreakBefore w:val="0"/>
        <w:numPr>
          <w:ilvl w:val="0"/>
          <w:numId w:val="62"/>
        </w:numPr>
        <w:spacing w:line="480" w:lineRule="auto"/>
        <w:ind w:left="360" w:hanging="360"/>
        <w:jc w:val="both"/>
        <w:rPr>
          <w:sz w:val="24"/>
          <w:szCs w:val="24"/>
          <w:vertAlign w:val="baseline"/>
        </w:rPr>
      </w:pPr>
      <w:r w:rsidDel="00000000" w:rsidR="00000000" w:rsidRPr="00000000">
        <w:rPr>
          <w:b w:val="1"/>
          <w:sz w:val="24"/>
          <w:szCs w:val="24"/>
          <w:u w:val="single"/>
          <w:vertAlign w:val="baseline"/>
          <w:rtl w:val="0"/>
        </w:rPr>
        <w:t xml:space="preserve">THAT</w:t>
      </w:r>
      <w:r w:rsidDel="00000000" w:rsidR="00000000" w:rsidRPr="00000000">
        <w:rPr>
          <w:sz w:val="24"/>
          <w:szCs w:val="24"/>
          <w:vertAlign w:val="baseline"/>
          <w:rtl w:val="0"/>
        </w:rPr>
        <w:t xml:space="preserve"> the Defendant/Applicant be at liberty to apply for such further  or other orders and/or directions  as this Honourable Court may deem fit  and just to grant in the circumstances. </w:t>
      </w:r>
    </w:p>
    <w:p w:rsidR="00000000" w:rsidDel="00000000" w:rsidP="00000000" w:rsidRDefault="00000000" w:rsidRPr="00000000" w14:paraId="0000089C">
      <w:pPr>
        <w:pageBreakBefore w:val="0"/>
        <w:numPr>
          <w:ilvl w:val="0"/>
          <w:numId w:val="62"/>
        </w:numPr>
        <w:spacing w:line="480" w:lineRule="auto"/>
        <w:ind w:left="360" w:hanging="360"/>
        <w:jc w:val="both"/>
        <w:rPr>
          <w:sz w:val="24"/>
          <w:szCs w:val="24"/>
          <w:vertAlign w:val="baseline"/>
        </w:rPr>
      </w:pPr>
      <w:r w:rsidDel="00000000" w:rsidR="00000000" w:rsidRPr="00000000">
        <w:rPr>
          <w:b w:val="1"/>
          <w:sz w:val="24"/>
          <w:szCs w:val="24"/>
          <w:u w:val="single"/>
          <w:vertAlign w:val="baseline"/>
          <w:rtl w:val="0"/>
        </w:rPr>
        <w:t xml:space="preserve">THAT</w:t>
      </w:r>
      <w:r w:rsidDel="00000000" w:rsidR="00000000" w:rsidRPr="00000000">
        <w:rPr>
          <w:sz w:val="24"/>
          <w:szCs w:val="24"/>
          <w:vertAlign w:val="baseline"/>
          <w:rtl w:val="0"/>
        </w:rPr>
        <w:t xml:space="preserve"> the costs of this application be awarded to the Defendant /Applicant against the Plaintiff/ Respondent.</w:t>
      </w:r>
    </w:p>
    <w:p w:rsidR="00000000" w:rsidDel="00000000" w:rsidP="00000000" w:rsidRDefault="00000000" w:rsidRPr="00000000" w14:paraId="0000089D">
      <w:pPr>
        <w:pageBreakBefore w:val="0"/>
        <w:spacing w:line="480" w:lineRule="auto"/>
        <w:jc w:val="both"/>
        <w:rPr>
          <w:sz w:val="24"/>
          <w:szCs w:val="24"/>
          <w:vertAlign w:val="baseline"/>
        </w:rPr>
      </w:pPr>
      <w:r w:rsidDel="00000000" w:rsidR="00000000" w:rsidRPr="00000000">
        <w:rPr>
          <w:rtl w:val="0"/>
        </w:rPr>
      </w:r>
    </w:p>
    <w:p w:rsidR="00000000" w:rsidDel="00000000" w:rsidP="00000000" w:rsidRDefault="00000000" w:rsidRPr="00000000" w14:paraId="0000089E">
      <w:pPr>
        <w:pageBreakBefore w:val="0"/>
        <w:spacing w:line="480" w:lineRule="auto"/>
        <w:jc w:val="both"/>
        <w:rPr>
          <w:b w:val="0"/>
          <w:sz w:val="24"/>
          <w:szCs w:val="24"/>
          <w:u w:val="single"/>
          <w:vertAlign w:val="baseline"/>
        </w:rPr>
      </w:pPr>
      <w:r w:rsidDel="00000000" w:rsidR="00000000" w:rsidRPr="00000000">
        <w:rPr>
          <w:rtl w:val="0"/>
        </w:rPr>
      </w:r>
    </w:p>
    <w:p w:rsidR="00000000" w:rsidDel="00000000" w:rsidP="00000000" w:rsidRDefault="00000000" w:rsidRPr="00000000" w14:paraId="0000089F">
      <w:pPr>
        <w:pageBreakBefore w:val="0"/>
        <w:spacing w:line="480" w:lineRule="auto"/>
        <w:jc w:val="both"/>
        <w:rPr>
          <w:sz w:val="24"/>
          <w:szCs w:val="24"/>
          <w:vertAlign w:val="baseline"/>
        </w:rPr>
      </w:pPr>
      <w:r w:rsidDel="00000000" w:rsidR="00000000" w:rsidRPr="00000000">
        <w:rPr>
          <w:b w:val="1"/>
          <w:sz w:val="24"/>
          <w:szCs w:val="24"/>
          <w:u w:val="single"/>
          <w:vertAlign w:val="baseline"/>
          <w:rtl w:val="0"/>
        </w:rPr>
        <w:t xml:space="preserve">WHICH APPLICATION </w:t>
      </w:r>
      <w:r w:rsidDel="00000000" w:rsidR="00000000" w:rsidRPr="00000000">
        <w:rPr>
          <w:sz w:val="24"/>
          <w:szCs w:val="24"/>
          <w:vertAlign w:val="baseline"/>
          <w:rtl w:val="0"/>
        </w:rPr>
        <w:t xml:space="preserve">is based on the grounds </w:t>
      </w:r>
      <w:r w:rsidDel="00000000" w:rsidR="00000000" w:rsidRPr="00000000">
        <w:rPr>
          <w:b w:val="1"/>
          <w:sz w:val="24"/>
          <w:szCs w:val="24"/>
          <w:u w:val="single"/>
          <w:vertAlign w:val="baseline"/>
          <w:rtl w:val="0"/>
        </w:rPr>
        <w:t xml:space="preserve">THAT</w:t>
      </w:r>
      <w:r w:rsidDel="00000000" w:rsidR="00000000" w:rsidRPr="00000000">
        <w:rPr>
          <w:sz w:val="24"/>
          <w:szCs w:val="24"/>
          <w:vertAlign w:val="baseline"/>
          <w:rtl w:val="0"/>
        </w:rPr>
        <w:t xml:space="preserve">: -</w:t>
      </w:r>
    </w:p>
    <w:p w:rsidR="00000000" w:rsidDel="00000000" w:rsidP="00000000" w:rsidRDefault="00000000" w:rsidRPr="00000000" w14:paraId="000008A0">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The  parties hereto  on 6</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of February, 1999 entered into  a Drilling Agreement   (hereinafter called “the Agreement” ) whereby the Plaintiff/Respondent was contracted by the Defendant/Applicant to,  </w:t>
      </w:r>
      <w:r w:rsidDel="00000000" w:rsidR="00000000" w:rsidRPr="00000000">
        <w:rPr>
          <w:i w:val="1"/>
          <w:sz w:val="24"/>
          <w:szCs w:val="24"/>
          <w:vertAlign w:val="baseline"/>
          <w:rtl w:val="0"/>
        </w:rPr>
        <w:t xml:space="preserve">inter alia</w:t>
      </w:r>
      <w:r w:rsidDel="00000000" w:rsidR="00000000" w:rsidRPr="00000000">
        <w:rPr>
          <w:sz w:val="24"/>
          <w:szCs w:val="24"/>
          <w:vertAlign w:val="baseline"/>
          <w:rtl w:val="0"/>
        </w:rPr>
        <w:t xml:space="preserve">,   drill, install and test pump one borehole  at the  Defendant/Applicant’s farm  at Flo for a contract sum of Kshs. 1,181,000.00,  as per the specifications and conditions contained in the said Agreement.</w:t>
      </w:r>
    </w:p>
    <w:p w:rsidR="00000000" w:rsidDel="00000000" w:rsidP="00000000" w:rsidRDefault="00000000" w:rsidRPr="00000000" w14:paraId="000008A1">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Clause 14 of the Agreement stipulated  that any dispute or difference arising therefrom shall be  referred to arbitration. </w:t>
      </w:r>
    </w:p>
    <w:p w:rsidR="00000000" w:rsidDel="00000000" w:rsidP="00000000" w:rsidRDefault="00000000" w:rsidRPr="00000000" w14:paraId="000008A2">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This suit has been instituted by the Plaintiff/Respondent in violation of the Agreement and prematurely without the dispute being referred to arbitration as stipulated by clause 14 thereof. </w:t>
      </w:r>
    </w:p>
    <w:p w:rsidR="00000000" w:rsidDel="00000000" w:rsidP="00000000" w:rsidRDefault="00000000" w:rsidRPr="00000000" w14:paraId="000008A3">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By virtue of the Agreement the parties hereto have agreed and are bound to proceed to  arbitration on matters in dispute arising therefrom. </w:t>
      </w:r>
    </w:p>
    <w:p w:rsidR="00000000" w:rsidDel="00000000" w:rsidP="00000000" w:rsidRDefault="00000000" w:rsidRPr="00000000" w14:paraId="000008A4">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Section 6 of the Arbitration Act 1995 (hereinafter called "the Act") empowers the Court before which proceedings are brought in a matter which is subject to an arbitration agreement, to stay the proceedings and refer the parties to arbitration.</w:t>
      </w:r>
    </w:p>
    <w:p w:rsidR="00000000" w:rsidDel="00000000" w:rsidP="00000000" w:rsidRDefault="00000000" w:rsidRPr="00000000" w14:paraId="000008A5">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Section 6 (1) of the Act further provides that the Court </w:t>
      </w:r>
      <w:r w:rsidDel="00000000" w:rsidR="00000000" w:rsidRPr="00000000">
        <w:rPr>
          <w:b w:val="1"/>
          <w:sz w:val="24"/>
          <w:szCs w:val="24"/>
          <w:u w:val="single"/>
          <w:vertAlign w:val="baseline"/>
          <w:rtl w:val="0"/>
        </w:rPr>
        <w:t xml:space="preserve">shall </w:t>
      </w:r>
      <w:r w:rsidDel="00000000" w:rsidR="00000000" w:rsidRPr="00000000">
        <w:rPr>
          <w:sz w:val="24"/>
          <w:szCs w:val="24"/>
          <w:vertAlign w:val="baseline"/>
          <w:rtl w:val="0"/>
        </w:rPr>
        <w:t xml:space="preserve">grant a stay of legal proceedings subject to the exceptions set out therein. None of those exceptions apply to this suit. </w:t>
      </w:r>
    </w:p>
    <w:p w:rsidR="00000000" w:rsidDel="00000000" w:rsidP="00000000" w:rsidRDefault="00000000" w:rsidRPr="00000000" w14:paraId="000008A6">
      <w:pPr>
        <w:pageBreakBefore w:val="0"/>
        <w:spacing w:line="480" w:lineRule="auto"/>
        <w:jc w:val="both"/>
        <w:rPr>
          <w:sz w:val="24"/>
          <w:szCs w:val="24"/>
          <w:vertAlign w:val="baseline"/>
        </w:rPr>
      </w:pPr>
      <w:r w:rsidDel="00000000" w:rsidR="00000000" w:rsidRPr="00000000">
        <w:rPr>
          <w:rtl w:val="0"/>
        </w:rPr>
      </w:r>
    </w:p>
    <w:p w:rsidR="00000000" w:rsidDel="00000000" w:rsidP="00000000" w:rsidRDefault="00000000" w:rsidRPr="00000000" w14:paraId="000008A7">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The Defendant/Applicant is ready, willing and able to proceed to Arbitration  on  any  dispute arising from the parties as stipulated in the Agreement. </w:t>
      </w:r>
    </w:p>
    <w:p w:rsidR="00000000" w:rsidDel="00000000" w:rsidP="00000000" w:rsidRDefault="00000000" w:rsidRPr="00000000" w14:paraId="000008A8">
      <w:pPr>
        <w:pageBreakBefore w:val="0"/>
        <w:numPr>
          <w:ilvl w:val="0"/>
          <w:numId w:val="48"/>
        </w:numPr>
        <w:spacing w:line="480" w:lineRule="auto"/>
        <w:ind w:left="360" w:hanging="360"/>
        <w:jc w:val="both"/>
        <w:rPr>
          <w:sz w:val="24"/>
          <w:szCs w:val="24"/>
          <w:vertAlign w:val="baseline"/>
        </w:rPr>
      </w:pPr>
      <w:r w:rsidDel="00000000" w:rsidR="00000000" w:rsidRPr="00000000">
        <w:rPr>
          <w:sz w:val="24"/>
          <w:szCs w:val="24"/>
          <w:vertAlign w:val="baseline"/>
          <w:rtl w:val="0"/>
        </w:rPr>
        <w:t xml:space="preserve">That this application  ought to be granted in the interests of  equity and justice </w:t>
      </w:r>
    </w:p>
    <w:p w:rsidR="00000000" w:rsidDel="00000000" w:rsidP="00000000" w:rsidRDefault="00000000" w:rsidRPr="00000000" w14:paraId="000008A9">
      <w:pPr>
        <w:pageBreakBefore w:val="0"/>
        <w:spacing w:line="480" w:lineRule="auto"/>
        <w:jc w:val="both"/>
        <w:rPr>
          <w:b w:val="0"/>
          <w:sz w:val="24"/>
          <w:szCs w:val="24"/>
          <w:u w:val="single"/>
          <w:vertAlign w:val="baseline"/>
        </w:rPr>
      </w:pPr>
      <w:r w:rsidDel="00000000" w:rsidR="00000000" w:rsidRPr="00000000">
        <w:rPr>
          <w:rtl w:val="0"/>
        </w:rPr>
      </w:r>
    </w:p>
    <w:p w:rsidR="00000000" w:rsidDel="00000000" w:rsidP="00000000" w:rsidRDefault="00000000" w:rsidRPr="00000000" w14:paraId="000008AA">
      <w:pPr>
        <w:pageBreakBefore w:val="0"/>
        <w:spacing w:line="480" w:lineRule="auto"/>
        <w:jc w:val="both"/>
        <w:rPr>
          <w:sz w:val="24"/>
          <w:szCs w:val="24"/>
          <w:vertAlign w:val="baseline"/>
        </w:rPr>
      </w:pPr>
      <w:r w:rsidDel="00000000" w:rsidR="00000000" w:rsidRPr="00000000">
        <w:rPr>
          <w:b w:val="1"/>
          <w:sz w:val="24"/>
          <w:szCs w:val="24"/>
          <w:u w:val="single"/>
          <w:vertAlign w:val="baseline"/>
          <w:rtl w:val="0"/>
        </w:rPr>
        <w:t xml:space="preserve">AND WHICH APPLICATION </w:t>
      </w:r>
      <w:r w:rsidDel="00000000" w:rsidR="00000000" w:rsidRPr="00000000">
        <w:rPr>
          <w:sz w:val="24"/>
          <w:szCs w:val="24"/>
          <w:vertAlign w:val="baseline"/>
          <w:rtl w:val="0"/>
        </w:rPr>
        <w:t xml:space="preserve">is supported by the annexed  Affidavit of</w:t>
      </w:r>
      <w:r w:rsidDel="00000000" w:rsidR="00000000" w:rsidRPr="00000000">
        <w:rPr>
          <w:b w:val="1"/>
          <w:sz w:val="24"/>
          <w:szCs w:val="24"/>
          <w:vertAlign w:val="baseline"/>
          <w:rtl w:val="0"/>
        </w:rPr>
        <w:t xml:space="preserve"> </w:t>
      </w:r>
      <w:r w:rsidDel="00000000" w:rsidR="00000000" w:rsidRPr="00000000">
        <w:rPr>
          <w:b w:val="1"/>
          <w:sz w:val="24"/>
          <w:szCs w:val="24"/>
          <w:u w:val="single"/>
          <w:vertAlign w:val="baseline"/>
          <w:rtl w:val="0"/>
        </w:rPr>
        <w:t xml:space="preserve">gggggggggANJI </w:t>
      </w:r>
      <w:r w:rsidDel="00000000" w:rsidR="00000000" w:rsidRPr="00000000">
        <w:rPr>
          <w:sz w:val="24"/>
          <w:szCs w:val="24"/>
          <w:vertAlign w:val="baseline"/>
          <w:rtl w:val="0"/>
        </w:rPr>
        <w:t xml:space="preserve">and on such other or further grounds as may be adduced at the hearing hereof. </w:t>
      </w:r>
    </w:p>
    <w:p w:rsidR="00000000" w:rsidDel="00000000" w:rsidP="00000000" w:rsidRDefault="00000000" w:rsidRPr="00000000" w14:paraId="000008AB">
      <w:pPr>
        <w:pageBreakBefore w:val="0"/>
        <w:spacing w:line="480" w:lineRule="auto"/>
        <w:jc w:val="both"/>
        <w:rPr>
          <w:sz w:val="24"/>
          <w:szCs w:val="24"/>
          <w:vertAlign w:val="baseline"/>
        </w:rPr>
      </w:pPr>
      <w:r w:rsidDel="00000000" w:rsidR="00000000" w:rsidRPr="00000000">
        <w:rPr>
          <w:rtl w:val="0"/>
        </w:rPr>
      </w:r>
    </w:p>
    <w:p w:rsidR="00000000" w:rsidDel="00000000" w:rsidP="00000000" w:rsidRDefault="00000000" w:rsidRPr="00000000" w14:paraId="000008AC">
      <w:pPr>
        <w:pageBreakBefore w:val="0"/>
        <w:spacing w:line="480" w:lineRule="auto"/>
        <w:jc w:val="both"/>
        <w:rPr>
          <w:sz w:val="24"/>
          <w:szCs w:val="24"/>
          <w:vertAlign w:val="baseline"/>
        </w:rPr>
      </w:pPr>
      <w:r w:rsidDel="00000000" w:rsidR="00000000" w:rsidRPr="00000000">
        <w:rPr>
          <w:b w:val="1"/>
          <w:sz w:val="24"/>
          <w:szCs w:val="24"/>
          <w:u w:val="single"/>
          <w:vertAlign w:val="baseline"/>
          <w:rtl w:val="0"/>
        </w:rPr>
        <w:t xml:space="preserve">DATED</w:t>
      </w:r>
      <w:r w:rsidDel="00000000" w:rsidR="00000000" w:rsidRPr="00000000">
        <w:rPr>
          <w:sz w:val="24"/>
          <w:szCs w:val="24"/>
          <w:vertAlign w:val="baseline"/>
          <w:rtl w:val="0"/>
        </w:rPr>
        <w:t xml:space="preserve"> at Nairobi this          day of              </w:t>
        <w:tab/>
        <w:tab/>
        <w:t xml:space="preserve">       xxxx.</w:t>
      </w:r>
    </w:p>
    <w:p w:rsidR="00000000" w:rsidDel="00000000" w:rsidP="00000000" w:rsidRDefault="00000000" w:rsidRPr="00000000" w14:paraId="000008AD">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8AE">
      <w:pPr>
        <w:pageBreakBefore w:val="0"/>
        <w:jc w:val="both"/>
        <w:rPr>
          <w:sz w:val="24"/>
          <w:szCs w:val="24"/>
          <w:vertAlign w:val="baseline"/>
        </w:rPr>
      </w:pPr>
      <w:r w:rsidDel="00000000" w:rsidR="00000000" w:rsidRPr="00000000">
        <w:rPr>
          <w:rtl w:val="0"/>
        </w:rPr>
      </w:r>
    </w:p>
    <w:p w:rsidR="00000000" w:rsidDel="00000000" w:rsidP="00000000" w:rsidRDefault="00000000" w:rsidRPr="00000000" w14:paraId="000008AF">
      <w:pPr>
        <w:pageBreakBefore w:val="0"/>
        <w:jc w:val="right"/>
        <w:rPr>
          <w:sz w:val="24"/>
          <w:szCs w:val="24"/>
          <w:u w:val="single"/>
          <w:vertAlign w:val="baseline"/>
        </w:rPr>
      </w:pPr>
      <w:r w:rsidDel="00000000" w:rsidR="00000000" w:rsidRPr="00000000">
        <w:rPr>
          <w:b w:val="1"/>
          <w:sz w:val="24"/>
          <w:szCs w:val="24"/>
          <w:vertAlign w:val="baseline"/>
          <w:rtl w:val="0"/>
        </w:rPr>
        <w:t xml:space="preserve">`` AND COMPANY</w:t>
      </w:r>
      <w:r w:rsidDel="00000000" w:rsidR="00000000" w:rsidRPr="00000000">
        <w:rPr>
          <w:rtl w:val="0"/>
        </w:rPr>
      </w:r>
    </w:p>
    <w:p w:rsidR="00000000" w:rsidDel="00000000" w:rsidP="00000000" w:rsidRDefault="00000000" w:rsidRPr="00000000" w14:paraId="000008B0">
      <w:pPr>
        <w:pStyle w:val="Heading1"/>
        <w:pageBreakBefore w:val="0"/>
        <w:jc w:val="right"/>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ADVOCATES FOR THE DEFENDANT/APPLICANT</w:t>
      </w:r>
      <w:r w:rsidDel="00000000" w:rsidR="00000000" w:rsidRPr="00000000">
        <w:rPr>
          <w:rtl w:val="0"/>
        </w:rPr>
      </w:r>
    </w:p>
    <w:p w:rsidR="00000000" w:rsidDel="00000000" w:rsidP="00000000" w:rsidRDefault="00000000" w:rsidRPr="00000000" w14:paraId="000008B1">
      <w:pPr>
        <w:pageBreakBefore w:val="0"/>
        <w:jc w:val="right"/>
        <w:rPr>
          <w:sz w:val="24"/>
          <w:szCs w:val="24"/>
          <w:vertAlign w:val="baseline"/>
        </w:rPr>
      </w:pPr>
      <w:r w:rsidDel="00000000" w:rsidR="00000000" w:rsidRPr="00000000">
        <w:rPr>
          <w:rtl w:val="0"/>
        </w:rPr>
      </w:r>
    </w:p>
    <w:p w:rsidR="00000000" w:rsidDel="00000000" w:rsidP="00000000" w:rsidRDefault="00000000" w:rsidRPr="00000000" w14:paraId="000008B2">
      <w:pPr>
        <w:pageBreakBefore w:val="0"/>
        <w:spacing w:line="360" w:lineRule="auto"/>
        <w:rPr>
          <w:b w:val="0"/>
          <w:sz w:val="24"/>
          <w:szCs w:val="24"/>
          <w:u w:val="single"/>
          <w:vertAlign w:val="baseline"/>
        </w:rPr>
      </w:pPr>
      <w:r w:rsidDel="00000000" w:rsidR="00000000" w:rsidRPr="00000000">
        <w:rPr>
          <w:b w:val="1"/>
          <w:sz w:val="24"/>
          <w:szCs w:val="24"/>
          <w:u w:val="single"/>
          <w:vertAlign w:val="baseline"/>
          <w:rtl w:val="0"/>
        </w:rPr>
        <w:t xml:space="preserve">DRAWN &amp; FILED BY:-</w:t>
      </w:r>
      <w:r w:rsidDel="00000000" w:rsidR="00000000" w:rsidRPr="00000000">
        <w:rPr>
          <w:rtl w:val="0"/>
        </w:rPr>
      </w:r>
    </w:p>
    <w:p w:rsidR="00000000" w:rsidDel="00000000" w:rsidP="00000000" w:rsidRDefault="00000000" w:rsidRPr="00000000" w14:paraId="000008B3">
      <w:pPr>
        <w:pageBreakBefore w:val="0"/>
        <w:rPr>
          <w:sz w:val="24"/>
          <w:szCs w:val="24"/>
          <w:vertAlign w:val="baseline"/>
        </w:rPr>
      </w:pPr>
      <w:r w:rsidDel="00000000" w:rsidR="00000000" w:rsidRPr="00000000">
        <w:rPr>
          <w:sz w:val="24"/>
          <w:szCs w:val="24"/>
          <w:vertAlign w:val="baseline"/>
          <w:rtl w:val="0"/>
        </w:rPr>
        <w:t xml:space="preserve">Muthukoe &amp; Company</w:t>
      </w:r>
    </w:p>
    <w:p w:rsidR="00000000" w:rsidDel="00000000" w:rsidP="00000000" w:rsidRDefault="00000000" w:rsidRPr="00000000" w14:paraId="000008B4">
      <w:pPr>
        <w:pageBreakBefore w:val="0"/>
        <w:rPr>
          <w:sz w:val="24"/>
          <w:szCs w:val="24"/>
          <w:vertAlign w:val="baseline"/>
        </w:rPr>
      </w:pPr>
      <w:r w:rsidDel="00000000" w:rsidR="00000000" w:rsidRPr="00000000">
        <w:rPr>
          <w:sz w:val="24"/>
          <w:szCs w:val="24"/>
          <w:vertAlign w:val="baseline"/>
          <w:rtl w:val="0"/>
        </w:rPr>
        <w:t xml:space="preserve">Advocates</w:t>
      </w:r>
    </w:p>
    <w:p w:rsidR="00000000" w:rsidDel="00000000" w:rsidP="00000000" w:rsidRDefault="00000000" w:rsidRPr="00000000" w14:paraId="000008B5">
      <w:pPr>
        <w:pageBreakBefore w:val="0"/>
        <w:rPr>
          <w:sz w:val="24"/>
          <w:szCs w:val="24"/>
          <w:vertAlign w:val="baseline"/>
        </w:rPr>
      </w:pPr>
      <w:r w:rsidDel="00000000" w:rsidR="00000000" w:rsidRPr="00000000">
        <w:rPr>
          <w:sz w:val="24"/>
          <w:szCs w:val="24"/>
          <w:vertAlign w:val="baseline"/>
          <w:rtl w:val="0"/>
        </w:rPr>
        <w:t xml:space="preserve">Fffff</w:t>
      </w:r>
    </w:p>
    <w:p w:rsidR="00000000" w:rsidDel="00000000" w:rsidP="00000000" w:rsidRDefault="00000000" w:rsidRPr="00000000" w14:paraId="000008B6">
      <w:pPr>
        <w:pageBreakBefore w:val="0"/>
        <w:rPr>
          <w:sz w:val="24"/>
          <w:szCs w:val="24"/>
          <w:vertAlign w:val="baseline"/>
        </w:rPr>
      </w:pPr>
      <w:r w:rsidDel="00000000" w:rsidR="00000000" w:rsidRPr="00000000">
        <w:rPr>
          <w:sz w:val="24"/>
          <w:szCs w:val="24"/>
          <w:vertAlign w:val="baseline"/>
          <w:rtl w:val="0"/>
        </w:rPr>
        <w:t xml:space="preserve">Arboretum Drive</w:t>
      </w:r>
    </w:p>
    <w:p w:rsidR="00000000" w:rsidDel="00000000" w:rsidP="00000000" w:rsidRDefault="00000000" w:rsidRPr="00000000" w14:paraId="000008B7">
      <w:pPr>
        <w:pageBreakBefore w:val="0"/>
        <w:rPr>
          <w:b w:val="0"/>
          <w:sz w:val="24"/>
          <w:szCs w:val="24"/>
          <w:vertAlign w:val="baseline"/>
        </w:rPr>
      </w:pPr>
      <w:r w:rsidDel="00000000" w:rsidR="00000000" w:rsidRPr="00000000">
        <w:rPr>
          <w:sz w:val="24"/>
          <w:szCs w:val="24"/>
          <w:vertAlign w:val="baseline"/>
          <w:rtl w:val="0"/>
        </w:rPr>
        <w:t xml:space="preserve">P.O.  Box lp er</w:t>
      </w:r>
      <w:r w:rsidDel="00000000" w:rsidR="00000000" w:rsidRPr="00000000">
        <w:rPr>
          <w:rtl w:val="0"/>
        </w:rPr>
      </w:r>
    </w:p>
    <w:p w:rsidR="00000000" w:rsidDel="00000000" w:rsidP="00000000" w:rsidRDefault="00000000" w:rsidRPr="00000000" w14:paraId="000008B8">
      <w:pPr>
        <w:pageBreakBefore w:val="0"/>
        <w:rPr>
          <w:b w:val="0"/>
          <w:sz w:val="24"/>
          <w:szCs w:val="24"/>
          <w:u w:val="single"/>
          <w:vertAlign w:val="baseline"/>
        </w:rPr>
      </w:pPr>
      <w:r w:rsidDel="00000000" w:rsidR="00000000" w:rsidRPr="00000000">
        <w:rPr>
          <w:b w:val="1"/>
          <w:sz w:val="24"/>
          <w:szCs w:val="24"/>
          <w:u w:val="single"/>
          <w:vertAlign w:val="baseline"/>
          <w:rtl w:val="0"/>
        </w:rPr>
        <w:t xml:space="preserve">NAIROBI.</w:t>
      </w:r>
      <w:r w:rsidDel="00000000" w:rsidR="00000000" w:rsidRPr="00000000">
        <w:rPr>
          <w:sz w:val="24"/>
          <w:szCs w:val="24"/>
          <w:vertAlign w:val="baseline"/>
          <w:rtl w:val="0"/>
        </w:rPr>
        <w:tab/>
        <w:tab/>
        <w:tab/>
        <w:t xml:space="preserve">(Ref: Fffff)</w:t>
      </w:r>
      <w:r w:rsidDel="00000000" w:rsidR="00000000" w:rsidRPr="00000000">
        <w:rPr>
          <w:rtl w:val="0"/>
        </w:rPr>
      </w:r>
    </w:p>
    <w:p w:rsidR="00000000" w:rsidDel="00000000" w:rsidP="00000000" w:rsidRDefault="00000000" w:rsidRPr="00000000" w14:paraId="000008B9">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A">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B">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C">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D">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E">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BF">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C0">
      <w:pPr>
        <w:pageBreakBefore w:val="0"/>
        <w:spacing w:line="360" w:lineRule="auto"/>
        <w:rPr>
          <w:b w:val="0"/>
          <w:sz w:val="24"/>
          <w:szCs w:val="24"/>
          <w:u w:val="single"/>
          <w:vertAlign w:val="baseline"/>
        </w:rPr>
      </w:pPr>
      <w:r w:rsidDel="00000000" w:rsidR="00000000" w:rsidRPr="00000000">
        <w:rPr>
          <w:rtl w:val="0"/>
        </w:rPr>
      </w:r>
    </w:p>
    <w:p w:rsidR="00000000" w:rsidDel="00000000" w:rsidP="00000000" w:rsidRDefault="00000000" w:rsidRPr="00000000" w14:paraId="000008C1">
      <w:pPr>
        <w:pageBreakBefore w:val="0"/>
        <w:spacing w:line="360" w:lineRule="auto"/>
        <w:rPr>
          <w:b w:val="0"/>
          <w:sz w:val="24"/>
          <w:szCs w:val="24"/>
          <w:u w:val="single"/>
          <w:vertAlign w:val="baseline"/>
        </w:rPr>
      </w:pPr>
      <w:r w:rsidDel="00000000" w:rsidR="00000000" w:rsidRPr="00000000">
        <w:rPr>
          <w:b w:val="1"/>
          <w:sz w:val="24"/>
          <w:szCs w:val="24"/>
          <w:u w:val="single"/>
          <w:vertAlign w:val="baseline"/>
          <w:rtl w:val="0"/>
        </w:rPr>
        <w:t xml:space="preserve">TO BE SERVED UPON:-</w:t>
      </w:r>
      <w:r w:rsidDel="00000000" w:rsidR="00000000" w:rsidRPr="00000000">
        <w:rPr>
          <w:rtl w:val="0"/>
        </w:rPr>
      </w:r>
    </w:p>
    <w:p w:rsidR="00000000" w:rsidDel="00000000" w:rsidP="00000000" w:rsidRDefault="00000000" w:rsidRPr="00000000" w14:paraId="000008C2">
      <w:pPr>
        <w:pageBreakBefore w:val="0"/>
        <w:rPr>
          <w:sz w:val="24"/>
          <w:szCs w:val="24"/>
          <w:vertAlign w:val="baseline"/>
        </w:rPr>
      </w:pPr>
      <w:r w:rsidDel="00000000" w:rsidR="00000000" w:rsidRPr="00000000">
        <w:rPr>
          <w:sz w:val="24"/>
          <w:szCs w:val="24"/>
          <w:vertAlign w:val="baseline"/>
          <w:rtl w:val="0"/>
        </w:rPr>
        <w:t xml:space="preserve">P.J Kakad &amp; Company</w:t>
      </w:r>
    </w:p>
    <w:p w:rsidR="00000000" w:rsidDel="00000000" w:rsidP="00000000" w:rsidRDefault="00000000" w:rsidRPr="00000000" w14:paraId="000008C3">
      <w:pPr>
        <w:pageBreakBefore w:val="0"/>
        <w:rPr>
          <w:sz w:val="24"/>
          <w:szCs w:val="24"/>
          <w:vertAlign w:val="baseline"/>
        </w:rPr>
      </w:pPr>
      <w:r w:rsidDel="00000000" w:rsidR="00000000" w:rsidRPr="00000000">
        <w:rPr>
          <w:sz w:val="24"/>
          <w:szCs w:val="24"/>
          <w:vertAlign w:val="baseline"/>
          <w:rtl w:val="0"/>
        </w:rPr>
        <w:t xml:space="preserve">Advocates </w:t>
      </w:r>
    </w:p>
    <w:p w:rsidR="00000000" w:rsidDel="00000000" w:rsidP="00000000" w:rsidRDefault="00000000" w:rsidRPr="00000000" w14:paraId="000008C4">
      <w:pPr>
        <w:pageBreakBefore w:val="0"/>
        <w:rPr>
          <w:sz w:val="24"/>
          <w:szCs w:val="24"/>
          <w:vertAlign w:val="baseline"/>
        </w:rPr>
      </w:pPr>
      <w:r w:rsidDel="00000000" w:rsidR="00000000" w:rsidRPr="00000000">
        <w:rPr>
          <w:sz w:val="24"/>
          <w:szCs w:val="24"/>
          <w:vertAlign w:val="baseline"/>
          <w:rtl w:val="0"/>
        </w:rPr>
        <w:t xml:space="preserve">Jubilee Place, 4</w:t>
      </w:r>
      <w:r w:rsidDel="00000000" w:rsidR="00000000" w:rsidRPr="00000000">
        <w:rPr>
          <w:sz w:val="24"/>
          <w:szCs w:val="24"/>
          <w:vertAlign w:val="superscript"/>
          <w:rtl w:val="0"/>
        </w:rPr>
        <w:t xml:space="preserve">th</w:t>
      </w:r>
      <w:r w:rsidDel="00000000" w:rsidR="00000000" w:rsidRPr="00000000">
        <w:rPr>
          <w:sz w:val="24"/>
          <w:szCs w:val="24"/>
          <w:vertAlign w:val="baseline"/>
          <w:rtl w:val="0"/>
        </w:rPr>
        <w:t xml:space="preserve"> Floor </w:t>
      </w:r>
    </w:p>
    <w:p w:rsidR="00000000" w:rsidDel="00000000" w:rsidP="00000000" w:rsidRDefault="00000000" w:rsidRPr="00000000" w14:paraId="000008C5">
      <w:pPr>
        <w:pageBreakBefore w:val="0"/>
        <w:rPr>
          <w:sz w:val="24"/>
          <w:szCs w:val="24"/>
          <w:vertAlign w:val="baseline"/>
        </w:rPr>
      </w:pPr>
      <w:r w:rsidDel="00000000" w:rsidR="00000000" w:rsidRPr="00000000">
        <w:rPr>
          <w:sz w:val="24"/>
          <w:szCs w:val="24"/>
          <w:vertAlign w:val="baseline"/>
          <w:rtl w:val="0"/>
        </w:rPr>
        <w:t xml:space="preserve">Mama Ngina Street </w:t>
      </w:r>
    </w:p>
    <w:p w:rsidR="00000000" w:rsidDel="00000000" w:rsidP="00000000" w:rsidRDefault="00000000" w:rsidRPr="00000000" w14:paraId="000008C6">
      <w:pPr>
        <w:pageBreakBefore w:val="0"/>
        <w:rPr>
          <w:sz w:val="24"/>
          <w:szCs w:val="24"/>
          <w:vertAlign w:val="baseline"/>
        </w:rPr>
      </w:pPr>
      <w:r w:rsidDel="00000000" w:rsidR="00000000" w:rsidRPr="00000000">
        <w:rPr>
          <w:sz w:val="24"/>
          <w:szCs w:val="24"/>
          <w:vertAlign w:val="baseline"/>
          <w:rtl w:val="0"/>
        </w:rPr>
        <w:t xml:space="preserve">P. O. Box fffff</w:t>
      </w:r>
    </w:p>
    <w:p w:rsidR="00000000" w:rsidDel="00000000" w:rsidP="00000000" w:rsidRDefault="00000000" w:rsidRPr="00000000" w14:paraId="000008C7">
      <w:pPr>
        <w:pStyle w:val="Heading1"/>
        <w:pageBreakBefore w:val="0"/>
        <w:jc w:val="left"/>
        <w:rPr>
          <w:rFonts w:ascii="Book Antiqua" w:cs="Book Antiqua" w:eastAsia="Book Antiqua" w:hAnsi="Book Antiqua"/>
          <w:vertAlign w:val="baseline"/>
        </w:rPr>
      </w:pPr>
      <w:r w:rsidDel="00000000" w:rsidR="00000000" w:rsidRPr="00000000">
        <w:rPr>
          <w:rFonts w:ascii="Book Antiqua" w:cs="Book Antiqua" w:eastAsia="Book Antiqua" w:hAnsi="Book Antiqua"/>
          <w:b w:val="1"/>
          <w:vertAlign w:val="baseline"/>
          <w:rtl w:val="0"/>
        </w:rPr>
        <w:t xml:space="preserve">NAIROBI.</w:t>
      </w:r>
      <w:r w:rsidDel="00000000" w:rsidR="00000000" w:rsidRPr="00000000">
        <w:rPr>
          <w:rtl w:val="0"/>
        </w:rPr>
      </w:r>
    </w:p>
    <w:p w:rsidR="00000000" w:rsidDel="00000000" w:rsidP="00000000" w:rsidRDefault="00000000" w:rsidRPr="00000000" w14:paraId="000008C8">
      <w:pPr>
        <w:pageBreakBefore w:val="0"/>
        <w:rPr>
          <w:sz w:val="24"/>
          <w:szCs w:val="24"/>
          <w:vertAlign w:val="baseline"/>
        </w:rPr>
      </w:pPr>
      <w:r w:rsidDel="00000000" w:rsidR="00000000" w:rsidRPr="00000000">
        <w:rPr>
          <w:rtl w:val="0"/>
        </w:rPr>
      </w:r>
    </w:p>
    <w:p w:rsidR="00000000" w:rsidDel="00000000" w:rsidP="00000000" w:rsidRDefault="00000000" w:rsidRPr="00000000" w14:paraId="000008C9">
      <w:pPr>
        <w:pageBreakBefore w:val="0"/>
        <w:jc w:val="center"/>
        <w:rPr>
          <w:i w:val="0"/>
          <w:sz w:val="24"/>
          <w:szCs w:val="24"/>
          <w:vertAlign w:val="baseline"/>
        </w:rPr>
      </w:pPr>
      <w:r w:rsidDel="00000000" w:rsidR="00000000" w:rsidRPr="00000000">
        <w:rPr>
          <w:i w:val="1"/>
          <w:sz w:val="24"/>
          <w:szCs w:val="24"/>
          <w:vertAlign w:val="baseline"/>
          <w:rtl w:val="0"/>
        </w:rPr>
        <w:t xml:space="preserve">"If any Party served does not appear at the time and place above-mentioned, such order will be made and proceedings taken as the Court may think just and expedient."</w:t>
      </w:r>
      <w:r w:rsidDel="00000000" w:rsidR="00000000" w:rsidRPr="00000000">
        <w:rPr>
          <w:rtl w:val="0"/>
        </w:rPr>
      </w:r>
    </w:p>
    <w:p w:rsidR="00000000" w:rsidDel="00000000" w:rsidP="00000000" w:rsidRDefault="00000000" w:rsidRPr="00000000" w14:paraId="000008CA">
      <w:pPr>
        <w:pageBreakBefore w:val="0"/>
        <w:ind w:left="390"/>
        <w:jc w:val="center"/>
        <w:rPr>
          <w:b w:val="0"/>
          <w:i w:val="0"/>
          <w:sz w:val="24"/>
          <w:szCs w:val="24"/>
          <w:u w:val="single"/>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C">
      <w:pPr>
        <w:pageBreakBefore w:val="0"/>
        <w:rPr>
          <w:sz w:val="24"/>
          <w:szCs w:val="24"/>
          <w:vertAlign w:val="baseline"/>
        </w:rPr>
      </w:pPr>
      <w:r w:rsidDel="00000000" w:rsidR="00000000" w:rsidRPr="00000000">
        <w:rPr>
          <w:rtl w:val="0"/>
        </w:rPr>
      </w:r>
    </w:p>
    <w:p w:rsidR="00000000" w:rsidDel="00000000" w:rsidP="00000000" w:rsidRDefault="00000000" w:rsidRPr="00000000" w14:paraId="000008CD">
      <w:pPr>
        <w:pStyle w:val="Title"/>
        <w:pageBreakBefore w:val="0"/>
        <w:rPr>
          <w:vertAlign w:val="baseline"/>
        </w:rPr>
      </w:pPr>
      <w:r w:rsidDel="00000000" w:rsidR="00000000" w:rsidRPr="00000000">
        <w:rPr>
          <w:b w:val="1"/>
          <w:vertAlign w:val="baseline"/>
          <w:rtl w:val="0"/>
        </w:rPr>
        <w:t xml:space="preserve">Summons committal to civil jail</w:t>
      </w:r>
      <w:r w:rsidDel="00000000" w:rsidR="00000000" w:rsidRPr="00000000">
        <w:rPr>
          <w:rtl w:val="0"/>
        </w:rPr>
      </w:r>
    </w:p>
    <w:p w:rsidR="00000000" w:rsidDel="00000000" w:rsidP="00000000" w:rsidRDefault="00000000" w:rsidRPr="00000000" w14:paraId="000008CE">
      <w:pPr>
        <w:pStyle w:val="Title"/>
        <w:pageBreakBefore w:val="0"/>
        <w:rPr>
          <w:b w:val="0"/>
          <w:vertAlign w:val="baseline"/>
        </w:rPr>
      </w:pPr>
      <w:r w:rsidDel="00000000" w:rsidR="00000000" w:rsidRPr="00000000">
        <w:rPr>
          <w:b w:val="1"/>
          <w:vertAlign w:val="baseline"/>
          <w:rtl w:val="0"/>
        </w:rPr>
        <w:t xml:space="preserve">REPUBLIC OF KENYA</w:t>
      </w:r>
      <w:r w:rsidDel="00000000" w:rsidR="00000000" w:rsidRPr="00000000">
        <w:rPr>
          <w:rtl w:val="0"/>
        </w:rPr>
      </w:r>
    </w:p>
    <w:p w:rsidR="00000000" w:rsidDel="00000000" w:rsidP="00000000" w:rsidRDefault="00000000" w:rsidRPr="00000000" w14:paraId="000008CF">
      <w:pPr>
        <w:pageBreakBefore w:val="0"/>
        <w:spacing w:line="360" w:lineRule="auto"/>
        <w:jc w:val="center"/>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8D0">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MISC CIVIL APPLICATION NO. XXXX OF 1999</w:t>
      </w:r>
      <w:r w:rsidDel="00000000" w:rsidR="00000000" w:rsidRPr="00000000">
        <w:rPr>
          <w:rtl w:val="0"/>
        </w:rPr>
      </w:r>
    </w:p>
    <w:p w:rsidR="00000000" w:rsidDel="00000000" w:rsidP="00000000" w:rsidRDefault="00000000" w:rsidRPr="00000000" w14:paraId="000008D1">
      <w:pPr>
        <w:pageBreakBefore w:val="0"/>
        <w:spacing w:line="360" w:lineRule="auto"/>
        <w:jc w:val="center"/>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8D2">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RRRRRR..</w:t>
        <w:tab/>
        <w:t xml:space="preserve">..</w:t>
        <w:tab/>
        <w:t xml:space="preserve">..</w:t>
        <w:tab/>
        <w:t xml:space="preserve">... 1</w:t>
      </w:r>
      <w:r w:rsidDel="00000000" w:rsidR="00000000" w:rsidRPr="00000000">
        <w:rPr>
          <w:rFonts w:ascii="Garamond" w:cs="Garamond" w:eastAsia="Garamond" w:hAnsi="Garamond"/>
          <w:b w:val="1"/>
          <w:sz w:val="28"/>
          <w:szCs w:val="28"/>
          <w:vertAlign w:val="superscript"/>
          <w:rtl w:val="0"/>
        </w:rPr>
        <w:t xml:space="preserve">ST</w:t>
      </w:r>
      <w:r w:rsidDel="00000000" w:rsidR="00000000" w:rsidRPr="00000000">
        <w:rPr>
          <w:rFonts w:ascii="Garamond" w:cs="Garamond" w:eastAsia="Garamond" w:hAnsi="Garamond"/>
          <w:b w:val="1"/>
          <w:sz w:val="28"/>
          <w:szCs w:val="28"/>
          <w:vertAlign w:val="baseline"/>
          <w:rtl w:val="0"/>
        </w:rPr>
        <w:t xml:space="preserve"> PLAINTIFF/APPLICANT  </w:t>
      </w:r>
      <w:r w:rsidDel="00000000" w:rsidR="00000000" w:rsidRPr="00000000">
        <w:rPr>
          <w:rtl w:val="0"/>
        </w:rPr>
      </w:r>
    </w:p>
    <w:p w:rsidR="00000000" w:rsidDel="00000000" w:rsidP="00000000" w:rsidRDefault="00000000" w:rsidRPr="00000000" w14:paraId="000008D3">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KKKKKKK..</w:t>
        <w:tab/>
        <w:t xml:space="preserve">..</w:t>
        <w:tab/>
        <w:t xml:space="preserve">..</w:t>
        <w:tab/>
        <w:t xml:space="preserve">..  2</w:t>
      </w:r>
      <w:r w:rsidDel="00000000" w:rsidR="00000000" w:rsidRPr="00000000">
        <w:rPr>
          <w:rFonts w:ascii="Garamond" w:cs="Garamond" w:eastAsia="Garamond" w:hAnsi="Garamond"/>
          <w:b w:val="1"/>
          <w:sz w:val="28"/>
          <w:szCs w:val="28"/>
          <w:vertAlign w:val="superscript"/>
          <w:rtl w:val="0"/>
        </w:rPr>
        <w:t xml:space="preserve">ND</w:t>
      </w:r>
      <w:r w:rsidDel="00000000" w:rsidR="00000000" w:rsidRPr="00000000">
        <w:rPr>
          <w:rFonts w:ascii="Garamond" w:cs="Garamond" w:eastAsia="Garamond" w:hAnsi="Garamond"/>
          <w:b w:val="1"/>
          <w:sz w:val="28"/>
          <w:szCs w:val="28"/>
          <w:vertAlign w:val="baseline"/>
          <w:rtl w:val="0"/>
        </w:rPr>
        <w:t xml:space="preserve"> PLAINTIFF/APPLICANT </w:t>
      </w:r>
      <w:r w:rsidDel="00000000" w:rsidR="00000000" w:rsidRPr="00000000">
        <w:rPr>
          <w:rtl w:val="0"/>
        </w:rPr>
      </w:r>
    </w:p>
    <w:p w:rsidR="00000000" w:rsidDel="00000000" w:rsidP="00000000" w:rsidRDefault="00000000" w:rsidRPr="00000000" w14:paraId="000008D4">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TTTTTT..</w:t>
        <w:tab/>
        <w:t xml:space="preserve">..</w:t>
        <w:tab/>
        <w:t xml:space="preserve">..</w:t>
        <w:tab/>
        <w:t xml:space="preserve">. 3</w:t>
      </w:r>
      <w:r w:rsidDel="00000000" w:rsidR="00000000" w:rsidRPr="00000000">
        <w:rPr>
          <w:rFonts w:ascii="Garamond" w:cs="Garamond" w:eastAsia="Garamond" w:hAnsi="Garamond"/>
          <w:b w:val="1"/>
          <w:sz w:val="28"/>
          <w:szCs w:val="28"/>
          <w:vertAlign w:val="superscript"/>
          <w:rtl w:val="0"/>
        </w:rPr>
        <w:t xml:space="preserve">RD</w:t>
      </w:r>
      <w:r w:rsidDel="00000000" w:rsidR="00000000" w:rsidRPr="00000000">
        <w:rPr>
          <w:rFonts w:ascii="Garamond" w:cs="Garamond" w:eastAsia="Garamond" w:hAnsi="Garamond"/>
          <w:b w:val="1"/>
          <w:sz w:val="28"/>
          <w:szCs w:val="28"/>
          <w:vertAlign w:val="baseline"/>
          <w:rtl w:val="0"/>
        </w:rPr>
        <w:t xml:space="preserve"> PLAINTIFF /APPLICANT</w:t>
      </w:r>
      <w:r w:rsidDel="00000000" w:rsidR="00000000" w:rsidRPr="00000000">
        <w:rPr>
          <w:rtl w:val="0"/>
        </w:rPr>
      </w:r>
    </w:p>
    <w:p w:rsidR="00000000" w:rsidDel="00000000" w:rsidP="00000000" w:rsidRDefault="00000000" w:rsidRPr="00000000" w14:paraId="000008D5">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VERSUS</w:t>
      </w:r>
      <w:r w:rsidDel="00000000" w:rsidR="00000000" w:rsidRPr="00000000">
        <w:rPr>
          <w:rtl w:val="0"/>
        </w:rPr>
      </w:r>
    </w:p>
    <w:p w:rsidR="00000000" w:rsidDel="00000000" w:rsidP="00000000" w:rsidRDefault="00000000" w:rsidRPr="00000000" w14:paraId="000008D6">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TOWN </w:t>
      </w:r>
      <w:r w:rsidDel="00000000" w:rsidR="00000000" w:rsidRPr="00000000">
        <w:rPr>
          <w:rtl w:val="0"/>
        </w:rPr>
      </w:r>
    </w:p>
    <w:p w:rsidR="00000000" w:rsidDel="00000000" w:rsidP="00000000" w:rsidRDefault="00000000" w:rsidRPr="00000000" w14:paraId="000008D7">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COUNCIL..</w:t>
        <w:tab/>
        <w:t xml:space="preserve">..</w:t>
        <w:tab/>
        <w:t xml:space="preserve">.. </w:t>
        <w:tab/>
        <w:t xml:space="preserve">..</w:t>
        <w:tab/>
        <w:t xml:space="preserve">DEFENDANT/RESPONDENT </w:t>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 THE MATTER OF AN APPLICATION ON BEHALF OF RRRRRR, KKKKKKK AND TTTTTT FOR AN ORDER OF COMMITTAL </w:t>
      </w:r>
    </w:p>
    <w:p w:rsidR="00000000" w:rsidDel="00000000" w:rsidP="00000000" w:rsidRDefault="00000000" w:rsidRPr="00000000" w14:paraId="000008D9">
      <w:pPr>
        <w:pStyle w:val="Heading5"/>
        <w:pageBreakBefore w:val="0"/>
        <w:rPr>
          <w:vertAlign w:val="baseline"/>
        </w:rPr>
      </w:pPr>
      <w:r w:rsidDel="00000000" w:rsidR="00000000" w:rsidRPr="00000000">
        <w:rPr>
          <w:rtl w:val="0"/>
        </w:rPr>
      </w:r>
    </w:p>
    <w:p w:rsidR="00000000" w:rsidDel="00000000" w:rsidP="00000000" w:rsidRDefault="00000000" w:rsidRPr="00000000" w14:paraId="000008DA">
      <w:pPr>
        <w:pStyle w:val="Heading5"/>
        <w:pageBreakBefore w:val="0"/>
        <w:tabs>
          <w:tab w:val="left" w:pos="4500"/>
        </w:tabs>
        <w:rPr>
          <w:b w:val="0"/>
          <w:vertAlign w:val="baseline"/>
        </w:rPr>
      </w:pPr>
      <w:r w:rsidDel="00000000" w:rsidR="00000000" w:rsidRPr="00000000">
        <w:rPr>
          <w:b w:val="1"/>
          <w:i w:val="1"/>
          <w:vertAlign w:val="baseline"/>
          <w:rtl w:val="0"/>
        </w:rPr>
        <w:t xml:space="preserve">CERTIFICATE OF URGENCY</w:t>
      </w:r>
      <w:r w:rsidDel="00000000" w:rsidR="00000000" w:rsidRPr="00000000">
        <w:rPr>
          <w:rtl w:val="0"/>
        </w:rPr>
      </w:r>
    </w:p>
    <w:p w:rsidR="00000000" w:rsidDel="00000000" w:rsidP="00000000" w:rsidRDefault="00000000" w:rsidRPr="00000000" w14:paraId="000008DB">
      <w:pPr>
        <w:pageBreakBefore w:val="0"/>
        <w:ind w:left="216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      (Practice Note of 31</w:t>
      </w:r>
      <w:r w:rsidDel="00000000" w:rsidR="00000000" w:rsidRPr="00000000">
        <w:rPr>
          <w:rFonts w:ascii="Garamond" w:cs="Garamond" w:eastAsia="Garamond" w:hAnsi="Garamond"/>
          <w:sz w:val="28"/>
          <w:szCs w:val="28"/>
          <w:vertAlign w:val="superscript"/>
          <w:rtl w:val="0"/>
        </w:rPr>
        <w:t xml:space="preserve">st</w:t>
      </w:r>
      <w:r w:rsidDel="00000000" w:rsidR="00000000" w:rsidRPr="00000000">
        <w:rPr>
          <w:rFonts w:ascii="Garamond" w:cs="Garamond" w:eastAsia="Garamond" w:hAnsi="Garamond"/>
          <w:sz w:val="28"/>
          <w:szCs w:val="28"/>
          <w:vertAlign w:val="baseline"/>
          <w:rtl w:val="0"/>
        </w:rPr>
        <w:t xml:space="preserve"> May, 1984)</w:t>
      </w:r>
    </w:p>
    <w:p w:rsidR="00000000" w:rsidDel="00000000" w:rsidP="00000000" w:rsidRDefault="00000000" w:rsidRPr="00000000" w14:paraId="000008DC">
      <w:pPr>
        <w:pageBreakBefore w:val="0"/>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DD">
      <w:pPr>
        <w:pageBreakBefore w:val="0"/>
        <w:spacing w:line="360" w:lineRule="auto"/>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We </w:t>
      </w:r>
      <w:r w:rsidDel="00000000" w:rsidR="00000000" w:rsidRPr="00000000">
        <w:rPr>
          <w:rFonts w:ascii="Garamond" w:cs="Garamond" w:eastAsia="Garamond" w:hAnsi="Garamond"/>
          <w:b w:val="1"/>
          <w:sz w:val="28"/>
          <w:szCs w:val="28"/>
          <w:u w:val="single"/>
          <w:vertAlign w:val="baseline"/>
          <w:rtl w:val="0"/>
        </w:rPr>
        <w:t xml:space="preserve">XXXX AND COMPANY</w:t>
      </w:r>
      <w:r w:rsidDel="00000000" w:rsidR="00000000" w:rsidRPr="00000000">
        <w:rPr>
          <w:rFonts w:ascii="Garamond" w:cs="Garamond" w:eastAsia="Garamond" w:hAnsi="Garamond"/>
          <w:sz w:val="28"/>
          <w:szCs w:val="28"/>
          <w:vertAlign w:val="baseline"/>
          <w:rtl w:val="0"/>
        </w:rPr>
        <w:t xml:space="preserve"> , Advocates who have the conduct of this suit on behalf of the Plaintiffs/Applicants certify that the Chamber Summons filed herein and annexed hereto is most urgent requiring to be placed before the Honourable Duty Judge at the earliest opportunity as the Defendant /Respondent has blatantly flouted, and continues to flout and disobey  the Order of  this Honourable Court granted on 4</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November, 1999 and the Plaintiffs/Applicants have consequently been subjected to great loss and harm. </w:t>
      </w:r>
    </w:p>
    <w:p w:rsidR="00000000" w:rsidDel="00000000" w:rsidP="00000000" w:rsidRDefault="00000000" w:rsidRPr="00000000" w14:paraId="000008DE">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DF">
      <w:pPr>
        <w:pageBreakBefore w:val="0"/>
        <w:jc w:val="both"/>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DATED</w:t>
      </w:r>
      <w:r w:rsidDel="00000000" w:rsidR="00000000" w:rsidRPr="00000000">
        <w:rPr>
          <w:rFonts w:ascii="Garamond" w:cs="Garamond" w:eastAsia="Garamond" w:hAnsi="Garamond"/>
          <w:sz w:val="28"/>
          <w:szCs w:val="28"/>
          <w:vertAlign w:val="baseline"/>
          <w:rtl w:val="0"/>
        </w:rPr>
        <w:t xml:space="preserve"> at Nairobi this                    day of                                2000. </w:t>
      </w:r>
    </w:p>
    <w:p w:rsidR="00000000" w:rsidDel="00000000" w:rsidP="00000000" w:rsidRDefault="00000000" w:rsidRPr="00000000" w14:paraId="000008E0">
      <w:pPr>
        <w:pageBreakBefore w:val="0"/>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E1">
      <w:pPr>
        <w:pageBreakBefore w:val="0"/>
        <w:jc w:val="right"/>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&amp; COMPANY</w:t>
      </w:r>
      <w:r w:rsidDel="00000000" w:rsidR="00000000" w:rsidRPr="00000000">
        <w:rPr>
          <w:rtl w:val="0"/>
        </w:rPr>
      </w:r>
    </w:p>
    <w:p w:rsidR="00000000" w:rsidDel="00000000" w:rsidP="00000000" w:rsidRDefault="00000000" w:rsidRPr="00000000" w14:paraId="000008E2">
      <w:pPr>
        <w:pStyle w:val="Heading1"/>
        <w:pageBreakBefore w:val="0"/>
        <w:rPr>
          <w:rFonts w:ascii="Garamond" w:cs="Garamond" w:eastAsia="Garamond" w:hAnsi="Garamond"/>
          <w:vertAlign w:val="baseline"/>
        </w:rPr>
      </w:pPr>
      <w:r w:rsidDel="00000000" w:rsidR="00000000" w:rsidRPr="00000000">
        <w:rPr>
          <w:rFonts w:ascii="Garamond" w:cs="Garamond" w:eastAsia="Garamond" w:hAnsi="Garamond"/>
          <w:b w:val="1"/>
          <w:vertAlign w:val="baseline"/>
          <w:rtl w:val="0"/>
        </w:rPr>
        <w:t xml:space="preserve">ADVOCATES FOR THE PLAINTIFFS/APPLICANTS </w:t>
      </w:r>
      <w:r w:rsidDel="00000000" w:rsidR="00000000" w:rsidRPr="00000000">
        <w:rPr>
          <w:rtl w:val="0"/>
        </w:rPr>
      </w:r>
    </w:p>
    <w:p w:rsidR="00000000" w:rsidDel="00000000" w:rsidP="00000000" w:rsidRDefault="00000000" w:rsidRPr="00000000" w14:paraId="000008E3">
      <w:pPr>
        <w:pageBreakBefore w:val="0"/>
        <w:jc w:val="right"/>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8E4">
      <w:pPr>
        <w:pStyle w:val="Heading2"/>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E5">
      <w:pPr>
        <w:pStyle w:val="Heading2"/>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E6">
      <w:pPr>
        <w:pStyle w:val="Heading2"/>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vertAlign w:val="baseline"/>
          <w:rtl w:val="0"/>
        </w:rPr>
        <w:t xml:space="preserve">DRAWN AND FILED BY </w:t>
      </w:r>
      <w:r w:rsidDel="00000000" w:rsidR="00000000" w:rsidRPr="00000000">
        <w:rPr>
          <w:rtl w:val="0"/>
        </w:rPr>
      </w:r>
    </w:p>
    <w:p w:rsidR="00000000" w:rsidDel="00000000" w:rsidP="00000000" w:rsidRDefault="00000000" w:rsidRPr="00000000" w14:paraId="000008E7">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XXXX &amp; Company</w:t>
      </w:r>
    </w:p>
    <w:p w:rsidR="00000000" w:rsidDel="00000000" w:rsidP="00000000" w:rsidRDefault="00000000" w:rsidRPr="00000000" w14:paraId="000008E8">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Advocates </w:t>
      </w:r>
    </w:p>
    <w:p w:rsidR="00000000" w:rsidDel="00000000" w:rsidP="00000000" w:rsidRDefault="00000000" w:rsidRPr="00000000" w14:paraId="000008E9">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Tttttt</w:t>
      </w:r>
    </w:p>
    <w:p w:rsidR="00000000" w:rsidDel="00000000" w:rsidP="00000000" w:rsidRDefault="00000000" w:rsidRPr="00000000" w14:paraId="000008EA">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Arboretum </w:t>
      </w:r>
    </w:p>
    <w:p w:rsidR="00000000" w:rsidDel="00000000" w:rsidP="00000000" w:rsidRDefault="00000000" w:rsidRPr="00000000" w14:paraId="000008EB">
      <w:pPr>
        <w:pageBreakBefore w:val="0"/>
        <w:rPr>
          <w:rFonts w:ascii="Garamond" w:cs="Garamond" w:eastAsia="Garamond" w:hAnsi="Garamond"/>
          <w:b w:val="0"/>
          <w:sz w:val="28"/>
          <w:szCs w:val="28"/>
          <w:vertAlign w:val="baseline"/>
        </w:rPr>
      </w:pPr>
      <w:r w:rsidDel="00000000" w:rsidR="00000000" w:rsidRPr="00000000">
        <w:rPr>
          <w:rFonts w:ascii="Garamond" w:cs="Garamond" w:eastAsia="Garamond" w:hAnsi="Garamond"/>
          <w:sz w:val="28"/>
          <w:szCs w:val="28"/>
          <w:vertAlign w:val="baseline"/>
          <w:rtl w:val="0"/>
        </w:rPr>
        <w:t xml:space="preserve">P. O. Box XXXX</w:t>
        <w:tab/>
      </w:r>
      <w:r w:rsidDel="00000000" w:rsidR="00000000" w:rsidRPr="00000000">
        <w:rPr>
          <w:rFonts w:ascii="Garamond" w:cs="Garamond" w:eastAsia="Garamond" w:hAnsi="Garamond"/>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8EC">
      <w:pPr>
        <w:pageBreakBefore w:val="0"/>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Nairobi. </w:t>
      </w:r>
      <w:r w:rsidDel="00000000" w:rsidR="00000000" w:rsidRPr="00000000">
        <w:rPr>
          <w:rtl w:val="0"/>
        </w:rPr>
      </w:r>
    </w:p>
    <w:p w:rsidR="00000000" w:rsidDel="00000000" w:rsidP="00000000" w:rsidRDefault="00000000" w:rsidRPr="00000000" w14:paraId="000008ED">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EE">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EF">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F0">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F1">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F2">
      <w:pPr>
        <w:pStyle w:val="Title"/>
        <w:pageBreakBefore w:val="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F3">
      <w:pPr>
        <w:pStyle w:val="Title"/>
        <w:pageBreakBefore w:val="0"/>
        <w:rPr>
          <w:b w:val="0"/>
          <w:vertAlign w:val="baseline"/>
        </w:rPr>
      </w:pPr>
      <w:r w:rsidDel="00000000" w:rsidR="00000000" w:rsidRPr="00000000">
        <w:rPr>
          <w:b w:val="1"/>
          <w:vertAlign w:val="baseline"/>
          <w:rtl w:val="0"/>
        </w:rPr>
        <w:t xml:space="preserve">REPUBLIC OF KENYA</w:t>
      </w:r>
      <w:r w:rsidDel="00000000" w:rsidR="00000000" w:rsidRPr="00000000">
        <w:rPr>
          <w:rtl w:val="0"/>
        </w:rPr>
      </w:r>
    </w:p>
    <w:p w:rsidR="00000000" w:rsidDel="00000000" w:rsidP="00000000" w:rsidRDefault="00000000" w:rsidRPr="00000000" w14:paraId="000008F4">
      <w:pPr>
        <w:pageBreakBefore w:val="0"/>
        <w:spacing w:line="360" w:lineRule="auto"/>
        <w:jc w:val="center"/>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8F5">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MISC CIVIL APPLICATION NO. XXXX OF 1999</w:t>
      </w:r>
      <w:r w:rsidDel="00000000" w:rsidR="00000000" w:rsidRPr="00000000">
        <w:rPr>
          <w:rtl w:val="0"/>
        </w:rPr>
      </w:r>
    </w:p>
    <w:p w:rsidR="00000000" w:rsidDel="00000000" w:rsidP="00000000" w:rsidRDefault="00000000" w:rsidRPr="00000000" w14:paraId="000008F6">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RRRRRR..</w:t>
        <w:tab/>
        <w:t xml:space="preserve">..</w:t>
        <w:tab/>
        <w:t xml:space="preserve">..</w:t>
        <w:tab/>
        <w:t xml:space="preserve">.. 1</w:t>
      </w:r>
      <w:r w:rsidDel="00000000" w:rsidR="00000000" w:rsidRPr="00000000">
        <w:rPr>
          <w:rFonts w:ascii="Garamond" w:cs="Garamond" w:eastAsia="Garamond" w:hAnsi="Garamond"/>
          <w:b w:val="1"/>
          <w:sz w:val="28"/>
          <w:szCs w:val="28"/>
          <w:vertAlign w:val="superscript"/>
          <w:rtl w:val="0"/>
        </w:rPr>
        <w:t xml:space="preserve">ST</w:t>
      </w:r>
      <w:r w:rsidDel="00000000" w:rsidR="00000000" w:rsidRPr="00000000">
        <w:rPr>
          <w:rFonts w:ascii="Garamond" w:cs="Garamond" w:eastAsia="Garamond" w:hAnsi="Garamond"/>
          <w:b w:val="1"/>
          <w:sz w:val="28"/>
          <w:szCs w:val="28"/>
          <w:vertAlign w:val="baseline"/>
          <w:rtl w:val="0"/>
        </w:rPr>
        <w:t xml:space="preserve"> PLAINTIFF /APPLICANT </w:t>
      </w:r>
      <w:r w:rsidDel="00000000" w:rsidR="00000000" w:rsidRPr="00000000">
        <w:rPr>
          <w:rtl w:val="0"/>
        </w:rPr>
      </w:r>
    </w:p>
    <w:p w:rsidR="00000000" w:rsidDel="00000000" w:rsidP="00000000" w:rsidRDefault="00000000" w:rsidRPr="00000000" w14:paraId="000008F7">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KKKKKKK..</w:t>
        <w:tab/>
        <w:t xml:space="preserve">..</w:t>
        <w:tab/>
        <w:t xml:space="preserve">..</w:t>
        <w:tab/>
        <w:t xml:space="preserve">.2</w:t>
      </w:r>
      <w:r w:rsidDel="00000000" w:rsidR="00000000" w:rsidRPr="00000000">
        <w:rPr>
          <w:rFonts w:ascii="Garamond" w:cs="Garamond" w:eastAsia="Garamond" w:hAnsi="Garamond"/>
          <w:b w:val="1"/>
          <w:sz w:val="28"/>
          <w:szCs w:val="28"/>
          <w:vertAlign w:val="superscript"/>
          <w:rtl w:val="0"/>
        </w:rPr>
        <w:t xml:space="preserve">ND</w:t>
      </w:r>
      <w:r w:rsidDel="00000000" w:rsidR="00000000" w:rsidRPr="00000000">
        <w:rPr>
          <w:rFonts w:ascii="Garamond" w:cs="Garamond" w:eastAsia="Garamond" w:hAnsi="Garamond"/>
          <w:b w:val="1"/>
          <w:sz w:val="28"/>
          <w:szCs w:val="28"/>
          <w:vertAlign w:val="baseline"/>
          <w:rtl w:val="0"/>
        </w:rPr>
        <w:t xml:space="preserve"> PLAINTIFF/APPLICANT  </w:t>
      </w:r>
      <w:r w:rsidDel="00000000" w:rsidR="00000000" w:rsidRPr="00000000">
        <w:rPr>
          <w:rtl w:val="0"/>
        </w:rPr>
      </w:r>
    </w:p>
    <w:p w:rsidR="00000000" w:rsidDel="00000000" w:rsidP="00000000" w:rsidRDefault="00000000" w:rsidRPr="00000000" w14:paraId="000008F8">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TTTTTT..</w:t>
        <w:tab/>
        <w:t xml:space="preserve">..</w:t>
        <w:tab/>
        <w:t xml:space="preserve">..</w:t>
        <w:tab/>
        <w:t xml:space="preserve">.3</w:t>
      </w:r>
      <w:r w:rsidDel="00000000" w:rsidR="00000000" w:rsidRPr="00000000">
        <w:rPr>
          <w:rFonts w:ascii="Garamond" w:cs="Garamond" w:eastAsia="Garamond" w:hAnsi="Garamond"/>
          <w:b w:val="1"/>
          <w:sz w:val="28"/>
          <w:szCs w:val="28"/>
          <w:vertAlign w:val="superscript"/>
          <w:rtl w:val="0"/>
        </w:rPr>
        <w:t xml:space="preserve">RD</w:t>
      </w:r>
      <w:r w:rsidDel="00000000" w:rsidR="00000000" w:rsidRPr="00000000">
        <w:rPr>
          <w:rFonts w:ascii="Garamond" w:cs="Garamond" w:eastAsia="Garamond" w:hAnsi="Garamond"/>
          <w:b w:val="1"/>
          <w:sz w:val="28"/>
          <w:szCs w:val="28"/>
          <w:vertAlign w:val="baseline"/>
          <w:rtl w:val="0"/>
        </w:rPr>
        <w:t xml:space="preserve"> PLAINTIFF /APPLICANT</w:t>
      </w:r>
      <w:r w:rsidDel="00000000" w:rsidR="00000000" w:rsidRPr="00000000">
        <w:rPr>
          <w:rtl w:val="0"/>
        </w:rPr>
      </w:r>
    </w:p>
    <w:p w:rsidR="00000000" w:rsidDel="00000000" w:rsidP="00000000" w:rsidRDefault="00000000" w:rsidRPr="00000000" w14:paraId="000008F9">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VERSUS</w:t>
      </w:r>
      <w:r w:rsidDel="00000000" w:rsidR="00000000" w:rsidRPr="00000000">
        <w:rPr>
          <w:rtl w:val="0"/>
        </w:rPr>
      </w:r>
    </w:p>
    <w:p w:rsidR="00000000" w:rsidDel="00000000" w:rsidP="00000000" w:rsidRDefault="00000000" w:rsidRPr="00000000" w14:paraId="000008FA">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TOWN </w:t>
      </w:r>
      <w:r w:rsidDel="00000000" w:rsidR="00000000" w:rsidRPr="00000000">
        <w:rPr>
          <w:rtl w:val="0"/>
        </w:rPr>
      </w:r>
    </w:p>
    <w:p w:rsidR="00000000" w:rsidDel="00000000" w:rsidP="00000000" w:rsidRDefault="00000000" w:rsidRPr="00000000" w14:paraId="000008FB">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COUNCIL..</w:t>
        <w:tab/>
        <w:t xml:space="preserve">..</w:t>
        <w:tab/>
        <w:t xml:space="preserve">..</w:t>
        <w:tab/>
        <w:t xml:space="preserve">..</w:t>
        <w:tab/>
        <w:t xml:space="preserve">.. DEFENDANT /RESPONDENT </w:t>
      </w:r>
      <w:r w:rsidDel="00000000" w:rsidR="00000000" w:rsidRPr="00000000">
        <w:rPr>
          <w:rtl w:val="0"/>
        </w:rPr>
      </w:r>
    </w:p>
    <w:p w:rsidR="00000000" w:rsidDel="00000000" w:rsidP="00000000" w:rsidRDefault="00000000" w:rsidRPr="00000000" w14:paraId="000008FC">
      <w:pPr>
        <w:pageBreakBefore w:val="0"/>
        <w:spacing w:line="360" w:lineRule="auto"/>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 THE MATTER OF AN APPLICATION ON BEHALF OF RRRRRR, KKKKKKK AND TTTTTT FOR AN ORDER OF COMMITTAL</w:t>
      </w:r>
    </w:p>
    <w:p w:rsidR="00000000" w:rsidDel="00000000" w:rsidP="00000000" w:rsidRDefault="00000000" w:rsidRPr="00000000" w14:paraId="000008FE">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8FF">
      <w:pPr>
        <w:pageBreakBefore w:val="0"/>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EX PARTE</w:t>
      </w:r>
      <w:r w:rsidDel="00000000" w:rsidR="00000000" w:rsidRPr="00000000">
        <w:rPr>
          <w:rtl w:val="0"/>
        </w:rPr>
      </w:r>
    </w:p>
    <w:p w:rsidR="00000000" w:rsidDel="00000000" w:rsidP="00000000" w:rsidRDefault="00000000" w:rsidRPr="00000000" w14:paraId="00000900">
      <w:pPr>
        <w:pageBreakBefore w:val="0"/>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901">
      <w:pPr>
        <w:pStyle w:val="Heading4"/>
        <w:pageBreakBefore w:val="0"/>
        <w:jc w:val="center"/>
        <w:rPr>
          <w:rFonts w:ascii="Garamond" w:cs="Garamond" w:eastAsia="Garamond" w:hAnsi="Garamond"/>
          <w:sz w:val="28"/>
          <w:szCs w:val="28"/>
          <w:u w:val="single"/>
          <w:vertAlign w:val="baseline"/>
        </w:rPr>
      </w:pPr>
      <w:r w:rsidDel="00000000" w:rsidR="00000000" w:rsidRPr="00000000">
        <w:rPr>
          <w:rFonts w:ascii="Garamond" w:cs="Garamond" w:eastAsia="Garamond" w:hAnsi="Garamond"/>
          <w:b w:val="1"/>
          <w:i w:val="1"/>
          <w:sz w:val="28"/>
          <w:szCs w:val="28"/>
          <w:u w:val="single"/>
          <w:vertAlign w:val="baseline"/>
          <w:rtl w:val="0"/>
        </w:rPr>
        <w:t xml:space="preserve">CHAMBER SUMMONS</w:t>
      </w:r>
      <w:r w:rsidDel="00000000" w:rsidR="00000000" w:rsidRPr="00000000">
        <w:rPr>
          <w:rtl w:val="0"/>
        </w:rPr>
      </w:r>
    </w:p>
    <w:p w:rsidR="00000000" w:rsidDel="00000000" w:rsidP="00000000" w:rsidRDefault="00000000" w:rsidRPr="00000000" w14:paraId="00000902">
      <w:pPr>
        <w:pageBreakBefore w:val="0"/>
        <w:jc w:val="center"/>
        <w:rPr>
          <w:rFonts w:ascii="Garamond" w:cs="Garamond" w:eastAsia="Garamond" w:hAnsi="Garamond"/>
          <w:i w:val="0"/>
          <w:sz w:val="28"/>
          <w:szCs w:val="28"/>
          <w:vertAlign w:val="baseline"/>
        </w:rPr>
      </w:pPr>
      <w:r w:rsidDel="00000000" w:rsidR="00000000" w:rsidRPr="00000000">
        <w:rPr>
          <w:rFonts w:ascii="Garamond" w:cs="Garamond" w:eastAsia="Garamond" w:hAnsi="Garamond"/>
          <w:i w:val="1"/>
          <w:sz w:val="28"/>
          <w:szCs w:val="28"/>
          <w:vertAlign w:val="baseline"/>
          <w:rtl w:val="0"/>
        </w:rPr>
        <w:t xml:space="preserve">(Section  5 of the Judicature Act, Cap. 8 Laws of Kenya, Order 52 Rules of the Supreme Court of England 1965, Section 3A of the Civil Procedure Act , cap 21 of the Laws of Kenya)</w:t>
      </w:r>
      <w:r w:rsidDel="00000000" w:rsidR="00000000" w:rsidRPr="00000000">
        <w:rPr>
          <w:rtl w:val="0"/>
        </w:rPr>
      </w:r>
    </w:p>
    <w:p w:rsidR="00000000" w:rsidDel="00000000" w:rsidP="00000000" w:rsidRDefault="00000000" w:rsidRPr="00000000" w14:paraId="00000903">
      <w:pPr>
        <w:pageBreakBefore w:val="0"/>
        <w:jc w:val="center"/>
        <w:rPr>
          <w:rFonts w:ascii="Garamond" w:cs="Garamond" w:eastAsia="Garamond" w:hAnsi="Garamond"/>
          <w:i w:val="0"/>
          <w:sz w:val="28"/>
          <w:szCs w:val="28"/>
          <w:vertAlign w:val="baseline"/>
        </w:rPr>
      </w:pPr>
      <w:r w:rsidDel="00000000" w:rsidR="00000000" w:rsidRPr="00000000">
        <w:rPr>
          <w:rtl w:val="0"/>
        </w:rPr>
      </w:r>
    </w:p>
    <w:p w:rsidR="00000000" w:rsidDel="00000000" w:rsidP="00000000" w:rsidRDefault="00000000" w:rsidRPr="00000000" w14:paraId="00000904">
      <w:pPr>
        <w:pageBreakBefore w:val="0"/>
        <w:spacing w:line="360" w:lineRule="auto"/>
        <w:jc w:val="both"/>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LET ALL PARTIES CONCERNED</w:t>
      </w:r>
      <w:r w:rsidDel="00000000" w:rsidR="00000000" w:rsidRPr="00000000">
        <w:rPr>
          <w:rFonts w:ascii="Garamond" w:cs="Garamond" w:eastAsia="Garamond" w:hAnsi="Garamond"/>
          <w:sz w:val="28"/>
          <w:szCs w:val="28"/>
          <w:vertAlign w:val="baseline"/>
          <w:rtl w:val="0"/>
        </w:rPr>
        <w:t xml:space="preserve"> attend the Learned Judge in Chambers  on the                  day  of                      2000 at 9.00 O’clock in the forenoon or so soon thereafter on the hearing of an application on behalf of  </w:t>
      </w:r>
      <w:r w:rsidDel="00000000" w:rsidR="00000000" w:rsidRPr="00000000">
        <w:rPr>
          <w:rFonts w:ascii="Garamond" w:cs="Garamond" w:eastAsia="Garamond" w:hAnsi="Garamond"/>
          <w:b w:val="1"/>
          <w:sz w:val="28"/>
          <w:szCs w:val="28"/>
          <w:vertAlign w:val="baseline"/>
          <w:rtl w:val="0"/>
        </w:rPr>
        <w:t xml:space="preserve">RRRRRR, KKKKKKK </w:t>
      </w:r>
      <w:r w:rsidDel="00000000" w:rsidR="00000000" w:rsidRPr="00000000">
        <w:rPr>
          <w:rFonts w:ascii="Garamond" w:cs="Garamond" w:eastAsia="Garamond" w:hAnsi="Garamond"/>
          <w:sz w:val="28"/>
          <w:szCs w:val="28"/>
          <w:vertAlign w:val="baseline"/>
          <w:rtl w:val="0"/>
        </w:rPr>
        <w:t xml:space="preserve">and  </w:t>
      </w:r>
      <w:r w:rsidDel="00000000" w:rsidR="00000000" w:rsidRPr="00000000">
        <w:rPr>
          <w:rFonts w:ascii="Garamond" w:cs="Garamond" w:eastAsia="Garamond" w:hAnsi="Garamond"/>
          <w:b w:val="1"/>
          <w:sz w:val="28"/>
          <w:szCs w:val="28"/>
          <w:vertAlign w:val="baseline"/>
          <w:rtl w:val="0"/>
        </w:rPr>
        <w:t xml:space="preserve">TTTTTT</w:t>
      </w:r>
      <w:r w:rsidDel="00000000" w:rsidR="00000000" w:rsidRPr="00000000">
        <w:rPr>
          <w:rFonts w:ascii="Garamond" w:cs="Garamond" w:eastAsia="Garamond" w:hAnsi="Garamond"/>
          <w:sz w:val="28"/>
          <w:szCs w:val="28"/>
          <w:vertAlign w:val="baseline"/>
          <w:rtl w:val="0"/>
        </w:rPr>
        <w:t xml:space="preserve">, the Plaintiffs/Applicants herein , for this Court to grant leave to the Applicants for:- </w:t>
      </w:r>
    </w:p>
    <w:p w:rsidR="00000000" w:rsidDel="00000000" w:rsidP="00000000" w:rsidRDefault="00000000" w:rsidRPr="00000000" w14:paraId="00000905">
      <w:pPr>
        <w:pageBreakBefore w:val="0"/>
        <w:numPr>
          <w:ilvl w:val="0"/>
          <w:numId w:val="49"/>
        </w:numPr>
        <w:spacing w:line="360" w:lineRule="auto"/>
        <w:ind w:left="72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An order of committal to  be made against the Town Clerk to the XXXX Urban Council  to prison for such period and time as this </w:t>
      </w:r>
    </w:p>
    <w:p w:rsidR="00000000" w:rsidDel="00000000" w:rsidP="00000000" w:rsidRDefault="00000000" w:rsidRPr="00000000" w14:paraId="00000906">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07">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08">
      <w:pPr>
        <w:pageBreakBefore w:val="0"/>
        <w:spacing w:line="360" w:lineRule="auto"/>
        <w:ind w:left="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Honourable Court may deem fit and just in that the said Town Clerk has disobeyed the Order made herein  on 4</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November, 1999 , </w:t>
      </w:r>
      <w:r w:rsidDel="00000000" w:rsidR="00000000" w:rsidRPr="00000000">
        <w:rPr>
          <w:rFonts w:ascii="Garamond" w:cs="Garamond" w:eastAsia="Garamond" w:hAnsi="Garamond"/>
          <w:i w:val="1"/>
          <w:sz w:val="28"/>
          <w:szCs w:val="28"/>
          <w:vertAlign w:val="baseline"/>
          <w:rtl w:val="0"/>
        </w:rPr>
        <w:t xml:space="preserve">inter alia</w:t>
      </w:r>
      <w:r w:rsidDel="00000000" w:rsidR="00000000" w:rsidRPr="00000000">
        <w:rPr>
          <w:rFonts w:ascii="Garamond" w:cs="Garamond" w:eastAsia="Garamond" w:hAnsi="Garamond"/>
          <w:sz w:val="28"/>
          <w:szCs w:val="28"/>
          <w:vertAlign w:val="baseline"/>
          <w:rtl w:val="0"/>
        </w:rPr>
        <w:t xml:space="preserve">, :-</w:t>
      </w:r>
    </w:p>
    <w:p w:rsidR="00000000" w:rsidDel="00000000" w:rsidP="00000000" w:rsidRDefault="00000000" w:rsidRPr="00000000" w14:paraId="00000909">
      <w:pPr>
        <w:pageBreakBefore w:val="0"/>
        <w:numPr>
          <w:ilvl w:val="0"/>
          <w:numId w:val="53"/>
        </w:numPr>
        <w:spacing w:line="360" w:lineRule="auto"/>
        <w:ind w:left="2220" w:hanging="78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compelling the Town clerk to the XXXX Urban Council to pay the Applicants the sum of Kshs. 2,727,972.00 which sum is payable under the Decree and Certificates of Taxation issued in HCCC Nos.  , and  of 1981 (Consolidated ) on 17</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July, 1997 and 29</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October, 1997, respectively. </w:t>
      </w:r>
    </w:p>
    <w:p w:rsidR="00000000" w:rsidDel="00000000" w:rsidP="00000000" w:rsidRDefault="00000000" w:rsidRPr="00000000" w14:paraId="0000090A">
      <w:pPr>
        <w:pageBreakBefore w:val="0"/>
        <w:numPr>
          <w:ilvl w:val="0"/>
          <w:numId w:val="53"/>
        </w:numPr>
        <w:spacing w:line="360" w:lineRule="auto"/>
        <w:ind w:left="2220" w:hanging="78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Ordering the Respondent to comply with the said Order within thirty days from the date of the Ruling</w:t>
      </w:r>
    </w:p>
    <w:p w:rsidR="00000000" w:rsidDel="00000000" w:rsidP="00000000" w:rsidRDefault="00000000" w:rsidRPr="00000000" w14:paraId="0000090B">
      <w:pPr>
        <w:pageBreakBefore w:val="0"/>
        <w:numPr>
          <w:ilvl w:val="0"/>
          <w:numId w:val="53"/>
        </w:numPr>
        <w:spacing w:line="360" w:lineRule="auto"/>
        <w:ind w:left="2220" w:hanging="780"/>
        <w:jc w:val="both"/>
        <w:rPr>
          <w:rFonts w:ascii="Garamond" w:cs="Garamond" w:eastAsia="Garamond" w:hAnsi="Garamond"/>
          <w:b w:val="0"/>
          <w:sz w:val="28"/>
          <w:szCs w:val="28"/>
          <w:vertAlign w:val="baseline"/>
        </w:rPr>
      </w:pPr>
      <w:r w:rsidDel="00000000" w:rsidR="00000000" w:rsidRPr="00000000">
        <w:rPr>
          <w:rFonts w:ascii="Garamond" w:cs="Garamond" w:eastAsia="Garamond" w:hAnsi="Garamond"/>
          <w:sz w:val="28"/>
          <w:szCs w:val="28"/>
          <w:vertAlign w:val="baseline"/>
          <w:rtl w:val="0"/>
        </w:rPr>
        <w:t xml:space="preserve">Ordering the Applicants to pay the costs of the said Application.</w:t>
      </w:r>
      <w:r w:rsidDel="00000000" w:rsidR="00000000" w:rsidRPr="00000000">
        <w:rPr>
          <w:rtl w:val="0"/>
        </w:rPr>
      </w:r>
    </w:p>
    <w:p w:rsidR="00000000" w:rsidDel="00000000" w:rsidP="00000000" w:rsidRDefault="00000000" w:rsidRPr="00000000" w14:paraId="0000090C">
      <w:pPr>
        <w:pageBreakBefore w:val="0"/>
        <w:spacing w:line="360" w:lineRule="auto"/>
        <w:jc w:val="both"/>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WHICH APPLICATION</w:t>
      </w:r>
      <w:r w:rsidDel="00000000" w:rsidR="00000000" w:rsidRPr="00000000">
        <w:rPr>
          <w:rFonts w:ascii="Garamond" w:cs="Garamond" w:eastAsia="Garamond" w:hAnsi="Garamond"/>
          <w:b w:val="1"/>
          <w:sz w:val="28"/>
          <w:szCs w:val="28"/>
          <w:vertAlign w:val="baseline"/>
          <w:rtl w:val="0"/>
        </w:rPr>
        <w:t xml:space="preserve"> </w:t>
      </w:r>
      <w:r w:rsidDel="00000000" w:rsidR="00000000" w:rsidRPr="00000000">
        <w:rPr>
          <w:rFonts w:ascii="Garamond" w:cs="Garamond" w:eastAsia="Garamond" w:hAnsi="Garamond"/>
          <w:sz w:val="28"/>
          <w:szCs w:val="28"/>
          <w:vertAlign w:val="baseline"/>
          <w:rtl w:val="0"/>
        </w:rPr>
        <w:t xml:space="preserve"> is supported by the annexed  </w:t>
      </w:r>
      <w:r w:rsidDel="00000000" w:rsidR="00000000" w:rsidRPr="00000000">
        <w:rPr>
          <w:rFonts w:ascii="Garamond" w:cs="Garamond" w:eastAsia="Garamond" w:hAnsi="Garamond"/>
          <w:b w:val="1"/>
          <w:sz w:val="28"/>
          <w:szCs w:val="28"/>
          <w:u w:val="single"/>
          <w:vertAlign w:val="baseline"/>
          <w:rtl w:val="0"/>
        </w:rPr>
        <w:t xml:space="preserve">STATEMENT</w:t>
      </w:r>
      <w:r w:rsidDel="00000000" w:rsidR="00000000" w:rsidRPr="00000000">
        <w:rPr>
          <w:rFonts w:ascii="Garamond" w:cs="Garamond" w:eastAsia="Garamond" w:hAnsi="Garamond"/>
          <w:sz w:val="28"/>
          <w:szCs w:val="28"/>
          <w:vertAlign w:val="baseline"/>
          <w:rtl w:val="0"/>
        </w:rPr>
        <w:t xml:space="preserve">, the Affidavit sworn by Rrrrrr and on such other or further reasons as may be adduced at the hearing hereof . </w:t>
      </w:r>
    </w:p>
    <w:p w:rsidR="00000000" w:rsidDel="00000000" w:rsidP="00000000" w:rsidRDefault="00000000" w:rsidRPr="00000000" w14:paraId="0000090D">
      <w:pPr>
        <w:pageBreakBefore w:val="0"/>
        <w:spacing w:line="360" w:lineRule="auto"/>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DATED</w:t>
      </w:r>
      <w:r w:rsidDel="00000000" w:rsidR="00000000" w:rsidRPr="00000000">
        <w:rPr>
          <w:rFonts w:ascii="Garamond" w:cs="Garamond" w:eastAsia="Garamond" w:hAnsi="Garamond"/>
          <w:sz w:val="28"/>
          <w:szCs w:val="28"/>
          <w:vertAlign w:val="baseline"/>
          <w:rtl w:val="0"/>
        </w:rPr>
        <w:t xml:space="preserve"> at Nairobi             this               day of                    2000.</w:t>
      </w:r>
    </w:p>
    <w:p w:rsidR="00000000" w:rsidDel="00000000" w:rsidP="00000000" w:rsidRDefault="00000000" w:rsidRPr="00000000" w14:paraId="0000090E">
      <w:pPr>
        <w:pageBreakBefore w:val="0"/>
        <w:spacing w:line="360" w:lineRule="auto"/>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0F">
      <w:pPr>
        <w:pStyle w:val="Heading3"/>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&amp; COMPANY</w:t>
      </w:r>
      <w:r w:rsidDel="00000000" w:rsidR="00000000" w:rsidRPr="00000000">
        <w:rPr>
          <w:rtl w:val="0"/>
        </w:rPr>
      </w:r>
    </w:p>
    <w:p w:rsidR="00000000" w:rsidDel="00000000" w:rsidP="00000000" w:rsidRDefault="00000000" w:rsidRPr="00000000" w14:paraId="00000910">
      <w:pPr>
        <w:pageBreakBefore w:val="0"/>
        <w:jc w:val="right"/>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ADVOCATES FOR THE PLAINTIFFS/APPLICANTS</w:t>
      </w:r>
      <w:r w:rsidDel="00000000" w:rsidR="00000000" w:rsidRPr="00000000">
        <w:rPr>
          <w:rtl w:val="0"/>
        </w:rPr>
      </w:r>
    </w:p>
    <w:p w:rsidR="00000000" w:rsidDel="00000000" w:rsidP="00000000" w:rsidRDefault="00000000" w:rsidRPr="00000000" w14:paraId="00000911">
      <w:pPr>
        <w:pageBreakBefore w:val="0"/>
        <w:jc w:val="right"/>
        <w:rPr>
          <w:rFonts w:ascii="Garamond" w:cs="Garamond" w:eastAsia="Garamond" w:hAnsi="Garamond"/>
          <w:sz w:val="28"/>
          <w:szCs w:val="28"/>
          <w:u w:val="single"/>
          <w:vertAlign w:val="baseline"/>
        </w:rPr>
      </w:pPr>
      <w:r w:rsidDel="00000000" w:rsidR="00000000" w:rsidRPr="00000000">
        <w:rPr>
          <w:rtl w:val="0"/>
        </w:rPr>
      </w:r>
    </w:p>
    <w:p w:rsidR="00000000" w:rsidDel="00000000" w:rsidP="00000000" w:rsidRDefault="00000000" w:rsidRPr="00000000" w14:paraId="00000912">
      <w:pPr>
        <w:pageBreakBefore w:val="0"/>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DRAWN AND FILED BY:</w:t>
      </w:r>
      <w:r w:rsidDel="00000000" w:rsidR="00000000" w:rsidRPr="00000000">
        <w:rPr>
          <w:rtl w:val="0"/>
        </w:rPr>
      </w:r>
    </w:p>
    <w:p w:rsidR="00000000" w:rsidDel="00000000" w:rsidP="00000000" w:rsidRDefault="00000000" w:rsidRPr="00000000" w14:paraId="00000913">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XXXX &amp; Company </w:t>
      </w:r>
    </w:p>
    <w:p w:rsidR="00000000" w:rsidDel="00000000" w:rsidP="00000000" w:rsidRDefault="00000000" w:rsidRPr="00000000" w14:paraId="00000914">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Advocates </w:t>
        <w:tab/>
        <w:tab/>
        <w:tab/>
        <w:tab/>
        <w:tab/>
      </w:r>
    </w:p>
    <w:p w:rsidR="00000000" w:rsidDel="00000000" w:rsidP="00000000" w:rsidRDefault="00000000" w:rsidRPr="00000000" w14:paraId="00000915">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Tttttt</w:t>
      </w:r>
    </w:p>
    <w:p w:rsidR="00000000" w:rsidDel="00000000" w:rsidP="00000000" w:rsidRDefault="00000000" w:rsidRPr="00000000" w14:paraId="00000916">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Arboretum </w:t>
      </w:r>
    </w:p>
    <w:p w:rsidR="00000000" w:rsidDel="00000000" w:rsidP="00000000" w:rsidRDefault="00000000" w:rsidRPr="00000000" w14:paraId="00000917">
      <w:pPr>
        <w:pageBreakBefore w:val="0"/>
        <w:rPr>
          <w:rFonts w:ascii="Garamond" w:cs="Garamond" w:eastAsia="Garamond" w:hAnsi="Garamond"/>
          <w:b w:val="0"/>
          <w:sz w:val="28"/>
          <w:szCs w:val="28"/>
          <w:vertAlign w:val="baseline"/>
        </w:rPr>
      </w:pPr>
      <w:r w:rsidDel="00000000" w:rsidR="00000000" w:rsidRPr="00000000">
        <w:rPr>
          <w:rFonts w:ascii="Garamond" w:cs="Garamond" w:eastAsia="Garamond" w:hAnsi="Garamond"/>
          <w:sz w:val="28"/>
          <w:szCs w:val="28"/>
          <w:vertAlign w:val="baseline"/>
          <w:rtl w:val="0"/>
        </w:rPr>
        <w:t xml:space="preserve">P.O. Box XXXX </w:t>
      </w:r>
      <w:r w:rsidDel="00000000" w:rsidR="00000000" w:rsidRPr="00000000">
        <w:rPr>
          <w:rFonts w:ascii="Garamond" w:cs="Garamond" w:eastAsia="Garamond" w:hAnsi="Garamond"/>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918">
      <w:pPr>
        <w:pageBreakBefore w:val="0"/>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Nairobi. </w:t>
      </w:r>
      <w:r w:rsidDel="00000000" w:rsidR="00000000" w:rsidRPr="00000000">
        <w:rPr>
          <w:rtl w:val="0"/>
        </w:rPr>
      </w:r>
    </w:p>
    <w:p w:rsidR="00000000" w:rsidDel="00000000" w:rsidP="00000000" w:rsidRDefault="00000000" w:rsidRPr="00000000" w14:paraId="00000919">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A">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B">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C">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D">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E">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1F">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20">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21">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22">
      <w:pPr>
        <w:pStyle w:val="Title"/>
        <w:pageBreakBefore w:val="0"/>
        <w:rPr>
          <w:vertAlign w:val="baseline"/>
        </w:rPr>
      </w:pPr>
      <w:r w:rsidDel="00000000" w:rsidR="00000000" w:rsidRPr="00000000">
        <w:rPr>
          <w:rtl w:val="0"/>
        </w:rPr>
      </w:r>
    </w:p>
    <w:p w:rsidR="00000000" w:rsidDel="00000000" w:rsidP="00000000" w:rsidRDefault="00000000" w:rsidRPr="00000000" w14:paraId="00000923">
      <w:pPr>
        <w:pStyle w:val="Title"/>
        <w:pageBreakBefore w:val="0"/>
        <w:rPr>
          <w:b w:val="0"/>
          <w:vertAlign w:val="baseline"/>
        </w:rPr>
      </w:pPr>
      <w:r w:rsidDel="00000000" w:rsidR="00000000" w:rsidRPr="00000000">
        <w:rPr>
          <w:b w:val="1"/>
          <w:vertAlign w:val="baseline"/>
          <w:rtl w:val="0"/>
        </w:rPr>
        <w:t xml:space="preserve">REPUBLIC OF KENYA</w:t>
      </w:r>
      <w:r w:rsidDel="00000000" w:rsidR="00000000" w:rsidRPr="00000000">
        <w:rPr>
          <w:rtl w:val="0"/>
        </w:rPr>
      </w:r>
    </w:p>
    <w:p w:rsidR="00000000" w:rsidDel="00000000" w:rsidP="00000000" w:rsidRDefault="00000000" w:rsidRPr="00000000" w14:paraId="00000924">
      <w:pPr>
        <w:pageBreakBefore w:val="0"/>
        <w:spacing w:line="360" w:lineRule="auto"/>
        <w:jc w:val="center"/>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925">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MISC CIVIL APPLICATION NO. XXXX OF 1999</w:t>
      </w:r>
      <w:r w:rsidDel="00000000" w:rsidR="00000000" w:rsidRPr="00000000">
        <w:rPr>
          <w:rtl w:val="0"/>
        </w:rPr>
      </w:r>
    </w:p>
    <w:p w:rsidR="00000000" w:rsidDel="00000000" w:rsidP="00000000" w:rsidRDefault="00000000" w:rsidRPr="00000000" w14:paraId="00000926">
      <w:pPr>
        <w:pageBreakBefore w:val="0"/>
        <w:spacing w:line="360" w:lineRule="auto"/>
        <w:jc w:val="center"/>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927">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RRRRRR..</w:t>
        <w:tab/>
        <w:t xml:space="preserve">..</w:t>
        <w:tab/>
        <w:t xml:space="preserve">..</w:t>
        <w:tab/>
        <w:t xml:space="preserve">.. 1</w:t>
      </w:r>
      <w:r w:rsidDel="00000000" w:rsidR="00000000" w:rsidRPr="00000000">
        <w:rPr>
          <w:rFonts w:ascii="Garamond" w:cs="Garamond" w:eastAsia="Garamond" w:hAnsi="Garamond"/>
          <w:b w:val="1"/>
          <w:sz w:val="28"/>
          <w:szCs w:val="28"/>
          <w:vertAlign w:val="superscript"/>
          <w:rtl w:val="0"/>
        </w:rPr>
        <w:t xml:space="preserve">ST</w:t>
      </w:r>
      <w:r w:rsidDel="00000000" w:rsidR="00000000" w:rsidRPr="00000000">
        <w:rPr>
          <w:rFonts w:ascii="Garamond" w:cs="Garamond" w:eastAsia="Garamond" w:hAnsi="Garamond"/>
          <w:b w:val="1"/>
          <w:sz w:val="28"/>
          <w:szCs w:val="28"/>
          <w:vertAlign w:val="baseline"/>
          <w:rtl w:val="0"/>
        </w:rPr>
        <w:t xml:space="preserve"> PLAINTIFF /APPLICANT </w:t>
      </w:r>
      <w:r w:rsidDel="00000000" w:rsidR="00000000" w:rsidRPr="00000000">
        <w:rPr>
          <w:rtl w:val="0"/>
        </w:rPr>
      </w:r>
    </w:p>
    <w:p w:rsidR="00000000" w:rsidDel="00000000" w:rsidP="00000000" w:rsidRDefault="00000000" w:rsidRPr="00000000" w14:paraId="00000928">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KKKKKKK..</w:t>
        <w:tab/>
        <w:t xml:space="preserve">..</w:t>
        <w:tab/>
        <w:t xml:space="preserve">..</w:t>
        <w:tab/>
        <w:t xml:space="preserve">.2</w:t>
      </w:r>
      <w:r w:rsidDel="00000000" w:rsidR="00000000" w:rsidRPr="00000000">
        <w:rPr>
          <w:rFonts w:ascii="Garamond" w:cs="Garamond" w:eastAsia="Garamond" w:hAnsi="Garamond"/>
          <w:b w:val="1"/>
          <w:sz w:val="28"/>
          <w:szCs w:val="28"/>
          <w:vertAlign w:val="superscript"/>
          <w:rtl w:val="0"/>
        </w:rPr>
        <w:t xml:space="preserve">ND</w:t>
      </w:r>
      <w:r w:rsidDel="00000000" w:rsidR="00000000" w:rsidRPr="00000000">
        <w:rPr>
          <w:rFonts w:ascii="Garamond" w:cs="Garamond" w:eastAsia="Garamond" w:hAnsi="Garamond"/>
          <w:b w:val="1"/>
          <w:sz w:val="28"/>
          <w:szCs w:val="28"/>
          <w:vertAlign w:val="baseline"/>
          <w:rtl w:val="0"/>
        </w:rPr>
        <w:t xml:space="preserve"> PLAINTIFF/APPLICANT  </w:t>
      </w:r>
      <w:r w:rsidDel="00000000" w:rsidR="00000000" w:rsidRPr="00000000">
        <w:rPr>
          <w:rtl w:val="0"/>
        </w:rPr>
      </w:r>
    </w:p>
    <w:p w:rsidR="00000000" w:rsidDel="00000000" w:rsidP="00000000" w:rsidRDefault="00000000" w:rsidRPr="00000000" w14:paraId="00000929">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TTTTTT..</w:t>
        <w:tab/>
        <w:t xml:space="preserve">..</w:t>
        <w:tab/>
        <w:t xml:space="preserve">..</w:t>
        <w:tab/>
        <w:t xml:space="preserve">.3</w:t>
      </w:r>
      <w:r w:rsidDel="00000000" w:rsidR="00000000" w:rsidRPr="00000000">
        <w:rPr>
          <w:rFonts w:ascii="Garamond" w:cs="Garamond" w:eastAsia="Garamond" w:hAnsi="Garamond"/>
          <w:b w:val="1"/>
          <w:sz w:val="28"/>
          <w:szCs w:val="28"/>
          <w:vertAlign w:val="superscript"/>
          <w:rtl w:val="0"/>
        </w:rPr>
        <w:t xml:space="preserve">RD</w:t>
      </w:r>
      <w:r w:rsidDel="00000000" w:rsidR="00000000" w:rsidRPr="00000000">
        <w:rPr>
          <w:rFonts w:ascii="Garamond" w:cs="Garamond" w:eastAsia="Garamond" w:hAnsi="Garamond"/>
          <w:b w:val="1"/>
          <w:sz w:val="28"/>
          <w:szCs w:val="28"/>
          <w:vertAlign w:val="baseline"/>
          <w:rtl w:val="0"/>
        </w:rPr>
        <w:t xml:space="preserve"> PLAINTIFF /APPLICANT</w:t>
      </w:r>
      <w:r w:rsidDel="00000000" w:rsidR="00000000" w:rsidRPr="00000000">
        <w:rPr>
          <w:rtl w:val="0"/>
        </w:rPr>
      </w:r>
    </w:p>
    <w:p w:rsidR="00000000" w:rsidDel="00000000" w:rsidP="00000000" w:rsidRDefault="00000000" w:rsidRPr="00000000" w14:paraId="0000092A">
      <w:pPr>
        <w:pageBreakBefore w:val="0"/>
        <w:spacing w:line="360" w:lineRule="auto"/>
        <w:jc w:val="center"/>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VERSUS</w:t>
      </w:r>
      <w:r w:rsidDel="00000000" w:rsidR="00000000" w:rsidRPr="00000000">
        <w:rPr>
          <w:rtl w:val="0"/>
        </w:rPr>
      </w:r>
    </w:p>
    <w:p w:rsidR="00000000" w:rsidDel="00000000" w:rsidP="00000000" w:rsidRDefault="00000000" w:rsidRPr="00000000" w14:paraId="0000092B">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TOWN </w:t>
      </w:r>
      <w:r w:rsidDel="00000000" w:rsidR="00000000" w:rsidRPr="00000000">
        <w:rPr>
          <w:rtl w:val="0"/>
        </w:rPr>
      </w:r>
    </w:p>
    <w:p w:rsidR="00000000" w:rsidDel="00000000" w:rsidP="00000000" w:rsidRDefault="00000000" w:rsidRPr="00000000" w14:paraId="0000092C">
      <w:pPr>
        <w:pageBreakBefore w:val="0"/>
        <w:spacing w:line="360" w:lineRule="auto"/>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COUNCIL..</w:t>
        <w:tab/>
        <w:t xml:space="preserve">..</w:t>
        <w:tab/>
        <w:t xml:space="preserve">.. </w:t>
        <w:tab/>
        <w:t xml:space="preserve">..</w:t>
        <w:tab/>
        <w:t xml:space="preserve">DEFENDANT /RESPONDENT </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 THE MATTER OF AN APPLICATION ON BEHALF OF RRRRRR, KKKKKKK AND TTTTTT FOR AN ORDER OF COMMITTAL </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F">
      <w:pPr>
        <w:pageBreakBefore w:val="0"/>
        <w:jc w:val="center"/>
        <w:rPr>
          <w:rFonts w:ascii="Garamond" w:cs="Garamond" w:eastAsia="Garamond" w:hAnsi="Garamond"/>
          <w:b w:val="0"/>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STATEMENT</w:t>
      </w:r>
      <w:r w:rsidDel="00000000" w:rsidR="00000000" w:rsidRPr="00000000">
        <w:rPr>
          <w:rtl w:val="0"/>
        </w:rPr>
      </w:r>
    </w:p>
    <w:p w:rsidR="00000000" w:rsidDel="00000000" w:rsidP="00000000" w:rsidRDefault="00000000" w:rsidRPr="00000000" w14:paraId="00000930">
      <w:pPr>
        <w:pageBreakBefore w:val="0"/>
        <w:jc w:val="center"/>
        <w:rPr>
          <w:rFonts w:ascii="Garamond" w:cs="Garamond" w:eastAsia="Garamond" w:hAnsi="Garamond"/>
          <w:b w:val="0"/>
          <w:sz w:val="28"/>
          <w:szCs w:val="28"/>
          <w:vertAlign w:val="baseline"/>
        </w:rPr>
      </w:pPr>
      <w:r w:rsidDel="00000000" w:rsidR="00000000" w:rsidRPr="00000000">
        <w:rPr>
          <w:rtl w:val="0"/>
        </w:rPr>
      </w:r>
    </w:p>
    <w:p w:rsidR="00000000" w:rsidDel="00000000" w:rsidP="00000000" w:rsidRDefault="00000000" w:rsidRPr="00000000" w14:paraId="00000931">
      <w:pPr>
        <w:pageBreakBefore w:val="0"/>
        <w:jc w:val="center"/>
        <w:rPr>
          <w:rFonts w:ascii="Garamond" w:cs="Garamond" w:eastAsia="Garamond" w:hAnsi="Garamond"/>
          <w:sz w:val="28"/>
          <w:szCs w:val="28"/>
          <w:vertAlign w:val="baseline"/>
        </w:rPr>
      </w:pPr>
      <w:r w:rsidDel="00000000" w:rsidR="00000000" w:rsidRPr="00000000">
        <w:rPr>
          <w:rFonts w:ascii="Garamond" w:cs="Garamond" w:eastAsia="Garamond" w:hAnsi="Garamond"/>
          <w:i w:val="1"/>
          <w:sz w:val="28"/>
          <w:szCs w:val="28"/>
          <w:vertAlign w:val="baseline"/>
          <w:rtl w:val="0"/>
        </w:rPr>
        <w:t xml:space="preserve">(Pursuant to Order 52 Rule 2 , Rules of the Supreme Court of England, 1965</w:t>
      </w:r>
      <w:r w:rsidDel="00000000" w:rsidR="00000000" w:rsidRPr="00000000">
        <w:rPr>
          <w:rFonts w:ascii="Garamond" w:cs="Garamond" w:eastAsia="Garamond" w:hAnsi="Garamond"/>
          <w:sz w:val="28"/>
          <w:szCs w:val="28"/>
          <w:vertAlign w:val="baseline"/>
          <w:rtl w:val="0"/>
        </w:rPr>
        <w:t xml:space="preserve">)</w:t>
      </w:r>
    </w:p>
    <w:p w:rsidR="00000000" w:rsidDel="00000000" w:rsidP="00000000" w:rsidRDefault="00000000" w:rsidRPr="00000000" w14:paraId="00000932">
      <w:pPr>
        <w:pageBreakBefore w:val="0"/>
        <w:jc w:val="center"/>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33">
      <w:pPr>
        <w:pageBreakBefore w:val="0"/>
        <w:numPr>
          <w:ilvl w:val="0"/>
          <w:numId w:val="51"/>
        </w:numPr>
        <w:spacing w:line="360" w:lineRule="auto"/>
        <w:ind w:left="72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The names and descriptions of the Applicants are Rrrrrr, Kkkkkkk and James Kimomo, male adults of sound mind residing and working for gain in XXXX  within the Republic of Kenya </w:t>
      </w:r>
    </w:p>
    <w:p w:rsidR="00000000" w:rsidDel="00000000" w:rsidP="00000000" w:rsidRDefault="00000000" w:rsidRPr="00000000" w14:paraId="00000934">
      <w:pPr>
        <w:pageBreakBefore w:val="0"/>
        <w:numPr>
          <w:ilvl w:val="0"/>
          <w:numId w:val="51"/>
        </w:numPr>
        <w:spacing w:line="360" w:lineRule="auto"/>
        <w:ind w:left="72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The name description and address of the person sought to be committed is Elijah M. A. Mutambuki   the  town Clerk to the XXXX Urban Council, a male adult residing and working for gain in the Republic aforesaid and of P. O. Box , Tala, Kangundo. </w:t>
      </w:r>
    </w:p>
    <w:p w:rsidR="00000000" w:rsidDel="00000000" w:rsidP="00000000" w:rsidRDefault="00000000" w:rsidRPr="00000000" w14:paraId="00000935">
      <w:pPr>
        <w:pageBreakBefore w:val="0"/>
        <w:numPr>
          <w:ilvl w:val="0"/>
          <w:numId w:val="51"/>
        </w:numPr>
        <w:spacing w:line="360" w:lineRule="auto"/>
        <w:ind w:left="72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The grounds on which  committal to prison is sought is that the Town Clerk to the XXXX Urban Council has disobeyed the Order made herein by this Honourable Court on 4</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November, 1999, </w:t>
      </w:r>
      <w:r w:rsidDel="00000000" w:rsidR="00000000" w:rsidRPr="00000000">
        <w:rPr>
          <w:rFonts w:ascii="Garamond" w:cs="Garamond" w:eastAsia="Garamond" w:hAnsi="Garamond"/>
          <w:i w:val="1"/>
          <w:sz w:val="28"/>
          <w:szCs w:val="28"/>
          <w:vertAlign w:val="baseline"/>
          <w:rtl w:val="0"/>
        </w:rPr>
        <w:t xml:space="preserve">inter alia</w:t>
      </w:r>
      <w:r w:rsidDel="00000000" w:rsidR="00000000" w:rsidRPr="00000000">
        <w:rPr>
          <w:rFonts w:ascii="Garamond" w:cs="Garamond" w:eastAsia="Garamond" w:hAnsi="Garamond"/>
          <w:sz w:val="28"/>
          <w:szCs w:val="28"/>
          <w:vertAlign w:val="baseline"/>
          <w:rtl w:val="0"/>
        </w:rPr>
        <w:t xml:space="preserve">, </w:t>
      </w:r>
    </w:p>
    <w:p w:rsidR="00000000" w:rsidDel="00000000" w:rsidP="00000000" w:rsidRDefault="00000000" w:rsidRPr="00000000" w14:paraId="00000936">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37">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38">
      <w:pPr>
        <w:pageBreakBefore w:val="0"/>
        <w:numPr>
          <w:ilvl w:val="0"/>
          <w:numId w:val="55"/>
        </w:numPr>
        <w:spacing w:line="360" w:lineRule="auto"/>
        <w:ind w:left="216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compelling the Town clerk to the XXXX Urban Council to pay the Applicants the sum of Kshs.2,727,972.00 which sum is payable  under the Decree and Certificates of Taxation issued in HCCC Nos.  , and  of 1981(Consolidated ) on 17</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July, 1997 and 29</w:t>
      </w:r>
      <w:r w:rsidDel="00000000" w:rsidR="00000000" w:rsidRPr="00000000">
        <w:rPr>
          <w:rFonts w:ascii="Garamond" w:cs="Garamond" w:eastAsia="Garamond" w:hAnsi="Garamond"/>
          <w:sz w:val="28"/>
          <w:szCs w:val="28"/>
          <w:vertAlign w:val="superscript"/>
          <w:rtl w:val="0"/>
        </w:rPr>
        <w:t xml:space="preserve">th</w:t>
      </w:r>
      <w:r w:rsidDel="00000000" w:rsidR="00000000" w:rsidRPr="00000000">
        <w:rPr>
          <w:rFonts w:ascii="Garamond" w:cs="Garamond" w:eastAsia="Garamond" w:hAnsi="Garamond"/>
          <w:sz w:val="28"/>
          <w:szCs w:val="28"/>
          <w:vertAlign w:val="baseline"/>
          <w:rtl w:val="0"/>
        </w:rPr>
        <w:t xml:space="preserve"> October, 1997, respectively. </w:t>
      </w:r>
    </w:p>
    <w:p w:rsidR="00000000" w:rsidDel="00000000" w:rsidP="00000000" w:rsidRDefault="00000000" w:rsidRPr="00000000" w14:paraId="00000939">
      <w:pPr>
        <w:pageBreakBefore w:val="0"/>
        <w:numPr>
          <w:ilvl w:val="0"/>
          <w:numId w:val="55"/>
        </w:numPr>
        <w:spacing w:line="360" w:lineRule="auto"/>
        <w:ind w:left="216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Ordering the Respondent to comply with the said Order within thirty days from the date of the Ruling</w:t>
      </w:r>
    </w:p>
    <w:p w:rsidR="00000000" w:rsidDel="00000000" w:rsidP="00000000" w:rsidRDefault="00000000" w:rsidRPr="00000000" w14:paraId="0000093A">
      <w:pPr>
        <w:pageBreakBefore w:val="0"/>
        <w:numPr>
          <w:ilvl w:val="0"/>
          <w:numId w:val="55"/>
        </w:numPr>
        <w:spacing w:line="360" w:lineRule="auto"/>
        <w:ind w:left="2160" w:hanging="720"/>
        <w:jc w:val="both"/>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Ordering the Respondent  to pay the costs of the said Application. </w:t>
      </w:r>
    </w:p>
    <w:p w:rsidR="00000000" w:rsidDel="00000000" w:rsidP="00000000" w:rsidRDefault="00000000" w:rsidRPr="00000000" w14:paraId="0000093B">
      <w:pPr>
        <w:pageBreakBefore w:val="0"/>
        <w:jc w:val="both"/>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u w:val="single"/>
          <w:vertAlign w:val="baseline"/>
          <w:rtl w:val="0"/>
        </w:rPr>
        <w:t xml:space="preserve">DATED </w:t>
      </w:r>
      <w:r w:rsidDel="00000000" w:rsidR="00000000" w:rsidRPr="00000000">
        <w:rPr>
          <w:rFonts w:ascii="Garamond" w:cs="Garamond" w:eastAsia="Garamond" w:hAnsi="Garamond"/>
          <w:sz w:val="28"/>
          <w:szCs w:val="28"/>
          <w:vertAlign w:val="baseline"/>
          <w:rtl w:val="0"/>
        </w:rPr>
        <w:t xml:space="preserve">at Nairobi this               day of                               2000. </w:t>
      </w:r>
    </w:p>
    <w:p w:rsidR="00000000" w:rsidDel="00000000" w:rsidP="00000000" w:rsidRDefault="00000000" w:rsidRPr="00000000" w14:paraId="0000093C">
      <w:pPr>
        <w:pageBreakBefore w:val="0"/>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3D">
      <w:pPr>
        <w:pageBreakBefore w:val="0"/>
        <w:jc w:val="right"/>
        <w:rPr>
          <w:rFonts w:ascii="Garamond" w:cs="Garamond" w:eastAsia="Garamond" w:hAnsi="Garamond"/>
          <w:b w:val="0"/>
          <w:sz w:val="28"/>
          <w:szCs w:val="28"/>
          <w:vertAlign w:val="baseline"/>
        </w:rPr>
      </w:pPr>
      <w:r w:rsidDel="00000000" w:rsidR="00000000" w:rsidRPr="00000000">
        <w:rPr>
          <w:rFonts w:ascii="Garamond" w:cs="Garamond" w:eastAsia="Garamond" w:hAnsi="Garamond"/>
          <w:b w:val="1"/>
          <w:sz w:val="28"/>
          <w:szCs w:val="28"/>
          <w:vertAlign w:val="baseline"/>
          <w:rtl w:val="0"/>
        </w:rPr>
        <w:t xml:space="preserve">XXXX &amp; COMPANY</w:t>
      </w:r>
      <w:r w:rsidDel="00000000" w:rsidR="00000000" w:rsidRPr="00000000">
        <w:rPr>
          <w:rtl w:val="0"/>
        </w:rPr>
      </w:r>
    </w:p>
    <w:p w:rsidR="00000000" w:rsidDel="00000000" w:rsidP="00000000" w:rsidRDefault="00000000" w:rsidRPr="00000000" w14:paraId="0000093E">
      <w:pPr>
        <w:pageBreakBefore w:val="0"/>
        <w:jc w:val="right"/>
        <w:rPr>
          <w:rFonts w:ascii="Garamond" w:cs="Garamond" w:eastAsia="Garamond" w:hAnsi="Garamond"/>
          <w:sz w:val="28"/>
          <w:szCs w:val="28"/>
          <w:u w:val="single"/>
          <w:vertAlign w:val="baseline"/>
        </w:rPr>
      </w:pPr>
      <w:r w:rsidDel="00000000" w:rsidR="00000000" w:rsidRPr="00000000">
        <w:rPr>
          <w:rFonts w:ascii="Garamond" w:cs="Garamond" w:eastAsia="Garamond" w:hAnsi="Garamond"/>
          <w:b w:val="1"/>
          <w:sz w:val="28"/>
          <w:szCs w:val="28"/>
          <w:u w:val="single"/>
          <w:vertAlign w:val="baseline"/>
          <w:rtl w:val="0"/>
        </w:rPr>
        <w:t xml:space="preserve">ADVOCATES FOR THE PLAINTIFFS/APPLICANTS</w:t>
      </w:r>
      <w:r w:rsidDel="00000000" w:rsidR="00000000" w:rsidRPr="00000000">
        <w:rPr>
          <w:rFonts w:ascii="Garamond" w:cs="Garamond" w:eastAsia="Garamond" w:hAnsi="Garamond"/>
          <w:sz w:val="28"/>
          <w:szCs w:val="28"/>
          <w:u w:val="single"/>
          <w:vertAlign w:val="baseline"/>
          <w:rtl w:val="0"/>
        </w:rPr>
        <w:t xml:space="preserve">  </w:t>
      </w:r>
    </w:p>
    <w:p w:rsidR="00000000" w:rsidDel="00000000" w:rsidP="00000000" w:rsidRDefault="00000000" w:rsidRPr="00000000" w14:paraId="0000093F">
      <w:pPr>
        <w:pStyle w:val="Heading2"/>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40">
      <w:pPr>
        <w:pStyle w:val="Heading2"/>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b w:val="1"/>
          <w:sz w:val="28"/>
          <w:szCs w:val="28"/>
          <w:vertAlign w:val="baseline"/>
          <w:rtl w:val="0"/>
        </w:rPr>
        <w:t xml:space="preserve">DRAWN AND FILED BY </w:t>
      </w:r>
      <w:r w:rsidDel="00000000" w:rsidR="00000000" w:rsidRPr="00000000">
        <w:rPr>
          <w:rtl w:val="0"/>
        </w:rPr>
      </w:r>
    </w:p>
    <w:p w:rsidR="00000000" w:rsidDel="00000000" w:rsidP="00000000" w:rsidRDefault="00000000" w:rsidRPr="00000000" w14:paraId="00000941">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XXXX &amp; Company</w:t>
      </w:r>
    </w:p>
    <w:p w:rsidR="00000000" w:rsidDel="00000000" w:rsidP="00000000" w:rsidRDefault="00000000" w:rsidRPr="00000000" w14:paraId="00000942">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Advocates </w:t>
      </w:r>
    </w:p>
    <w:p w:rsidR="00000000" w:rsidDel="00000000" w:rsidP="00000000" w:rsidRDefault="00000000" w:rsidRPr="00000000" w14:paraId="00000943">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Tttttt</w:t>
      </w:r>
    </w:p>
    <w:p w:rsidR="00000000" w:rsidDel="00000000" w:rsidP="00000000" w:rsidRDefault="00000000" w:rsidRPr="00000000" w14:paraId="00000944">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Arboretum </w:t>
      </w:r>
    </w:p>
    <w:p w:rsidR="00000000" w:rsidDel="00000000" w:rsidP="00000000" w:rsidRDefault="00000000" w:rsidRPr="00000000" w14:paraId="00000945">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P. O. Box XXXX (Ref.: )</w:t>
      </w:r>
    </w:p>
    <w:p w:rsidR="00000000" w:rsidDel="00000000" w:rsidP="00000000" w:rsidRDefault="00000000" w:rsidRPr="00000000" w14:paraId="00000946">
      <w:pPr>
        <w:pageBreakBefore w:val="0"/>
        <w:rPr>
          <w:rFonts w:ascii="Garamond" w:cs="Garamond" w:eastAsia="Garamond" w:hAnsi="Garamond"/>
          <w:sz w:val="28"/>
          <w:szCs w:val="28"/>
          <w:vertAlign w:val="baseline"/>
        </w:rPr>
      </w:pPr>
      <w:r w:rsidDel="00000000" w:rsidR="00000000" w:rsidRPr="00000000">
        <w:rPr>
          <w:rFonts w:ascii="Garamond" w:cs="Garamond" w:eastAsia="Garamond" w:hAnsi="Garamond"/>
          <w:sz w:val="28"/>
          <w:szCs w:val="28"/>
          <w:vertAlign w:val="baseline"/>
          <w:rtl w:val="0"/>
        </w:rPr>
        <w:t xml:space="preserve">Nairobi. </w:t>
      </w:r>
    </w:p>
    <w:p w:rsidR="00000000" w:rsidDel="00000000" w:rsidP="00000000" w:rsidRDefault="00000000" w:rsidRPr="00000000" w14:paraId="00000947">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48">
      <w:pPr>
        <w:pageBreakBefore w:val="0"/>
        <w:rPr>
          <w:rFonts w:ascii="Garamond" w:cs="Garamond" w:eastAsia="Garamond" w:hAnsi="Garamond"/>
          <w:sz w:val="28"/>
          <w:szCs w:val="28"/>
          <w:u w:val="single"/>
          <w:vertAlign w:val="baseline"/>
        </w:rPr>
      </w:pPr>
      <w:r w:rsidDel="00000000" w:rsidR="00000000" w:rsidRPr="00000000">
        <w:rPr>
          <w:rtl w:val="0"/>
        </w:rPr>
      </w:r>
    </w:p>
    <w:p w:rsidR="00000000" w:rsidDel="00000000" w:rsidP="00000000" w:rsidRDefault="00000000" w:rsidRPr="00000000" w14:paraId="00000949">
      <w:pPr>
        <w:pageBreakBefore w:val="0"/>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4A">
      <w:pPr>
        <w:pageBreakBefore w:val="0"/>
        <w:spacing w:line="360" w:lineRule="auto"/>
        <w:jc w:val="center"/>
        <w:rPr>
          <w:b w:val="0"/>
          <w:u w:val="single"/>
          <w:vertAlign w:val="baseline"/>
        </w:rPr>
      </w:pPr>
      <w:r w:rsidDel="00000000" w:rsidR="00000000" w:rsidRPr="00000000">
        <w:rPr>
          <w:rtl w:val="0"/>
        </w:rPr>
      </w:r>
    </w:p>
    <w:p w:rsidR="00000000" w:rsidDel="00000000" w:rsidP="00000000" w:rsidRDefault="00000000" w:rsidRPr="00000000" w14:paraId="0000094B">
      <w:pPr>
        <w:pStyle w:val="Heading1"/>
        <w:pageBreakBefore w:val="0"/>
        <w:rPr>
          <w:vertAlign w:val="baseline"/>
        </w:rPr>
      </w:pPr>
      <w:r w:rsidDel="00000000" w:rsidR="00000000" w:rsidRPr="00000000">
        <w:rPr>
          <w:rtl w:val="0"/>
        </w:rPr>
      </w:r>
    </w:p>
    <w:p w:rsidR="00000000" w:rsidDel="00000000" w:rsidP="00000000" w:rsidRDefault="00000000" w:rsidRPr="00000000" w14:paraId="0000094C">
      <w:pPr>
        <w:pStyle w:val="Heading1"/>
        <w:pageBreakBefore w:val="0"/>
        <w:rPr>
          <w:vertAlign w:val="baseline"/>
        </w:rPr>
      </w:pPr>
      <w:r w:rsidDel="00000000" w:rsidR="00000000" w:rsidRPr="00000000">
        <w:rPr>
          <w:rtl w:val="0"/>
        </w:rPr>
      </w:r>
    </w:p>
    <w:p w:rsidR="00000000" w:rsidDel="00000000" w:rsidP="00000000" w:rsidRDefault="00000000" w:rsidRPr="00000000" w14:paraId="0000094D">
      <w:pPr>
        <w:pStyle w:val="Heading1"/>
        <w:pageBreakBefore w:val="0"/>
        <w:rPr>
          <w:vertAlign w:val="baseline"/>
        </w:rPr>
      </w:pPr>
      <w:r w:rsidDel="00000000" w:rsidR="00000000" w:rsidRPr="00000000">
        <w:rPr>
          <w:rtl w:val="0"/>
        </w:rPr>
      </w:r>
    </w:p>
    <w:p w:rsidR="00000000" w:rsidDel="00000000" w:rsidP="00000000" w:rsidRDefault="00000000" w:rsidRPr="00000000" w14:paraId="0000094E">
      <w:pPr>
        <w:pStyle w:val="Heading1"/>
        <w:pageBreakBefore w:val="0"/>
        <w:rPr>
          <w:vertAlign w:val="baseline"/>
        </w:rPr>
      </w:pPr>
      <w:r w:rsidDel="00000000" w:rsidR="00000000" w:rsidRPr="00000000">
        <w:rPr>
          <w:rtl w:val="0"/>
        </w:rPr>
      </w:r>
    </w:p>
    <w:p w:rsidR="00000000" w:rsidDel="00000000" w:rsidP="00000000" w:rsidRDefault="00000000" w:rsidRPr="00000000" w14:paraId="0000094F">
      <w:pPr>
        <w:pStyle w:val="Heading1"/>
        <w:pageBreakBefore w:val="0"/>
        <w:rPr>
          <w:vertAlign w:val="baseline"/>
        </w:rPr>
      </w:pPr>
      <w:r w:rsidDel="00000000" w:rsidR="00000000" w:rsidRPr="00000000">
        <w:rPr>
          <w:rtl w:val="0"/>
        </w:rPr>
      </w:r>
    </w:p>
    <w:p w:rsidR="00000000" w:rsidDel="00000000" w:rsidP="00000000" w:rsidRDefault="00000000" w:rsidRPr="00000000" w14:paraId="00000950">
      <w:pPr>
        <w:pStyle w:val="Heading1"/>
        <w:pageBreakBefore w:val="0"/>
        <w:rPr>
          <w:vertAlign w:val="baseline"/>
        </w:rPr>
      </w:pPr>
      <w:r w:rsidDel="00000000" w:rsidR="00000000" w:rsidRPr="00000000">
        <w:rPr>
          <w:rtl w:val="0"/>
        </w:rPr>
      </w:r>
    </w:p>
    <w:p w:rsidR="00000000" w:rsidDel="00000000" w:rsidP="00000000" w:rsidRDefault="00000000" w:rsidRPr="00000000" w14:paraId="00000951">
      <w:pPr>
        <w:pStyle w:val="Heading1"/>
        <w:pageBreakBefore w:val="0"/>
        <w:rPr>
          <w:vertAlign w:val="baseline"/>
        </w:rPr>
      </w:pPr>
      <w:r w:rsidDel="00000000" w:rsidR="00000000" w:rsidRPr="00000000">
        <w:rPr>
          <w:rtl w:val="0"/>
        </w:rPr>
      </w:r>
    </w:p>
    <w:p w:rsidR="00000000" w:rsidDel="00000000" w:rsidP="00000000" w:rsidRDefault="00000000" w:rsidRPr="00000000" w14:paraId="00000952">
      <w:pPr>
        <w:pStyle w:val="Heading1"/>
        <w:pageBreakBefore w:val="0"/>
        <w:rPr>
          <w:vertAlign w:val="baseline"/>
        </w:rPr>
      </w:pPr>
      <w:r w:rsidDel="00000000" w:rsidR="00000000" w:rsidRPr="00000000">
        <w:rPr>
          <w:rtl w:val="0"/>
        </w:rPr>
      </w:r>
    </w:p>
    <w:p w:rsidR="00000000" w:rsidDel="00000000" w:rsidP="00000000" w:rsidRDefault="00000000" w:rsidRPr="00000000" w14:paraId="00000953">
      <w:pPr>
        <w:pStyle w:val="Heading1"/>
        <w:pageBreakBefore w:val="0"/>
        <w:rP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i w:val="0"/>
          <w:smallCaps w:val="0"/>
          <w:strike w:val="0"/>
          <w:color w:val="000000"/>
          <w:sz w:val="26"/>
          <w:szCs w:val="26"/>
          <w:u w:val="none"/>
          <w:shd w:fill="auto" w:val="clear"/>
          <w:vertAlign w:val="baseline"/>
        </w:rPr>
      </w:pPr>
      <w:r w:rsidDel="00000000" w:rsidR="00000000" w:rsidRPr="00000000">
        <w:rPr>
          <w:rFonts w:ascii="Sorts Mill Goudy" w:cs="Sorts Mill Goudy" w:eastAsia="Sorts Mill Goudy" w:hAnsi="Sorts Mill Goudy"/>
          <w:b w:val="0"/>
          <w:i w:val="0"/>
          <w:smallCaps w:val="0"/>
          <w:strike w:val="0"/>
          <w:color w:val="000000"/>
          <w:sz w:val="26"/>
          <w:szCs w:val="26"/>
          <w:u w:val="none"/>
          <w:shd w:fill="auto" w:val="clear"/>
          <w:vertAlign w:val="baseline"/>
          <w:rtl w:val="0"/>
        </w:rPr>
        <w:t xml:space="preserve">Striking Out Plaint-Order 6 Rule 13</w:t>
      </w:r>
    </w:p>
    <w:p w:rsidR="00000000" w:rsidDel="00000000" w:rsidP="00000000" w:rsidRDefault="00000000" w:rsidRPr="00000000" w14:paraId="00000956">
      <w:pPr>
        <w:pageBreakBefore w:val="0"/>
        <w:spacing w:line="360" w:lineRule="auto"/>
        <w:rPr>
          <w:b w:val="0"/>
          <w:sz w:val="20"/>
          <w:szCs w:val="20"/>
          <w:u w:val="single"/>
          <w:vertAlign w:val="baseline"/>
        </w:rPr>
      </w:pPr>
      <w:r w:rsidDel="00000000" w:rsidR="00000000" w:rsidRPr="00000000">
        <w:rPr>
          <w:rtl w:val="0"/>
        </w:rPr>
      </w:r>
    </w:p>
    <w:p w:rsidR="00000000" w:rsidDel="00000000" w:rsidP="00000000" w:rsidRDefault="00000000" w:rsidRPr="00000000" w14:paraId="00000957">
      <w:pPr>
        <w:pageBreakBefore w:val="0"/>
        <w:spacing w:line="360" w:lineRule="auto"/>
        <w:jc w:val="center"/>
        <w:rPr>
          <w:b w:val="0"/>
          <w:u w:val="single"/>
          <w:vertAlign w:val="baseline"/>
        </w:rPr>
      </w:pPr>
      <w:r w:rsidDel="00000000" w:rsidR="00000000" w:rsidRPr="00000000">
        <w:rPr>
          <w:b w:val="1"/>
          <w:u w:val="single"/>
          <w:vertAlign w:val="baseline"/>
          <w:rtl w:val="0"/>
        </w:rPr>
        <w:t xml:space="preserve">REPUBLIC OF KENYA</w:t>
      </w:r>
      <w:r w:rsidDel="00000000" w:rsidR="00000000" w:rsidRPr="00000000">
        <w:rPr>
          <w:rtl w:val="0"/>
        </w:rPr>
      </w:r>
    </w:p>
    <w:p w:rsidR="00000000" w:rsidDel="00000000" w:rsidP="00000000" w:rsidRDefault="00000000" w:rsidRPr="00000000" w14:paraId="00000958">
      <w:pPr>
        <w:pageBreakBefore w:val="0"/>
        <w:spacing w:line="360" w:lineRule="auto"/>
        <w:jc w:val="center"/>
        <w:rPr>
          <w:b w:val="0"/>
          <w:u w:val="single"/>
          <w:vertAlign w:val="baseline"/>
        </w:rPr>
      </w:pPr>
      <w:r w:rsidDel="00000000" w:rsidR="00000000" w:rsidRPr="00000000">
        <w:rPr>
          <w:b w:val="1"/>
          <w:u w:val="single"/>
          <w:vertAlign w:val="baseline"/>
          <w:rtl w:val="0"/>
        </w:rPr>
        <w:t xml:space="preserve">IN THE HIGH COURT OF KENYA AT NAIROBI</w:t>
      </w:r>
      <w:r w:rsidDel="00000000" w:rsidR="00000000" w:rsidRPr="00000000">
        <w:rPr>
          <w:rtl w:val="0"/>
        </w:rPr>
      </w:r>
    </w:p>
    <w:p w:rsidR="00000000" w:rsidDel="00000000" w:rsidP="00000000" w:rsidRDefault="00000000" w:rsidRPr="00000000" w14:paraId="00000959">
      <w:pPr>
        <w:pageBreakBefore w:val="0"/>
        <w:spacing w:line="360" w:lineRule="auto"/>
        <w:jc w:val="center"/>
        <w:rPr>
          <w:b w:val="0"/>
          <w:u w:val="single"/>
          <w:vertAlign w:val="baseline"/>
        </w:rPr>
      </w:pPr>
      <w:r w:rsidDel="00000000" w:rsidR="00000000" w:rsidRPr="00000000">
        <w:rPr>
          <w:b w:val="1"/>
          <w:u w:val="single"/>
          <w:vertAlign w:val="baseline"/>
          <w:rtl w:val="0"/>
        </w:rPr>
        <w:t xml:space="preserve">MILIMANI COMMERCIAL COURTS</w:t>
      </w:r>
      <w:r w:rsidDel="00000000" w:rsidR="00000000" w:rsidRPr="00000000">
        <w:rPr>
          <w:rtl w:val="0"/>
        </w:rPr>
      </w:r>
    </w:p>
    <w:p w:rsidR="00000000" w:rsidDel="00000000" w:rsidP="00000000" w:rsidRDefault="00000000" w:rsidRPr="00000000" w14:paraId="0000095A">
      <w:pPr>
        <w:pageBreakBefore w:val="0"/>
        <w:spacing w:line="360" w:lineRule="auto"/>
        <w:jc w:val="center"/>
        <w:rPr>
          <w:b w:val="0"/>
          <w:u w:val="single"/>
          <w:vertAlign w:val="baseline"/>
        </w:rPr>
      </w:pPr>
      <w:r w:rsidDel="00000000" w:rsidR="00000000" w:rsidRPr="00000000">
        <w:rPr>
          <w:b w:val="1"/>
          <w:u w:val="single"/>
          <w:vertAlign w:val="baseline"/>
          <w:rtl w:val="0"/>
        </w:rPr>
        <w:t xml:space="preserve">CIVIL CASE NO. TT OF 2001</w:t>
      </w:r>
      <w:r w:rsidDel="00000000" w:rsidR="00000000" w:rsidRPr="00000000">
        <w:rPr>
          <w:rtl w:val="0"/>
        </w:rPr>
      </w:r>
    </w:p>
    <w:p w:rsidR="00000000" w:rsidDel="00000000" w:rsidP="00000000" w:rsidRDefault="00000000" w:rsidRPr="00000000" w14:paraId="0000095B">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95C">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95D">
      <w:pPr>
        <w:pageBreakBefore w:val="0"/>
        <w:spacing w:line="360" w:lineRule="auto"/>
        <w:jc w:val="both"/>
        <w:rPr>
          <w:b w:val="0"/>
          <w:vertAlign w:val="baseline"/>
        </w:rPr>
      </w:pPr>
      <w:r w:rsidDel="00000000" w:rsidR="00000000" w:rsidRPr="00000000">
        <w:rPr>
          <w:b w:val="1"/>
          <w:vertAlign w:val="baseline"/>
          <w:rtl w:val="0"/>
        </w:rPr>
        <w:t xml:space="preserve">XXXXXXXXXXXXXXX……………...PLAINTIFF/RESPONDENT</w:t>
      </w:r>
      <w:r w:rsidDel="00000000" w:rsidR="00000000" w:rsidRPr="00000000">
        <w:rPr>
          <w:rtl w:val="0"/>
        </w:rPr>
      </w:r>
    </w:p>
    <w:p w:rsidR="00000000" w:rsidDel="00000000" w:rsidP="00000000" w:rsidRDefault="00000000" w:rsidRPr="00000000" w14:paraId="0000095E">
      <w:pPr>
        <w:pStyle w:val="Heading2"/>
        <w:pageBreakBefore w:val="0"/>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VERSUS</w:t>
      </w:r>
      <w:r w:rsidDel="00000000" w:rsidR="00000000" w:rsidRPr="00000000">
        <w:rPr>
          <w:rtl w:val="0"/>
        </w:rPr>
      </w:r>
    </w:p>
    <w:p w:rsidR="00000000" w:rsidDel="00000000" w:rsidP="00000000" w:rsidRDefault="00000000" w:rsidRPr="00000000" w14:paraId="0000095F">
      <w:pPr>
        <w:pageBreakBefore w:val="0"/>
        <w:spacing w:line="360" w:lineRule="auto"/>
        <w:jc w:val="both"/>
        <w:rPr>
          <w:b w:val="0"/>
          <w:vertAlign w:val="baseline"/>
        </w:rPr>
      </w:pPr>
      <w:r w:rsidDel="00000000" w:rsidR="00000000" w:rsidRPr="00000000">
        <w:rPr>
          <w:b w:val="1"/>
          <w:vertAlign w:val="baseline"/>
          <w:rtl w:val="0"/>
        </w:rPr>
        <w:t xml:space="preserve">YYYYYYYYYYYYYYY……………………………DEFENDANT/APPLICANT</w:t>
      </w:r>
      <w:r w:rsidDel="00000000" w:rsidR="00000000" w:rsidRPr="00000000">
        <w:rPr>
          <w:rtl w:val="0"/>
        </w:rPr>
      </w:r>
    </w:p>
    <w:p w:rsidR="00000000" w:rsidDel="00000000" w:rsidP="00000000" w:rsidRDefault="00000000" w:rsidRPr="00000000" w14:paraId="00000960">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961">
      <w:pPr>
        <w:pageBreakBefore w:val="0"/>
        <w:spacing w:line="360" w:lineRule="auto"/>
        <w:jc w:val="center"/>
        <w:rPr>
          <w:b w:val="0"/>
          <w:u w:val="single"/>
          <w:vertAlign w:val="baseline"/>
        </w:rPr>
      </w:pPr>
      <w:r w:rsidDel="00000000" w:rsidR="00000000" w:rsidRPr="00000000">
        <w:rPr>
          <w:b w:val="1"/>
          <w:u w:val="single"/>
          <w:vertAlign w:val="baseline"/>
          <w:rtl w:val="0"/>
        </w:rPr>
        <w:t xml:space="preserve">CHAMBER SUMMONS</w:t>
      </w:r>
      <w:r w:rsidDel="00000000" w:rsidR="00000000" w:rsidRPr="00000000">
        <w:rPr>
          <w:rtl w:val="0"/>
        </w:rPr>
      </w:r>
    </w:p>
    <w:p w:rsidR="00000000" w:rsidDel="00000000" w:rsidP="00000000" w:rsidRDefault="00000000" w:rsidRPr="00000000" w14:paraId="00000962">
      <w:pPr>
        <w:pageBreakBefore w:val="0"/>
        <w:spacing w:line="360" w:lineRule="auto"/>
        <w:jc w:val="center"/>
        <w:rPr>
          <w:b w:val="0"/>
          <w:vertAlign w:val="baseline"/>
        </w:rPr>
      </w:pPr>
      <w:r w:rsidDel="00000000" w:rsidR="00000000" w:rsidRPr="00000000">
        <w:rPr>
          <w:b w:val="1"/>
          <w:vertAlign w:val="baseline"/>
          <w:rtl w:val="0"/>
        </w:rPr>
        <w:t xml:space="preserve">(Under Order VI rule 13(1) (b) &amp; (d) of the Civil Procedure Rules, section 3A of the Civil Procedure Act and all other enabling provisions of the law)</w:t>
      </w:r>
      <w:r w:rsidDel="00000000" w:rsidR="00000000" w:rsidRPr="00000000">
        <w:rPr>
          <w:rtl w:val="0"/>
        </w:rPr>
      </w:r>
    </w:p>
    <w:p w:rsidR="00000000" w:rsidDel="00000000" w:rsidP="00000000" w:rsidRDefault="00000000" w:rsidRPr="00000000" w14:paraId="00000963">
      <w:pPr>
        <w:pageBreakBefore w:val="0"/>
        <w:spacing w:line="360" w:lineRule="auto"/>
        <w:jc w:val="both"/>
        <w:rPr>
          <w:b w:val="0"/>
          <w:vertAlign w:val="baseline"/>
        </w:rPr>
      </w:pPr>
      <w:r w:rsidDel="00000000" w:rsidR="00000000" w:rsidRPr="00000000">
        <w:rPr>
          <w:rtl w:val="0"/>
        </w:rPr>
      </w:r>
    </w:p>
    <w:p w:rsidR="00000000" w:rsidDel="00000000" w:rsidP="00000000" w:rsidRDefault="00000000" w:rsidRPr="00000000" w14:paraId="00000964">
      <w:pPr>
        <w:pageBreakBefore w:val="0"/>
        <w:spacing w:line="360" w:lineRule="auto"/>
        <w:jc w:val="both"/>
        <w:rPr>
          <w:vertAlign w:val="baseline"/>
        </w:rPr>
      </w:pPr>
      <w:r w:rsidDel="00000000" w:rsidR="00000000" w:rsidRPr="00000000">
        <w:rPr>
          <w:b w:val="1"/>
          <w:u w:val="single"/>
          <w:vertAlign w:val="baseline"/>
          <w:rtl w:val="0"/>
        </w:rPr>
        <w:t xml:space="preserve">LET ALL PARTIES CONCERNED</w:t>
      </w:r>
      <w:r w:rsidDel="00000000" w:rsidR="00000000" w:rsidRPr="00000000">
        <w:rPr>
          <w:vertAlign w:val="baseline"/>
          <w:rtl w:val="0"/>
        </w:rPr>
        <w:t xml:space="preserve"> attend the Honourable Judge in Chambers on the</w:t>
      </w:r>
      <w:r w:rsidDel="00000000" w:rsidR="00000000" w:rsidRPr="00000000">
        <w:rPr>
          <w:b w:val="1"/>
          <w:u w:val="single"/>
          <w:vertAlign w:val="baseline"/>
          <w:rtl w:val="0"/>
        </w:rPr>
        <w:t xml:space="preserve">                      </w:t>
        <w:tab/>
        <w:t xml:space="preserve">  </w:t>
      </w:r>
      <w:r w:rsidDel="00000000" w:rsidR="00000000" w:rsidRPr="00000000">
        <w:rPr>
          <w:vertAlign w:val="baseline"/>
          <w:rtl w:val="0"/>
        </w:rPr>
        <w:t xml:space="preserve">day of</w:t>
      </w:r>
      <w:r w:rsidDel="00000000" w:rsidR="00000000" w:rsidRPr="00000000">
        <w:rPr>
          <w:b w:val="1"/>
          <w:u w:val="single"/>
          <w:vertAlign w:val="baseline"/>
          <w:rtl w:val="0"/>
        </w:rPr>
        <w:t xml:space="preserve">               </w:t>
        <w:tab/>
        <w:tab/>
        <w:tab/>
        <w:t xml:space="preserve">   </w:t>
      </w:r>
      <w:r w:rsidDel="00000000" w:rsidR="00000000" w:rsidRPr="00000000">
        <w:rPr>
          <w:vertAlign w:val="baseline"/>
          <w:rtl w:val="0"/>
        </w:rPr>
        <w:t xml:space="preserve">2002 at 9 O'clock in the forenoon or so soon thereafter for the hearing of an application by Counsel for the Defendant/Applicant (“the Applicant”) for </w:t>
      </w:r>
      <w:r w:rsidDel="00000000" w:rsidR="00000000" w:rsidRPr="00000000">
        <w:rPr>
          <w:b w:val="1"/>
          <w:u w:val="single"/>
          <w:vertAlign w:val="baseline"/>
          <w:rtl w:val="0"/>
        </w:rPr>
        <w:t xml:space="preserve">ORDERS</w:t>
      </w:r>
      <w:r w:rsidDel="00000000" w:rsidR="00000000" w:rsidRPr="00000000">
        <w:rPr>
          <w:vertAlign w:val="baseline"/>
          <w:rtl w:val="0"/>
        </w:rPr>
        <w:t xml:space="preserve">:-</w:t>
      </w:r>
    </w:p>
    <w:p w:rsidR="00000000" w:rsidDel="00000000" w:rsidP="00000000" w:rsidRDefault="00000000" w:rsidRPr="00000000" w14:paraId="00000965">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66">
      <w:pPr>
        <w:pageBreakBefore w:val="0"/>
        <w:numPr>
          <w:ilvl w:val="0"/>
          <w:numId w:val="57"/>
        </w:numPr>
        <w:spacing w:line="360" w:lineRule="auto"/>
        <w:ind w:left="720" w:hanging="720"/>
        <w:jc w:val="both"/>
        <w:rPr>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the Plaint filed herein by the Plaintiff/Respondent (“the Respondent”) be struck out.</w:t>
      </w:r>
    </w:p>
    <w:p w:rsidR="00000000" w:rsidDel="00000000" w:rsidP="00000000" w:rsidRDefault="00000000" w:rsidRPr="00000000" w14:paraId="0000096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68">
      <w:pPr>
        <w:pageBreakBefore w:val="0"/>
        <w:numPr>
          <w:ilvl w:val="0"/>
          <w:numId w:val="57"/>
        </w:numPr>
        <w:spacing w:line="360" w:lineRule="auto"/>
        <w:ind w:left="720" w:hanging="720"/>
        <w:jc w:val="both"/>
        <w:rPr>
          <w:b w:val="0"/>
          <w:vertAlign w:val="baseline"/>
        </w:rPr>
      </w:pPr>
      <w:r w:rsidDel="00000000" w:rsidR="00000000" w:rsidRPr="00000000">
        <w:rPr>
          <w:b w:val="1"/>
          <w:u w:val="single"/>
          <w:vertAlign w:val="baseline"/>
          <w:rtl w:val="0"/>
        </w:rPr>
        <w:t xml:space="preserve">THAT</w:t>
      </w:r>
      <w:r w:rsidDel="00000000" w:rsidR="00000000" w:rsidRPr="00000000">
        <w:rPr>
          <w:vertAlign w:val="baseline"/>
          <w:rtl w:val="0"/>
        </w:rPr>
        <w:t xml:space="preserve"> in the result the suit against the Applicant be dismissed with costs to the Applicant.</w:t>
      </w:r>
      <w:r w:rsidDel="00000000" w:rsidR="00000000" w:rsidRPr="00000000">
        <w:rPr>
          <w:rtl w:val="0"/>
        </w:rPr>
      </w:r>
    </w:p>
    <w:p w:rsidR="00000000" w:rsidDel="00000000" w:rsidP="00000000" w:rsidRDefault="00000000" w:rsidRPr="00000000" w14:paraId="00000969">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6A">
      <w:pPr>
        <w:pageBreakBefore w:val="0"/>
        <w:spacing w:line="360" w:lineRule="auto"/>
        <w:jc w:val="both"/>
        <w:rPr>
          <w:vertAlign w:val="baseline"/>
        </w:rPr>
      </w:pPr>
      <w:r w:rsidDel="00000000" w:rsidR="00000000" w:rsidRPr="00000000">
        <w:rPr>
          <w:b w:val="1"/>
          <w:u w:val="single"/>
          <w:vertAlign w:val="baseline"/>
          <w:rtl w:val="0"/>
        </w:rPr>
        <w:t xml:space="preserve">ON THE GROUNDS</w:t>
      </w:r>
      <w:r w:rsidDel="00000000" w:rsidR="00000000" w:rsidRPr="00000000">
        <w:rPr>
          <w:vertAlign w:val="baseline"/>
          <w:rtl w:val="0"/>
        </w:rPr>
        <w:t xml:space="preserve"> that: -</w:t>
      </w:r>
    </w:p>
    <w:p w:rsidR="00000000" w:rsidDel="00000000" w:rsidP="00000000" w:rsidRDefault="00000000" w:rsidRPr="00000000" w14:paraId="0000096B">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6C">
      <w:pPr>
        <w:pageBreakBefore w:val="0"/>
        <w:numPr>
          <w:ilvl w:val="0"/>
          <w:numId w:val="59"/>
        </w:numPr>
        <w:spacing w:line="360" w:lineRule="auto"/>
        <w:ind w:left="720" w:hanging="720"/>
        <w:jc w:val="both"/>
        <w:rPr>
          <w:vertAlign w:val="baseline"/>
        </w:rPr>
      </w:pPr>
      <w:r w:rsidDel="00000000" w:rsidR="00000000" w:rsidRPr="00000000">
        <w:rPr>
          <w:vertAlign w:val="baseline"/>
          <w:rtl w:val="0"/>
        </w:rPr>
        <w:t xml:space="preserve">The Respondent has no claim against the Applicant as there is and/or was no privity of contract between the Applicant and the Respondent either express or implied or at all.</w:t>
      </w:r>
    </w:p>
    <w:p w:rsidR="00000000" w:rsidDel="00000000" w:rsidP="00000000" w:rsidRDefault="00000000" w:rsidRPr="00000000" w14:paraId="0000096D">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6E">
      <w:pPr>
        <w:pageBreakBefore w:val="0"/>
        <w:numPr>
          <w:ilvl w:val="0"/>
          <w:numId w:val="59"/>
        </w:numPr>
        <w:spacing w:line="360" w:lineRule="auto"/>
        <w:ind w:left="720" w:hanging="720"/>
        <w:jc w:val="both"/>
        <w:rPr>
          <w:vertAlign w:val="baseline"/>
        </w:rPr>
      </w:pPr>
      <w:r w:rsidDel="00000000" w:rsidR="00000000" w:rsidRPr="00000000">
        <w:rPr>
          <w:vertAlign w:val="baseline"/>
          <w:rtl w:val="0"/>
        </w:rPr>
        <w:t xml:space="preserve">The suit is scandalous, frivolous and vexatious</w:t>
      </w:r>
    </w:p>
    <w:p w:rsidR="00000000" w:rsidDel="00000000" w:rsidP="00000000" w:rsidRDefault="00000000" w:rsidRPr="00000000" w14:paraId="0000096F">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70">
      <w:pPr>
        <w:pageBreakBefore w:val="0"/>
        <w:numPr>
          <w:ilvl w:val="0"/>
          <w:numId w:val="59"/>
        </w:numPr>
        <w:spacing w:line="360" w:lineRule="auto"/>
        <w:ind w:left="720" w:hanging="720"/>
        <w:jc w:val="both"/>
        <w:rPr>
          <w:vertAlign w:val="baseline"/>
        </w:rPr>
      </w:pPr>
      <w:r w:rsidDel="00000000" w:rsidR="00000000" w:rsidRPr="00000000">
        <w:rPr>
          <w:vertAlign w:val="baseline"/>
          <w:rtl w:val="0"/>
        </w:rPr>
        <w:t xml:space="preserve">The suit is otherwise an abuse of the process of the Court and should be dismissed with costs to the Defendants.</w:t>
      </w:r>
    </w:p>
    <w:p w:rsidR="00000000" w:rsidDel="00000000" w:rsidP="00000000" w:rsidRDefault="00000000" w:rsidRPr="00000000" w14:paraId="0000097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72">
      <w:pPr>
        <w:pageBreakBefore w:val="0"/>
        <w:numPr>
          <w:ilvl w:val="0"/>
          <w:numId w:val="59"/>
        </w:numPr>
        <w:spacing w:line="360" w:lineRule="auto"/>
        <w:ind w:left="720" w:hanging="720"/>
        <w:jc w:val="both"/>
        <w:rPr>
          <w:vertAlign w:val="baseline"/>
        </w:rPr>
      </w:pPr>
      <w:r w:rsidDel="00000000" w:rsidR="00000000" w:rsidRPr="00000000">
        <w:rPr>
          <w:vertAlign w:val="baseline"/>
          <w:rtl w:val="0"/>
        </w:rPr>
        <w:t xml:space="preserve">In the circumstances, it is in the  interests of justice that the same should be struck out;</w:t>
      </w:r>
    </w:p>
    <w:p w:rsidR="00000000" w:rsidDel="00000000" w:rsidP="00000000" w:rsidRDefault="00000000" w:rsidRPr="00000000" w14:paraId="00000973">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74">
      <w:pPr>
        <w:pageBreakBefore w:val="0"/>
        <w:spacing w:line="360" w:lineRule="auto"/>
        <w:jc w:val="both"/>
        <w:rPr>
          <w:vertAlign w:val="baseline"/>
        </w:rPr>
      </w:pPr>
      <w:r w:rsidDel="00000000" w:rsidR="00000000" w:rsidRPr="00000000">
        <w:rPr>
          <w:b w:val="1"/>
          <w:u w:val="single"/>
          <w:vertAlign w:val="baseline"/>
          <w:rtl w:val="0"/>
        </w:rPr>
        <w:t xml:space="preserve">WHICH APPLICATION</w:t>
      </w:r>
      <w:r w:rsidDel="00000000" w:rsidR="00000000" w:rsidRPr="00000000">
        <w:rPr>
          <w:vertAlign w:val="baseline"/>
          <w:rtl w:val="0"/>
        </w:rPr>
        <w:t xml:space="preserve"> is grounded on the annexed Affidavit of </w:t>
      </w:r>
      <w:r w:rsidDel="00000000" w:rsidR="00000000" w:rsidRPr="00000000">
        <w:rPr>
          <w:b w:val="1"/>
          <w:u w:val="single"/>
          <w:vertAlign w:val="baseline"/>
          <w:rtl w:val="0"/>
        </w:rPr>
        <w:t xml:space="preserve"> MMMMMM</w:t>
      </w:r>
      <w:r w:rsidDel="00000000" w:rsidR="00000000" w:rsidRPr="00000000">
        <w:rPr>
          <w:b w:val="1"/>
          <w:vertAlign w:val="baseline"/>
          <w:rtl w:val="0"/>
        </w:rPr>
        <w:t xml:space="preserve"> </w:t>
      </w:r>
      <w:r w:rsidDel="00000000" w:rsidR="00000000" w:rsidRPr="00000000">
        <w:rPr>
          <w:vertAlign w:val="baseline"/>
          <w:rtl w:val="0"/>
        </w:rPr>
        <w:t xml:space="preserve">and on such other grounds as may be adduced at the hearing hereof.</w:t>
      </w:r>
    </w:p>
    <w:p w:rsidR="00000000" w:rsidDel="00000000" w:rsidP="00000000" w:rsidRDefault="00000000" w:rsidRPr="00000000" w14:paraId="00000975">
      <w:pPr>
        <w:pageBreakBefore w:val="0"/>
        <w:spacing w:line="360" w:lineRule="auto"/>
        <w:jc w:val="both"/>
        <w:rPr>
          <w:b w:val="0"/>
          <w:u w:val="single"/>
          <w:vertAlign w:val="baseline"/>
        </w:rPr>
      </w:pPr>
      <w:r w:rsidDel="00000000" w:rsidR="00000000" w:rsidRPr="00000000">
        <w:rPr>
          <w:rtl w:val="0"/>
        </w:rPr>
      </w:r>
    </w:p>
    <w:p w:rsidR="00000000" w:rsidDel="00000000" w:rsidP="00000000" w:rsidRDefault="00000000" w:rsidRPr="00000000" w14:paraId="00000976">
      <w:pPr>
        <w:pageBreakBefore w:val="0"/>
        <w:spacing w:line="360" w:lineRule="auto"/>
        <w:jc w:val="both"/>
        <w:rPr>
          <w:vertAlign w:val="baseline"/>
        </w:rPr>
      </w:pPr>
      <w:r w:rsidDel="00000000" w:rsidR="00000000" w:rsidRPr="00000000">
        <w:rPr>
          <w:b w:val="1"/>
          <w:u w:val="single"/>
          <w:vertAlign w:val="baseline"/>
          <w:rtl w:val="0"/>
        </w:rPr>
        <w:t xml:space="preserve">DATED</w:t>
      </w:r>
      <w:r w:rsidDel="00000000" w:rsidR="00000000" w:rsidRPr="00000000">
        <w:rPr>
          <w:vertAlign w:val="baseline"/>
          <w:rtl w:val="0"/>
        </w:rPr>
        <w:t xml:space="preserve"> at Nairobi this</w:t>
      </w:r>
      <w:r w:rsidDel="00000000" w:rsidR="00000000" w:rsidRPr="00000000">
        <w:rPr>
          <w:b w:val="1"/>
          <w:u w:val="single"/>
          <w:vertAlign w:val="baseline"/>
          <w:rtl w:val="0"/>
        </w:rPr>
        <w:t xml:space="preserve">                           </w:t>
      </w:r>
      <w:r w:rsidDel="00000000" w:rsidR="00000000" w:rsidRPr="00000000">
        <w:rPr>
          <w:vertAlign w:val="baseline"/>
          <w:rtl w:val="0"/>
        </w:rPr>
        <w:t xml:space="preserve">day of </w:t>
      </w:r>
      <w:r w:rsidDel="00000000" w:rsidR="00000000" w:rsidRPr="00000000">
        <w:rPr>
          <w:b w:val="1"/>
          <w:u w:val="single"/>
          <w:vertAlign w:val="baseline"/>
          <w:rtl w:val="0"/>
        </w:rPr>
        <w:t xml:space="preserve">                  </w:t>
        <w:tab/>
        <w:tab/>
        <w:t xml:space="preserve">        </w:t>
      </w:r>
      <w:r w:rsidDel="00000000" w:rsidR="00000000" w:rsidRPr="00000000">
        <w:rPr>
          <w:vertAlign w:val="baseline"/>
          <w:rtl w:val="0"/>
        </w:rPr>
        <w:t xml:space="preserve">2002.</w:t>
      </w:r>
    </w:p>
    <w:p w:rsidR="00000000" w:rsidDel="00000000" w:rsidP="00000000" w:rsidRDefault="00000000" w:rsidRPr="00000000" w14:paraId="0000097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78">
      <w:pPr>
        <w:pageBreakBefore w:val="0"/>
        <w:spacing w:line="360" w:lineRule="auto"/>
        <w:jc w:val="right"/>
        <w:rPr>
          <w:b w:val="0"/>
          <w:vertAlign w:val="baseline"/>
        </w:rPr>
      </w:pPr>
      <w:r w:rsidDel="00000000" w:rsidR="00000000" w:rsidRPr="00000000">
        <w:rPr>
          <w:b w:val="1"/>
          <w:vertAlign w:val="baseline"/>
          <w:rtl w:val="0"/>
        </w:rPr>
        <w:t xml:space="preserve">VVVVVVVVV AND COMPANY</w:t>
      </w:r>
      <w:r w:rsidDel="00000000" w:rsidR="00000000" w:rsidRPr="00000000">
        <w:rPr>
          <w:rtl w:val="0"/>
        </w:rPr>
      </w:r>
    </w:p>
    <w:p w:rsidR="00000000" w:rsidDel="00000000" w:rsidP="00000000" w:rsidRDefault="00000000" w:rsidRPr="00000000" w14:paraId="00000979">
      <w:pPr>
        <w:pageBreakBefore w:val="0"/>
        <w:spacing w:line="360" w:lineRule="auto"/>
        <w:jc w:val="right"/>
        <w:rPr>
          <w:b w:val="0"/>
          <w:u w:val="single"/>
          <w:vertAlign w:val="baseline"/>
        </w:rPr>
      </w:pPr>
      <w:r w:rsidDel="00000000" w:rsidR="00000000" w:rsidRPr="00000000">
        <w:rPr>
          <w:b w:val="1"/>
          <w:u w:val="single"/>
          <w:vertAlign w:val="baseline"/>
          <w:rtl w:val="0"/>
        </w:rPr>
        <w:t xml:space="preserve">ADVOCATES FOR THE DEFENDANT/APPLICANT</w:t>
      </w:r>
      <w:r w:rsidDel="00000000" w:rsidR="00000000" w:rsidRPr="00000000">
        <w:rPr>
          <w:rtl w:val="0"/>
        </w:rPr>
      </w:r>
    </w:p>
    <w:p w:rsidR="00000000" w:rsidDel="00000000" w:rsidP="00000000" w:rsidRDefault="00000000" w:rsidRPr="00000000" w14:paraId="0000097A">
      <w:pPr>
        <w:pStyle w:val="Heading3"/>
        <w:pageBreakBefore w:val="0"/>
        <w:jc w:val="both"/>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97B">
      <w:pPr>
        <w:pStyle w:val="Heading3"/>
        <w:pageBreakBefore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DRAWN AND FILED BY:-</w:t>
      </w:r>
      <w:r w:rsidDel="00000000" w:rsidR="00000000" w:rsidRPr="00000000">
        <w:rPr>
          <w:rtl w:val="0"/>
        </w:rPr>
      </w:r>
    </w:p>
    <w:p w:rsidR="00000000" w:rsidDel="00000000" w:rsidP="00000000" w:rsidRDefault="00000000" w:rsidRPr="00000000" w14:paraId="0000097C">
      <w:pPr>
        <w:pageBreakBefore w:val="0"/>
        <w:jc w:val="both"/>
        <w:rPr>
          <w:vertAlign w:val="baseline"/>
        </w:rPr>
      </w:pPr>
      <w:r w:rsidDel="00000000" w:rsidR="00000000" w:rsidRPr="00000000">
        <w:rPr>
          <w:rtl w:val="0"/>
        </w:rPr>
      </w:r>
    </w:p>
    <w:p w:rsidR="00000000" w:rsidDel="00000000" w:rsidP="00000000" w:rsidRDefault="00000000" w:rsidRPr="00000000" w14:paraId="0000097D">
      <w:pPr>
        <w:pageBreakBefore w:val="0"/>
        <w:jc w:val="both"/>
        <w:rPr>
          <w:vertAlign w:val="baseline"/>
        </w:rPr>
      </w:pPr>
      <w:r w:rsidDel="00000000" w:rsidR="00000000" w:rsidRPr="00000000">
        <w:rPr>
          <w:vertAlign w:val="baseline"/>
          <w:rtl w:val="0"/>
        </w:rPr>
        <w:t xml:space="preserve">VVVVVVVV and Company</w:t>
      </w:r>
    </w:p>
    <w:p w:rsidR="00000000" w:rsidDel="00000000" w:rsidP="00000000" w:rsidRDefault="00000000" w:rsidRPr="00000000" w14:paraId="0000097E">
      <w:pPr>
        <w:pageBreakBefore w:val="0"/>
        <w:jc w:val="both"/>
        <w:rPr>
          <w:vertAlign w:val="baseline"/>
        </w:rPr>
      </w:pPr>
      <w:r w:rsidDel="00000000" w:rsidR="00000000" w:rsidRPr="00000000">
        <w:rPr>
          <w:vertAlign w:val="baseline"/>
          <w:rtl w:val="0"/>
        </w:rPr>
        <w:t xml:space="preserve">Advocates</w:t>
        <w:tab/>
        <w:tab/>
      </w:r>
    </w:p>
    <w:p w:rsidR="00000000" w:rsidDel="00000000" w:rsidP="00000000" w:rsidRDefault="00000000" w:rsidRPr="00000000" w14:paraId="0000097F">
      <w:pPr>
        <w:pageBreakBefore w:val="0"/>
        <w:jc w:val="both"/>
        <w:rPr>
          <w:b w:val="0"/>
          <w:u w:val="single"/>
          <w:vertAlign w:val="baseline"/>
        </w:rPr>
      </w:pPr>
      <w:r w:rsidDel="00000000" w:rsidR="00000000" w:rsidRPr="00000000">
        <w:rPr>
          <w:b w:val="1"/>
          <w:u w:val="single"/>
          <w:vertAlign w:val="baseline"/>
          <w:rtl w:val="0"/>
        </w:rPr>
        <w:t xml:space="preserve">NAIROBI</w:t>
      </w:r>
      <w:r w:rsidDel="00000000" w:rsidR="00000000" w:rsidRPr="00000000">
        <w:rPr>
          <w:rtl w:val="0"/>
        </w:rPr>
      </w:r>
    </w:p>
    <w:p w:rsidR="00000000" w:rsidDel="00000000" w:rsidP="00000000" w:rsidRDefault="00000000" w:rsidRPr="00000000" w14:paraId="00000980">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81">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82">
      <w:pPr>
        <w:pageBreakBefore w:val="0"/>
        <w:spacing w:line="360" w:lineRule="auto"/>
        <w:jc w:val="both"/>
        <w:rPr>
          <w:b w:val="0"/>
          <w:u w:val="single"/>
          <w:vertAlign w:val="baseline"/>
        </w:rPr>
      </w:pPr>
      <w:r w:rsidDel="00000000" w:rsidR="00000000" w:rsidRPr="00000000">
        <w:rPr>
          <w:b w:val="1"/>
          <w:u w:val="single"/>
          <w:vertAlign w:val="baseline"/>
          <w:rtl w:val="0"/>
        </w:rPr>
        <w:t xml:space="preserve">TO BE SERVED UPON</w:t>
      </w:r>
      <w:r w:rsidDel="00000000" w:rsidR="00000000" w:rsidRPr="00000000">
        <w:rPr>
          <w:rtl w:val="0"/>
        </w:rPr>
      </w:r>
    </w:p>
    <w:p w:rsidR="00000000" w:rsidDel="00000000" w:rsidP="00000000" w:rsidRDefault="00000000" w:rsidRPr="00000000" w14:paraId="00000983">
      <w:pPr>
        <w:pageBreakBefore w:val="0"/>
        <w:jc w:val="both"/>
        <w:rPr>
          <w:vertAlign w:val="baseline"/>
        </w:rPr>
      </w:pPr>
      <w:r w:rsidDel="00000000" w:rsidR="00000000" w:rsidRPr="00000000">
        <w:rPr>
          <w:rtl w:val="0"/>
        </w:rPr>
      </w:r>
    </w:p>
    <w:p w:rsidR="00000000" w:rsidDel="00000000" w:rsidP="00000000" w:rsidRDefault="00000000" w:rsidRPr="00000000" w14:paraId="00000984">
      <w:pPr>
        <w:pageBreakBefore w:val="0"/>
        <w:jc w:val="both"/>
        <w:rPr>
          <w:vertAlign w:val="baseline"/>
        </w:rPr>
      </w:pPr>
      <w:r w:rsidDel="00000000" w:rsidR="00000000" w:rsidRPr="00000000">
        <w:rPr>
          <w:vertAlign w:val="baseline"/>
          <w:rtl w:val="0"/>
        </w:rPr>
        <w:t xml:space="preserve">Xxxxxxxxxxxxxxx</w:t>
      </w:r>
    </w:p>
    <w:p w:rsidR="00000000" w:rsidDel="00000000" w:rsidP="00000000" w:rsidRDefault="00000000" w:rsidRPr="00000000" w14:paraId="00000985">
      <w:pPr>
        <w:pageBreakBefore w:val="0"/>
        <w:jc w:val="both"/>
        <w:rPr>
          <w:vertAlign w:val="baseline"/>
        </w:rPr>
      </w:pPr>
      <w:r w:rsidDel="00000000" w:rsidR="00000000" w:rsidRPr="00000000">
        <w:rPr>
          <w:vertAlign w:val="baseline"/>
          <w:rtl w:val="0"/>
        </w:rPr>
        <w:t xml:space="preserve">P.O Box </w:t>
      </w:r>
    </w:p>
    <w:p w:rsidR="00000000" w:rsidDel="00000000" w:rsidP="00000000" w:rsidRDefault="00000000" w:rsidRPr="00000000" w14:paraId="00000986">
      <w:pPr>
        <w:pageBreakBefore w:val="0"/>
        <w:jc w:val="both"/>
        <w:rPr>
          <w:b w:val="0"/>
          <w:u w:val="single"/>
          <w:vertAlign w:val="baseline"/>
        </w:rPr>
      </w:pPr>
      <w:r w:rsidDel="00000000" w:rsidR="00000000" w:rsidRPr="00000000">
        <w:rPr>
          <w:b w:val="1"/>
          <w:u w:val="single"/>
          <w:vertAlign w:val="baseline"/>
          <w:rtl w:val="0"/>
        </w:rPr>
        <w:t xml:space="preserve">THIKA</w:t>
      </w:r>
      <w:r w:rsidDel="00000000" w:rsidR="00000000" w:rsidRPr="00000000">
        <w:rPr>
          <w:rtl w:val="0"/>
        </w:rPr>
      </w:r>
    </w:p>
    <w:p w:rsidR="00000000" w:rsidDel="00000000" w:rsidP="00000000" w:rsidRDefault="00000000" w:rsidRPr="00000000" w14:paraId="00000987">
      <w:pPr>
        <w:pageBreakBefore w:val="0"/>
        <w:spacing w:line="360" w:lineRule="auto"/>
        <w:jc w:val="both"/>
        <w:rP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NOTE:</w:t>
      </w:r>
    </w:p>
    <w:p w:rsidR="00000000" w:rsidDel="00000000" w:rsidP="00000000" w:rsidRDefault="00000000" w:rsidRPr="00000000" w14:paraId="0000098A">
      <w:pPr>
        <w:pageBreakBefore w:val="0"/>
        <w:jc w:val="center"/>
        <w:rPr>
          <w:vertAlign w:val="baseline"/>
        </w:rPr>
      </w:pPr>
      <w:r w:rsidDel="00000000" w:rsidR="00000000" w:rsidRPr="00000000">
        <w:rPr>
          <w:b w:val="1"/>
          <w:vertAlign w:val="baseline"/>
          <w:rtl w:val="0"/>
        </w:rPr>
        <w:t xml:space="preserve">“If any party served does not appear at the time and place above mentioned such order will be made and proceedings taken as the court may think just and expedient.”</w:t>
      </w:r>
      <w:r w:rsidDel="00000000" w:rsidR="00000000" w:rsidRPr="00000000">
        <w:rPr>
          <w:rtl w:val="0"/>
        </w:rPr>
      </w:r>
    </w:p>
    <w:p w:rsidR="00000000" w:rsidDel="00000000" w:rsidP="00000000" w:rsidRDefault="00000000" w:rsidRPr="00000000" w14:paraId="0000098B">
      <w:pPr>
        <w:pageBreakBefore w:val="0"/>
        <w:rPr>
          <w:vertAlign w:val="baseline"/>
        </w:rPr>
      </w:pPr>
      <w:r w:rsidDel="00000000" w:rsidR="00000000" w:rsidRPr="00000000">
        <w:rPr>
          <w:rtl w:val="0"/>
        </w:rPr>
      </w:r>
    </w:p>
    <w:p w:rsidR="00000000" w:rsidDel="00000000" w:rsidP="00000000" w:rsidRDefault="00000000" w:rsidRPr="00000000" w14:paraId="0000098C">
      <w:pPr>
        <w:pageBreakBefore w:val="0"/>
        <w:spacing w:line="360" w:lineRule="auto"/>
        <w:jc w:val="both"/>
        <w:rPr>
          <w:rFonts w:ascii="Garamond" w:cs="Garamond" w:eastAsia="Garamond" w:hAnsi="Garamond"/>
          <w:sz w:val="28"/>
          <w:szCs w:val="28"/>
          <w:vertAlign w:val="baseline"/>
        </w:rPr>
      </w:pPr>
      <w:r w:rsidDel="00000000" w:rsidR="00000000" w:rsidRPr="00000000">
        <w:rPr>
          <w:rtl w:val="0"/>
        </w:rPr>
      </w:r>
    </w:p>
    <w:p w:rsidR="00000000" w:rsidDel="00000000" w:rsidP="00000000" w:rsidRDefault="00000000" w:rsidRPr="00000000" w14:paraId="0000098D">
      <w:pPr>
        <w:pageBreakBefore w:val="0"/>
        <w:rPr>
          <w:sz w:val="24"/>
          <w:szCs w:val="24"/>
          <w:vertAlign w:val="baseline"/>
        </w:rPr>
      </w:pPr>
      <w:r w:rsidDel="00000000" w:rsidR="00000000" w:rsidRPr="00000000">
        <w:rPr>
          <w:rtl w:val="0"/>
        </w:rPr>
      </w:r>
    </w:p>
    <w:p w:rsidR="00000000" w:rsidDel="00000000" w:rsidP="00000000" w:rsidRDefault="00000000" w:rsidRPr="00000000" w14:paraId="0000098E">
      <w:pPr>
        <w:pageBreakBefore w:val="0"/>
        <w:rPr>
          <w:sz w:val="24"/>
          <w:szCs w:val="24"/>
          <w:vertAlign w:val="baseline"/>
        </w:rPr>
      </w:pPr>
      <w:r w:rsidDel="00000000" w:rsidR="00000000" w:rsidRPr="00000000">
        <w:rPr>
          <w:rtl w:val="0"/>
        </w:rPr>
      </w:r>
    </w:p>
    <w:p w:rsidR="00000000" w:rsidDel="00000000" w:rsidP="00000000" w:rsidRDefault="00000000" w:rsidRPr="00000000" w14:paraId="0000098F">
      <w:pPr>
        <w:pageBreakBefore w:val="0"/>
        <w:rPr>
          <w:sz w:val="24"/>
          <w:szCs w:val="24"/>
          <w:vertAlign w:val="baseline"/>
        </w:rPr>
      </w:pPr>
      <w:r w:rsidDel="00000000" w:rsidR="00000000" w:rsidRPr="00000000">
        <w:rPr>
          <w:rtl w:val="0"/>
        </w:rPr>
      </w:r>
    </w:p>
    <w:p w:rsidR="00000000" w:rsidDel="00000000" w:rsidP="00000000" w:rsidRDefault="00000000" w:rsidRPr="00000000" w14:paraId="00000990">
      <w:pPr>
        <w:pageBreakBefore w:val="0"/>
        <w:jc w:val="center"/>
        <w:rPr>
          <w:sz w:val="144"/>
          <w:szCs w:val="144"/>
          <w:vertAlign w:val="baseline"/>
        </w:rPr>
      </w:pPr>
      <w:r w:rsidDel="00000000" w:rsidR="00000000" w:rsidRPr="00000000">
        <w:rPr>
          <w:rtl w:val="0"/>
        </w:rPr>
      </w:r>
    </w:p>
    <w:p w:rsidR="00000000" w:rsidDel="00000000" w:rsidP="00000000" w:rsidRDefault="00000000" w:rsidRPr="00000000" w14:paraId="00000991">
      <w:pPr>
        <w:pageBreakBefore w:val="0"/>
        <w:jc w:val="center"/>
        <w:rPr>
          <w:sz w:val="144"/>
          <w:szCs w:val="144"/>
          <w:vertAlign w:val="baseline"/>
        </w:rPr>
      </w:pPr>
      <w:r w:rsidDel="00000000" w:rsidR="00000000" w:rsidRPr="00000000">
        <w:rPr>
          <w:rtl w:val="0"/>
        </w:rPr>
      </w:r>
    </w:p>
    <w:p w:rsidR="00000000" w:rsidDel="00000000" w:rsidP="00000000" w:rsidRDefault="00000000" w:rsidRPr="00000000" w14:paraId="00000992">
      <w:pPr>
        <w:pageBreakBefore w:val="0"/>
        <w:jc w:val="center"/>
        <w:rPr>
          <w:sz w:val="144"/>
          <w:szCs w:val="144"/>
          <w:vertAlign w:val="baseline"/>
        </w:rPr>
      </w:pPr>
      <w:r w:rsidDel="00000000" w:rsidR="00000000" w:rsidRPr="00000000">
        <w:rPr>
          <w:rtl w:val="0"/>
        </w:rPr>
      </w:r>
    </w:p>
    <w:p w:rsidR="00000000" w:rsidDel="00000000" w:rsidP="00000000" w:rsidRDefault="00000000" w:rsidRPr="00000000" w14:paraId="00000993">
      <w:pPr>
        <w:pageBreakBefore w:val="0"/>
        <w:jc w:val="center"/>
        <w:rPr>
          <w:sz w:val="144"/>
          <w:szCs w:val="144"/>
          <w:vertAlign w:val="baseline"/>
        </w:rPr>
      </w:pPr>
      <w:r w:rsidDel="00000000" w:rsidR="00000000" w:rsidRPr="00000000">
        <w:rPr>
          <w:rtl w:val="0"/>
        </w:rPr>
      </w:r>
    </w:p>
    <w:p w:rsidR="00000000" w:rsidDel="00000000" w:rsidP="00000000" w:rsidRDefault="00000000" w:rsidRPr="00000000" w14:paraId="00000994">
      <w:pPr>
        <w:pageBreakBefore w:val="0"/>
        <w:jc w:val="center"/>
        <w:rPr>
          <w:sz w:val="144"/>
          <w:szCs w:val="144"/>
          <w:vertAlign w:val="baseline"/>
        </w:rPr>
      </w:pPr>
      <w:r w:rsidDel="00000000" w:rsidR="00000000" w:rsidRPr="00000000">
        <w:rPr>
          <w:rtl w:val="0"/>
        </w:rPr>
      </w:r>
    </w:p>
    <w:p w:rsidR="00000000" w:rsidDel="00000000" w:rsidP="00000000" w:rsidRDefault="00000000" w:rsidRPr="00000000" w14:paraId="00000995">
      <w:pPr>
        <w:pageBreakBefore w:val="0"/>
        <w:spacing w:line="360" w:lineRule="auto"/>
        <w:jc w:val="center"/>
        <w:rPr>
          <w:sz w:val="144"/>
          <w:szCs w:val="144"/>
          <w:vertAlign w:val="baseline"/>
        </w:rPr>
      </w:pPr>
      <w:r w:rsidDel="00000000" w:rsidR="00000000" w:rsidRPr="00000000">
        <w:rPr>
          <w:rtl w:val="0"/>
        </w:rPr>
      </w:r>
    </w:p>
    <w:p w:rsidR="00000000" w:rsidDel="00000000" w:rsidP="00000000" w:rsidRDefault="00000000" w:rsidRPr="00000000" w14:paraId="00000996">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7">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8">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9">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A">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B">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C">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D">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E">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9F">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A0">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A1">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A2">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A3">
      <w:pPr>
        <w:pageBreakBefore w:val="0"/>
        <w:rPr>
          <w:rFonts w:ascii="Arial" w:cs="Arial" w:eastAsia="Arial" w:hAnsi="Arial"/>
          <w:vertAlign w:val="baseline"/>
        </w:rPr>
      </w:pPr>
      <w:r w:rsidDel="00000000" w:rsidR="00000000" w:rsidRPr="00000000">
        <w:rPr>
          <w:rtl w:val="0"/>
        </w:rPr>
      </w:r>
    </w:p>
    <w:p w:rsidR="00000000" w:rsidDel="00000000" w:rsidP="00000000" w:rsidRDefault="00000000" w:rsidRPr="00000000" w14:paraId="000009A4">
      <w:pPr>
        <w:pageBreakBefore w:val="0"/>
        <w:tabs>
          <w:tab w:val="left" w:pos="4710"/>
        </w:tabs>
        <w:rPr>
          <w:rFonts w:ascii="Arial" w:cs="Arial" w:eastAsia="Arial" w:hAnsi="Arial"/>
          <w:vertAlign w:val="baseline"/>
        </w:rPr>
      </w:pPr>
      <w:r w:rsidDel="00000000" w:rsidR="00000000" w:rsidRPr="00000000">
        <w:rPr>
          <w:rFonts w:ascii="Arial" w:cs="Arial" w:eastAsia="Arial" w:hAnsi="Arial"/>
          <w:vertAlign w:val="baseline"/>
          <w:rtl w:val="0"/>
        </w:rPr>
        <w:tab/>
      </w:r>
    </w:p>
    <w:p w:rsidR="00000000" w:rsidDel="00000000" w:rsidP="00000000" w:rsidRDefault="00000000" w:rsidRPr="00000000" w14:paraId="000009A5">
      <w:pPr>
        <w:pageBreakBefore w:val="0"/>
        <w:rPr>
          <w:rFonts w:ascii="Calibri" w:cs="Calibri" w:eastAsia="Calibri" w:hAnsi="Calibri"/>
          <w:sz w:val="20"/>
          <w:szCs w:val="20"/>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Arial"/>
  <w:font w:name="Times New Roman"/>
  <w:font w:name="Courier New"/>
  <w:font w:name="Comic Sans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k Antiqu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rts Mill Goudy">
    <w:embedRegular w:fontKey="{00000000-0000-0000-0000-000000000000}" r:id="rId13" w:subsetted="0"/>
    <w:embedItalic w:fontKey="{00000000-0000-0000-0000-000000000000}" r:id="rId14" w:subsetted="0"/>
  </w:font>
  <w:font w:name="Gentium Basic">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370" w:hanging="360"/>
      </w:pPr>
      <w:rPr>
        <w:vertAlign w:val="baseline"/>
      </w:rPr>
    </w:lvl>
    <w:lvl w:ilvl="1">
      <w:start w:val="1"/>
      <w:numFmt w:val="lowerLetter"/>
      <w:lvlText w:val="%2."/>
      <w:lvlJc w:val="left"/>
      <w:pPr>
        <w:ind w:left="2090" w:hanging="360"/>
      </w:pPr>
      <w:rPr>
        <w:vertAlign w:val="baseline"/>
      </w:rPr>
    </w:lvl>
    <w:lvl w:ilvl="2">
      <w:start w:val="1"/>
      <w:numFmt w:val="lowerRoman"/>
      <w:lvlText w:val="%3."/>
      <w:lvlJc w:val="right"/>
      <w:pPr>
        <w:ind w:left="2810" w:hanging="180"/>
      </w:pPr>
      <w:rPr>
        <w:vertAlign w:val="baseline"/>
      </w:rPr>
    </w:lvl>
    <w:lvl w:ilvl="3">
      <w:start w:val="1"/>
      <w:numFmt w:val="decimal"/>
      <w:lvlText w:val="%4."/>
      <w:lvlJc w:val="left"/>
      <w:pPr>
        <w:ind w:left="3530" w:hanging="360"/>
      </w:pPr>
      <w:rPr>
        <w:vertAlign w:val="baseline"/>
      </w:rPr>
    </w:lvl>
    <w:lvl w:ilvl="4">
      <w:start w:val="1"/>
      <w:numFmt w:val="lowerLetter"/>
      <w:lvlText w:val="%5."/>
      <w:lvlJc w:val="left"/>
      <w:pPr>
        <w:ind w:left="4250" w:hanging="360"/>
      </w:pPr>
      <w:rPr>
        <w:vertAlign w:val="baseline"/>
      </w:rPr>
    </w:lvl>
    <w:lvl w:ilvl="5">
      <w:start w:val="1"/>
      <w:numFmt w:val="lowerRoman"/>
      <w:lvlText w:val="%6."/>
      <w:lvlJc w:val="right"/>
      <w:pPr>
        <w:ind w:left="4970" w:hanging="180"/>
      </w:pPr>
      <w:rPr>
        <w:vertAlign w:val="baseline"/>
      </w:rPr>
    </w:lvl>
    <w:lvl w:ilvl="6">
      <w:start w:val="1"/>
      <w:numFmt w:val="decimal"/>
      <w:lvlText w:val="%7."/>
      <w:lvlJc w:val="left"/>
      <w:pPr>
        <w:ind w:left="5690" w:hanging="360"/>
      </w:pPr>
      <w:rPr>
        <w:vertAlign w:val="baseline"/>
      </w:rPr>
    </w:lvl>
    <w:lvl w:ilvl="7">
      <w:start w:val="1"/>
      <w:numFmt w:val="lowerLetter"/>
      <w:lvlText w:val="%8."/>
      <w:lvlJc w:val="left"/>
      <w:pPr>
        <w:ind w:left="6410" w:hanging="360"/>
      </w:pPr>
      <w:rPr>
        <w:vertAlign w:val="baseline"/>
      </w:rPr>
    </w:lvl>
    <w:lvl w:ilvl="8">
      <w:start w:val="1"/>
      <w:numFmt w:val="lowerRoman"/>
      <w:lvlText w:val="%9."/>
      <w:lvlJc w:val="right"/>
      <w:pPr>
        <w:ind w:left="7130" w:hanging="180"/>
      </w:pPr>
      <w:rPr>
        <w:vertAlign w:val="baseline"/>
      </w:rPr>
    </w:lvl>
  </w:abstractNum>
  <w:abstractNum w:abstractNumId="3">
    <w:lvl w:ilvl="0">
      <w:start w:val="1"/>
      <w:numFmt w:val="lowerLetter"/>
      <w:lvlText w:val="%1)"/>
      <w:lvlJc w:val="left"/>
      <w:pPr>
        <w:ind w:left="867" w:hanging="43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lowerLetter"/>
      <w:lvlText w:val="(%1)"/>
      <w:lvlJc w:val="left"/>
      <w:pPr>
        <w:ind w:left="144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4"/>
      <w:numFmt w:val="lowerLetter"/>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2"/>
      <w:numFmt w:val="lowerLetter"/>
      <w:lvlText w:val="%1)"/>
      <w:lvlJc w:val="left"/>
      <w:pPr>
        <w:ind w:left="930" w:hanging="57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Letter"/>
      <w:lvlText w:val="%1)"/>
      <w:lvlJc w:val="left"/>
      <w:pPr>
        <w:ind w:left="144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1260" w:hanging="360"/>
      </w:pPr>
      <w:rPr>
        <w:b w:val="1"/>
        <w:vertAlign w:val="baseline"/>
      </w:rPr>
    </w:lvl>
    <w:lvl w:ilvl="1">
      <w:start w:val="1"/>
      <w:numFmt w:val="lowerLetter"/>
      <w:lvlText w:val="%2."/>
      <w:lvlJc w:val="left"/>
      <w:pPr>
        <w:ind w:left="1730" w:hanging="360"/>
      </w:pPr>
      <w:rPr>
        <w:vertAlign w:val="baseline"/>
      </w:rPr>
    </w:lvl>
    <w:lvl w:ilvl="2">
      <w:start w:val="1"/>
      <w:numFmt w:val="lowerRoman"/>
      <w:lvlText w:val="%3."/>
      <w:lvlJc w:val="right"/>
      <w:pPr>
        <w:ind w:left="2450" w:hanging="180"/>
      </w:pPr>
      <w:rPr>
        <w:vertAlign w:val="baseline"/>
      </w:rPr>
    </w:lvl>
    <w:lvl w:ilvl="3">
      <w:start w:val="1"/>
      <w:numFmt w:val="decimal"/>
      <w:lvlText w:val="%4."/>
      <w:lvlJc w:val="left"/>
      <w:pPr>
        <w:ind w:left="3170" w:hanging="360"/>
      </w:pPr>
      <w:rPr>
        <w:vertAlign w:val="baseline"/>
      </w:rPr>
    </w:lvl>
    <w:lvl w:ilvl="4">
      <w:start w:val="1"/>
      <w:numFmt w:val="lowerLetter"/>
      <w:lvlText w:val="%5."/>
      <w:lvlJc w:val="left"/>
      <w:pPr>
        <w:ind w:left="3890" w:hanging="360"/>
      </w:pPr>
      <w:rPr>
        <w:vertAlign w:val="baseline"/>
      </w:rPr>
    </w:lvl>
    <w:lvl w:ilvl="5">
      <w:start w:val="1"/>
      <w:numFmt w:val="lowerRoman"/>
      <w:lvlText w:val="%6."/>
      <w:lvlJc w:val="right"/>
      <w:pPr>
        <w:ind w:left="4610" w:hanging="180"/>
      </w:pPr>
      <w:rPr>
        <w:vertAlign w:val="baseline"/>
      </w:rPr>
    </w:lvl>
    <w:lvl w:ilvl="6">
      <w:start w:val="1"/>
      <w:numFmt w:val="decimal"/>
      <w:lvlText w:val="%7."/>
      <w:lvlJc w:val="left"/>
      <w:pPr>
        <w:ind w:left="5330" w:hanging="360"/>
      </w:pPr>
      <w:rPr>
        <w:vertAlign w:val="baseline"/>
      </w:rPr>
    </w:lvl>
    <w:lvl w:ilvl="7">
      <w:start w:val="1"/>
      <w:numFmt w:val="lowerLetter"/>
      <w:lvlText w:val="%8."/>
      <w:lvlJc w:val="left"/>
      <w:pPr>
        <w:ind w:left="6050" w:hanging="360"/>
      </w:pPr>
      <w:rPr>
        <w:vertAlign w:val="baseline"/>
      </w:rPr>
    </w:lvl>
    <w:lvl w:ilvl="8">
      <w:start w:val="1"/>
      <w:numFmt w:val="lowerRoman"/>
      <w:lvlText w:val="%9."/>
      <w:lvlJc w:val="right"/>
      <w:pPr>
        <w:ind w:left="6770" w:hanging="180"/>
      </w:pPr>
      <w:rPr>
        <w:vertAlign w:val="baseline"/>
      </w:rPr>
    </w:lvl>
  </w:abstractNum>
  <w:abstractNum w:abstractNumId="15">
    <w:lvl w:ilvl="0">
      <w:start w:val="3"/>
      <w:numFmt w:val="decimal"/>
      <w:lvlText w:val="%1."/>
      <w:lvlJc w:val="left"/>
      <w:pPr>
        <w:ind w:left="1620" w:hanging="360"/>
      </w:pPr>
      <w:rPr>
        <w:vertAlign w:val="baseline"/>
      </w:rPr>
    </w:lvl>
    <w:lvl w:ilvl="1">
      <w:start w:val="1"/>
      <w:numFmt w:val="lowerLetter"/>
      <w:lvlText w:val="%2."/>
      <w:lvlJc w:val="left"/>
      <w:pPr>
        <w:ind w:left="2340" w:hanging="360"/>
      </w:pPr>
      <w:rPr>
        <w:vertAlign w:val="baseline"/>
      </w:rPr>
    </w:lvl>
    <w:lvl w:ilvl="2">
      <w:start w:val="1"/>
      <w:numFmt w:val="lowerRoman"/>
      <w:lvlText w:val="%3."/>
      <w:lvlJc w:val="right"/>
      <w:pPr>
        <w:ind w:left="3060" w:hanging="180"/>
      </w:pPr>
      <w:rPr>
        <w:vertAlign w:val="baseline"/>
      </w:rPr>
    </w:lvl>
    <w:lvl w:ilvl="3">
      <w:start w:val="1"/>
      <w:numFmt w:val="decimal"/>
      <w:lvlText w:val="%4."/>
      <w:lvlJc w:val="left"/>
      <w:pPr>
        <w:ind w:left="3780" w:hanging="360"/>
      </w:pPr>
      <w:rPr>
        <w:vertAlign w:val="baseline"/>
      </w:rPr>
    </w:lvl>
    <w:lvl w:ilvl="4">
      <w:start w:val="1"/>
      <w:numFmt w:val="lowerLetter"/>
      <w:lvlText w:val="%5."/>
      <w:lvlJc w:val="left"/>
      <w:pPr>
        <w:ind w:left="4500" w:hanging="360"/>
      </w:pPr>
      <w:rPr>
        <w:vertAlign w:val="baseline"/>
      </w:rPr>
    </w:lvl>
    <w:lvl w:ilvl="5">
      <w:start w:val="1"/>
      <w:numFmt w:val="lowerRoman"/>
      <w:lvlText w:val="%6."/>
      <w:lvlJc w:val="right"/>
      <w:pPr>
        <w:ind w:left="5220" w:hanging="180"/>
      </w:pPr>
      <w:rPr>
        <w:vertAlign w:val="baseline"/>
      </w:rPr>
    </w:lvl>
    <w:lvl w:ilvl="6">
      <w:start w:val="1"/>
      <w:numFmt w:val="decimal"/>
      <w:lvlText w:val="%7."/>
      <w:lvlJc w:val="left"/>
      <w:pPr>
        <w:ind w:left="5940" w:hanging="360"/>
      </w:pPr>
      <w:rPr>
        <w:vertAlign w:val="baseline"/>
      </w:rPr>
    </w:lvl>
    <w:lvl w:ilvl="7">
      <w:start w:val="1"/>
      <w:numFmt w:val="lowerLetter"/>
      <w:lvlText w:val="%8."/>
      <w:lvlJc w:val="left"/>
      <w:pPr>
        <w:ind w:left="6660" w:hanging="360"/>
      </w:pPr>
      <w:rPr>
        <w:vertAlign w:val="baseline"/>
      </w:rPr>
    </w:lvl>
    <w:lvl w:ilvl="8">
      <w:start w:val="1"/>
      <w:numFmt w:val="lowerRoman"/>
      <w:lvlText w:val="%9."/>
      <w:lvlJc w:val="right"/>
      <w:pPr>
        <w:ind w:left="7380" w:hanging="180"/>
      </w:pPr>
      <w:rPr>
        <w:vertAlign w:val="baseline"/>
      </w:rPr>
    </w:lvl>
  </w:abstractNum>
  <w:abstractNum w:abstractNumId="16">
    <w:lvl w:ilvl="0">
      <w:start w:val="1"/>
      <w:numFmt w:val="decimal"/>
      <w:lvlText w:val="%1."/>
      <w:lvlJc w:val="left"/>
      <w:pPr>
        <w:ind w:left="1440" w:hanging="360"/>
      </w:pPr>
      <w:rPr>
        <w:vertAlign w:val="baseline"/>
      </w:rPr>
    </w:lvl>
    <w:lvl w:ilvl="1">
      <w:start w:val="1"/>
      <w:numFmt w:val="lowerLetter"/>
      <w:lvlText w:val="%2."/>
      <w:lvlJc w:val="left"/>
      <w:pPr>
        <w:ind w:left="2090" w:hanging="360"/>
      </w:pPr>
      <w:rPr>
        <w:vertAlign w:val="baseline"/>
      </w:rPr>
    </w:lvl>
    <w:lvl w:ilvl="2">
      <w:start w:val="1"/>
      <w:numFmt w:val="lowerRoman"/>
      <w:lvlText w:val="%3."/>
      <w:lvlJc w:val="right"/>
      <w:pPr>
        <w:ind w:left="2810" w:hanging="180"/>
      </w:pPr>
      <w:rPr>
        <w:vertAlign w:val="baseline"/>
      </w:rPr>
    </w:lvl>
    <w:lvl w:ilvl="3">
      <w:start w:val="1"/>
      <w:numFmt w:val="decimal"/>
      <w:lvlText w:val="%4."/>
      <w:lvlJc w:val="left"/>
      <w:pPr>
        <w:ind w:left="3530" w:hanging="360"/>
      </w:pPr>
      <w:rPr>
        <w:vertAlign w:val="baseline"/>
      </w:rPr>
    </w:lvl>
    <w:lvl w:ilvl="4">
      <w:start w:val="1"/>
      <w:numFmt w:val="lowerLetter"/>
      <w:lvlText w:val="%5."/>
      <w:lvlJc w:val="left"/>
      <w:pPr>
        <w:ind w:left="4250" w:hanging="360"/>
      </w:pPr>
      <w:rPr>
        <w:vertAlign w:val="baseline"/>
      </w:rPr>
    </w:lvl>
    <w:lvl w:ilvl="5">
      <w:start w:val="1"/>
      <w:numFmt w:val="lowerRoman"/>
      <w:lvlText w:val="%6."/>
      <w:lvlJc w:val="right"/>
      <w:pPr>
        <w:ind w:left="4970" w:hanging="180"/>
      </w:pPr>
      <w:rPr>
        <w:vertAlign w:val="baseline"/>
      </w:rPr>
    </w:lvl>
    <w:lvl w:ilvl="6">
      <w:start w:val="1"/>
      <w:numFmt w:val="decimal"/>
      <w:lvlText w:val="%7."/>
      <w:lvlJc w:val="left"/>
      <w:pPr>
        <w:ind w:left="5690" w:hanging="360"/>
      </w:pPr>
      <w:rPr>
        <w:vertAlign w:val="baseline"/>
      </w:rPr>
    </w:lvl>
    <w:lvl w:ilvl="7">
      <w:start w:val="1"/>
      <w:numFmt w:val="lowerLetter"/>
      <w:lvlText w:val="%8."/>
      <w:lvlJc w:val="left"/>
      <w:pPr>
        <w:ind w:left="6410" w:hanging="360"/>
      </w:pPr>
      <w:rPr>
        <w:vertAlign w:val="baseline"/>
      </w:rPr>
    </w:lvl>
    <w:lvl w:ilvl="8">
      <w:start w:val="1"/>
      <w:numFmt w:val="lowerRoman"/>
      <w:lvlText w:val="%9."/>
      <w:lvlJc w:val="right"/>
      <w:pPr>
        <w:ind w:left="7130" w:hanging="180"/>
      </w:pPr>
      <w:rPr>
        <w:vertAlign w:val="baseline"/>
      </w:rPr>
    </w:lvl>
  </w:abstractNum>
  <w:abstractNum w:abstractNumId="17">
    <w:lvl w:ilvl="0">
      <w:start w:val="1"/>
      <w:numFmt w:val="lowerLetter"/>
      <w:lvlText w:val="%1)"/>
      <w:lvlJc w:val="left"/>
      <w:pPr>
        <w:ind w:left="873" w:hanging="585"/>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lowerLetter"/>
      <w:lvlText w:val="(%1)"/>
      <w:lvlJc w:val="left"/>
      <w:pPr>
        <w:ind w:left="960" w:hanging="39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570" w:hanging="57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9"/>
      <w:numFmt w:val="decimal"/>
      <w:lvlText w:val="%1."/>
      <w:lvlJc w:val="left"/>
      <w:pPr>
        <w:ind w:left="570" w:hanging="570"/>
      </w:pPr>
      <w:rPr>
        <w:rFonts w:ascii="Sorts Mill Goudy" w:cs="Sorts Mill Goudy" w:eastAsia="Sorts Mill Goudy" w:hAnsi="Sorts Mill Goudy"/>
        <w:sz w:val="28"/>
        <w:szCs w:val="28"/>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lowerRoman"/>
      <w:lvlText w:val="(%1)"/>
      <w:lvlJc w:val="left"/>
      <w:pPr>
        <w:ind w:left="108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lowerLetter"/>
      <w:lvlText w:val="(%1)"/>
      <w:lvlJc w:val="left"/>
      <w:pPr>
        <w:ind w:left="1125" w:hanging="4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lowerLetter"/>
      <w:lvlText w:val="(%1)"/>
      <w:lvlJc w:val="left"/>
      <w:pPr>
        <w:ind w:left="93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
      <w:lvlJc w:val="left"/>
      <w:pPr>
        <w:ind w:left="283" w:hanging="283"/>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lowerLetter"/>
      <w:lvlText w:val="(%1) "/>
      <w:lvlJc w:val="left"/>
      <w:pPr>
        <w:ind w:left="567" w:hanging="283"/>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7"/>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lowerLetter"/>
      <w:lvlText w:val="%1)"/>
      <w:lvlJc w:val="left"/>
      <w:pPr>
        <w:ind w:left="144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lowerLetter"/>
      <w:lvlText w:val="(%1) "/>
      <w:lvlJc w:val="left"/>
      <w:pPr>
        <w:ind w:left="283" w:hanging="283"/>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lowerRoman"/>
      <w:lvlText w:val="(%1)"/>
      <w:lvlJc w:val="left"/>
      <w:pPr>
        <w:ind w:left="1363" w:hanging="108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lowerRoman"/>
      <w:lvlText w:val="(%1)"/>
      <w:lvlJc w:val="left"/>
      <w:pPr>
        <w:ind w:left="1363" w:hanging="108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29"/>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lowerRoman"/>
      <w:lvlText w:val="%1)"/>
      <w:lvlJc w:val="left"/>
      <w:pPr>
        <w:ind w:left="288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1"/>
      <w:lvlJc w:val="left"/>
      <w:pPr>
        <w:ind w:left="144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360" w:hanging="360"/>
      </w:pPr>
      <w:rPr>
        <w:b w:val="0"/>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78611728"/>
      <w:numFmt w:val="decimal"/>
      <w:lvlText w:val="%1. "/>
      <w:lvlJc w:val="left"/>
      <w:pPr>
        <w:ind w:left="283" w:hanging="283"/>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lowerLetter"/>
      <w:lvlText w:val="(%1) "/>
      <w:lvlJc w:val="left"/>
      <w:pPr>
        <w:ind w:left="709" w:hanging="282.9999999999999"/>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4"/>
      <w:numFmt w:val="decimal"/>
      <w:lvlText w:val="%1. "/>
      <w:lvlJc w:val="left"/>
      <w:pPr>
        <w:ind w:left="283" w:hanging="283"/>
      </w:pPr>
      <w:rPr>
        <w:rFonts w:ascii="Comic Sans MS" w:cs="Comic Sans MS" w:eastAsia="Comic Sans MS" w:hAnsi="Comic Sans MS"/>
        <w:b w:val="0"/>
        <w:i w:val="0"/>
        <w:sz w:val="24"/>
        <w:szCs w:val="24"/>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1."/>
      <w:lvlJc w:val="left"/>
      <w:pPr>
        <w:ind w:left="360" w:hanging="36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720" w:hanging="720"/>
      </w:pPr>
      <w:rPr>
        <w:b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lowerRoman"/>
      <w:lvlText w:val="%1)"/>
      <w:lvlJc w:val="left"/>
      <w:pPr>
        <w:ind w:left="2220" w:hanging="78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lowerRoman"/>
      <w:lvlText w:val="%1)"/>
      <w:lvlJc w:val="left"/>
      <w:pPr>
        <w:ind w:left="216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
      <w:lvlJc w:val="left"/>
      <w:pPr>
        <w:ind w:left="283" w:hanging="283"/>
      </w:pPr>
      <w:rPr>
        <w:rFonts w:ascii="Sorts Mill Goudy" w:cs="Sorts Mill Goudy" w:eastAsia="Sorts Mill Goudy" w:hAnsi="Sorts Mill Goudy"/>
        <w:b w:val="0"/>
        <w:i w:val="0"/>
        <w:sz w:val="28"/>
        <w:szCs w:val="28"/>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360" w:hanging="360"/>
      </w:pPr>
      <w:rPr>
        <w:i w:val="1"/>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lowerLetter"/>
      <w:lvlText w:val="(%1) "/>
      <w:lvlJc w:val="left"/>
      <w:pPr>
        <w:ind w:left="283" w:hanging="283"/>
      </w:pPr>
      <w:rPr>
        <w:rFonts w:ascii="Sorts Mill Goudy" w:cs="Sorts Mill Goudy" w:eastAsia="Sorts Mill Goudy" w:hAnsi="Sorts Mill Goudy"/>
        <w:b w:val="0"/>
        <w:i w:val="0"/>
        <w:sz w:val="28"/>
        <w:szCs w:val="28"/>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lowerLetter"/>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
      <w:lvlJc w:val="left"/>
      <w:pPr>
        <w:ind w:left="360" w:hanging="360"/>
      </w:pPr>
      <w:rPr>
        <w:rFonts w:ascii="Sorts Mill Goudy" w:cs="Sorts Mill Goudy" w:eastAsia="Sorts Mill Goudy" w:hAnsi="Sorts Mill Goudy"/>
        <w:b w:val="0"/>
        <w:i w:val="0"/>
        <w:sz w:val="26"/>
        <w:szCs w:val="26"/>
        <w:u w:val="none"/>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lowerLetter"/>
      <w:lvlText w:val="(%1)"/>
      <w:lvlJc w:val="left"/>
      <w:pPr>
        <w:ind w:left="108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20" w:hanging="7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orts Mill Goudy" w:cs="Sorts Mill Goudy" w:eastAsia="Sorts Mill Goudy" w:hAnsi="Sorts Mill Goudy"/>
        <w:sz w:val="26"/>
        <w:szCs w:val="26"/>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jc w:val="center"/>
    </w:pPr>
    <w:rPr>
      <w:rFonts w:ascii="Gentium Basic" w:cs="Gentium Basic" w:eastAsia="Gentium Basic" w:hAnsi="Gentium Basic"/>
      <w:b w:val="1"/>
      <w:sz w:val="28"/>
      <w:szCs w:val="28"/>
      <w:u w:val="single"/>
      <w:vertAlign w:val="baseline"/>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before="200" w:lineRule="auto"/>
    </w:pPr>
    <w:rPr>
      <w:rFonts w:ascii="Cambria" w:cs="Cambria" w:eastAsia="Cambria" w:hAnsi="Cambria"/>
      <w:b w:val="1"/>
      <w:color w:val="4f81bd"/>
      <w:sz w:val="26"/>
      <w:szCs w:val="26"/>
      <w:vertAlign w:val="baseline"/>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sz w:val="26"/>
      <w:szCs w:val="26"/>
      <w:vertAlign w:val="baseline"/>
    </w:rPr>
  </w:style>
  <w:style w:type="paragraph" w:styleId="Heading5">
    <w:name w:val="heading 5"/>
    <w:basedOn w:val="Normal"/>
    <w:next w:val="Normal"/>
    <w:pPr>
      <w:pageBreakBefore w:val="0"/>
      <w:spacing w:after="60" w:before="240" w:lineRule="auto"/>
    </w:pPr>
    <w:rPr>
      <w:rFonts w:ascii="Calibri" w:cs="Calibri" w:eastAsia="Calibri" w:hAnsi="Calibri"/>
      <w:b w:val="1"/>
      <w:i w:val="1"/>
      <w:sz w:val="26"/>
      <w:szCs w:val="26"/>
      <w:vertAlign w:val="baseline"/>
    </w:rPr>
  </w:style>
  <w:style w:type="paragraph" w:styleId="Heading6">
    <w:name w:val="heading 6"/>
    <w:basedOn w:val="Normal"/>
    <w:next w:val="Normal"/>
    <w:pPr>
      <w:pageBreakBefore w:val="0"/>
      <w:spacing w:after="60" w:before="240" w:lineRule="auto"/>
    </w:pPr>
    <w:rPr>
      <w:rFonts w:ascii="Calibri" w:cs="Calibri" w:eastAsia="Calibri" w:hAnsi="Calibri"/>
      <w:b w:val="1"/>
      <w:sz w:val="22"/>
      <w:szCs w:val="22"/>
      <w:vertAlign w:val="baseline"/>
    </w:rPr>
  </w:style>
  <w:style w:type="paragraph" w:styleId="Title">
    <w:name w:val="Title"/>
    <w:basedOn w:val="Normal"/>
    <w:next w:val="Normal"/>
    <w:pPr>
      <w:pageBreakBefore w:val="0"/>
      <w:jc w:val="center"/>
    </w:pPr>
    <w:rPr>
      <w:rFonts w:ascii="Sorts Mill Goudy" w:cs="Sorts Mill Goudy" w:eastAsia="Sorts Mill Goudy" w:hAnsi="Sorts Mill Goudy"/>
      <w:b w:val="1"/>
      <w:sz w:val="28"/>
      <w:szCs w:val="28"/>
      <w:u w:val="single"/>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Footlight MT Light" w:eastAsia="Times New Roman" w:hAnsi="Footlight MT Light"/>
      <w:b w:val="1"/>
      <w:w w:val="100"/>
      <w:position w:val="-1"/>
      <w:sz w:val="28"/>
      <w:u w:val="single"/>
      <w:effect w:val="none"/>
      <w:vertAlign w:val="baseline"/>
      <w:cs w:val="0"/>
      <w:em w:val="none"/>
      <w:lang w:bidi="ar-SA" w:eastAsia="en-US" w:val="en-GB"/>
    </w:rPr>
  </w:style>
  <w:style w:type="paragraph" w:styleId="Heading2">
    <w:name w:val="Heading 2"/>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n-US" w:val="en-GB"/>
    </w:rPr>
  </w:style>
  <w:style w:type="paragraph" w:styleId="Heading3">
    <w:name w:val="Heading 3"/>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2"/>
    </w:pPr>
    <w:rPr>
      <w:rFonts w:ascii="Cambria" w:cs="Times New Roman" w:eastAsia="Times New Roman" w:hAnsi="Cambria"/>
      <w:b w:val="1"/>
      <w:bCs w:val="1"/>
      <w:color w:val="4f81bd"/>
      <w:w w:val="100"/>
      <w:position w:val="-1"/>
      <w:sz w:val="26"/>
      <w:effect w:val="none"/>
      <w:vertAlign w:val="baseline"/>
      <w:cs w:val="0"/>
      <w:em w:val="none"/>
      <w:lang w:bidi="ar-SA" w:eastAsia="en-US" w:val="en-GB"/>
    </w:rPr>
  </w:style>
  <w:style w:type="paragraph" w:styleId="Heading4">
    <w:name w:val="Heading 4"/>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6"/>
      <w:effect w:val="none"/>
      <w:vertAlign w:val="baseline"/>
      <w:cs w:val="0"/>
      <w:em w:val="none"/>
      <w:lang w:bidi="ar-SA" w:eastAsia="en-US" w:val="en-GB"/>
    </w:rPr>
  </w:style>
  <w:style w:type="paragraph" w:styleId="Heading5">
    <w:name w:val="Heading 5"/>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4"/>
    </w:pPr>
    <w:rPr>
      <w:rFonts w:ascii="Calibri" w:cs="Times New Roman" w:eastAsia="Times New Roman" w:hAnsi="Calibri"/>
      <w:b w:val="1"/>
      <w:bCs w:val="1"/>
      <w:i w:val="1"/>
      <w:iCs w:val="1"/>
      <w:w w:val="100"/>
      <w:position w:val="-1"/>
      <w:sz w:val="26"/>
      <w:szCs w:val="26"/>
      <w:effect w:val="none"/>
      <w:vertAlign w:val="baseline"/>
      <w:cs w:val="0"/>
      <w:em w:val="none"/>
      <w:lang w:bidi="ar-SA" w:eastAsia="en-US" w:val="en-GB"/>
    </w:rPr>
  </w:style>
  <w:style w:type="paragraph" w:styleId="Heading6">
    <w:name w:val="Heading 6"/>
    <w:basedOn w:val="Normal"/>
    <w:next w:val="Normal"/>
    <w:autoRedefine w:val="0"/>
    <w:hidden w:val="0"/>
    <w:qFormat w:val="1"/>
    <w:pPr>
      <w:suppressAutoHyphens w:val="1"/>
      <w:spacing w:after="60" w:before="240" w:line="1" w:lineRule="atLeast"/>
      <w:ind w:leftChars="-1" w:rightChars="0" w:firstLineChars="-1"/>
      <w:textDirection w:val="btLr"/>
      <w:textAlignment w:val="top"/>
      <w:outlineLvl w:val="5"/>
    </w:pPr>
    <w:rPr>
      <w:rFonts w:ascii="Calibri" w:cs="Times New Roman" w:eastAsia="Times New Roman" w:hAnsi="Calibri"/>
      <w:b w:val="1"/>
      <w:bCs w:val="1"/>
      <w:w w:val="100"/>
      <w:position w:val="-1"/>
      <w:sz w:val="22"/>
      <w:szCs w:val="22"/>
      <w:effect w:val="none"/>
      <w:vertAlign w:val="baseline"/>
      <w:cs w:val="0"/>
      <w:em w:val="none"/>
      <w:lang w:bidi="ar-SA" w:eastAsia="en-US" w:val="en-GB"/>
    </w:rPr>
  </w:style>
  <w:style w:type="paragraph" w:styleId="Heading7">
    <w:name w:val="Heading 7"/>
    <w:basedOn w:val="Normal"/>
    <w:next w:val="Normal"/>
    <w:autoRedefine w:val="0"/>
    <w:hidden w:val="0"/>
    <w:qFormat w:val="1"/>
    <w:pPr>
      <w:keepNext w:val="1"/>
      <w:keepLines w:val="1"/>
      <w:suppressAutoHyphens w:val="1"/>
      <w:spacing w:before="200" w:line="1" w:lineRule="atLeast"/>
      <w:ind w:leftChars="-1" w:rightChars="0" w:firstLineChars="-1"/>
      <w:textDirection w:val="btLr"/>
      <w:textAlignment w:val="top"/>
      <w:outlineLvl w:val="6"/>
    </w:pPr>
    <w:rPr>
      <w:rFonts w:ascii="Cambria" w:cs="Times New Roman" w:eastAsia="Times New Roman" w:hAnsi="Cambria"/>
      <w:i w:val="1"/>
      <w:iCs w:val="1"/>
      <w:color w:val="404040"/>
      <w:w w:val="100"/>
      <w:position w:val="-1"/>
      <w:sz w:val="26"/>
      <w:effect w:val="none"/>
      <w:vertAlign w:val="baseline"/>
      <w:cs w:val="0"/>
      <w:em w:val="none"/>
      <w:lang w:bidi="ar-SA" w:eastAsia="en-US" w:val="en-GB"/>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Footlight MT Light" w:cs="Times New Roman" w:eastAsia="Times New Roman" w:hAnsi="Footlight MT Light"/>
      <w:b w:val="1"/>
      <w:w w:val="100"/>
      <w:position w:val="-1"/>
      <w:sz w:val="28"/>
      <w:szCs w:val="20"/>
      <w:u w:val="single"/>
      <w:effect w:val="none"/>
      <w:vertAlign w:val="baseline"/>
      <w:cs w:val="0"/>
      <w:em w:val="none"/>
      <w:lang w:val="en-GB"/>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b w:val="1"/>
      <w:w w:val="100"/>
      <w:position w:val="-1"/>
      <w:sz w:val="20"/>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Times New Roman" w:hAnsi="Times New Roman"/>
      <w:b w:val="1"/>
      <w:w w:val="100"/>
      <w:position w:val="-1"/>
      <w:sz w:val="20"/>
      <w:szCs w:val="20"/>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eastAsia="Times New Roman" w:hAnsi="Courier New"/>
      <w:w w:val="100"/>
      <w:position w:val="-1"/>
      <w:sz w:val="20"/>
      <w:effect w:val="none"/>
      <w:vertAlign w:val="baseline"/>
      <w:cs w:val="0"/>
      <w:em w:val="none"/>
      <w:lang w:bidi="ar-SA" w:eastAsia="en-US" w:val="en-GB"/>
    </w:rPr>
  </w:style>
  <w:style w:type="character" w:styleId="PlainTextChar">
    <w:name w:val="Plain Text Char"/>
    <w:next w:val="PlainTextChar"/>
    <w:autoRedefine w:val="0"/>
    <w:hidden w:val="0"/>
    <w:qFormat w:val="0"/>
    <w:rPr>
      <w:rFonts w:ascii="Courier New" w:cs="Times New Roman" w:eastAsia="Times New Roman" w:hAnsi="Courier New"/>
      <w:w w:val="100"/>
      <w:position w:val="-1"/>
      <w:sz w:val="20"/>
      <w:szCs w:val="20"/>
      <w:effect w:val="none"/>
      <w:vertAlign w:val="baseline"/>
      <w:cs w:val="0"/>
      <w:em w:val="none"/>
      <w:lang w:val="en-GB"/>
    </w:rPr>
  </w:style>
  <w:style w:type="character" w:styleId="Heading7Char">
    <w:name w:val="Heading 7 Char"/>
    <w:next w:val="Heading7Char"/>
    <w:autoRedefine w:val="0"/>
    <w:hidden w:val="0"/>
    <w:qFormat w:val="0"/>
    <w:rPr>
      <w:rFonts w:ascii="Cambria" w:cs="Times New Roman" w:eastAsia="Times New Roman" w:hAnsi="Cambria"/>
      <w:i w:val="1"/>
      <w:iCs w:val="1"/>
      <w:color w:val="404040"/>
      <w:w w:val="100"/>
      <w:position w:val="-1"/>
      <w:sz w:val="26"/>
      <w:szCs w:val="20"/>
      <w:effect w:val="none"/>
      <w:vertAlign w:val="baseline"/>
      <w:cs w:val="0"/>
      <w:em w:val="none"/>
      <w:lang w:val="en-GB"/>
    </w:rPr>
  </w:style>
  <w:style w:type="paragraph" w:styleId="BodyText2">
    <w:name w:val="Body Text 2"/>
    <w:basedOn w:val="Normal"/>
    <w:next w:val="BodyText2"/>
    <w:autoRedefine w:val="0"/>
    <w:hidden w:val="0"/>
    <w:qFormat w:val="1"/>
    <w:pPr>
      <w:suppressAutoHyphens w:val="1"/>
      <w:spacing w:after="120" w:line="480" w:lineRule="auto"/>
      <w:ind w:leftChars="-1" w:rightChars="0" w:firstLineChars="-1"/>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character" w:styleId="BodyText2Char">
    <w:name w:val="Body Text 2 Char"/>
    <w:next w:val="BodyText2Char"/>
    <w:autoRedefine w:val="0"/>
    <w:hidden w:val="0"/>
    <w:qFormat w:val="0"/>
    <w:rPr>
      <w:rFonts w:ascii="Goudy Old Style" w:cs="Times New Roman" w:eastAsia="Times New Roman" w:hAnsi="Goudy Old Style"/>
      <w:w w:val="100"/>
      <w:position w:val="-1"/>
      <w:sz w:val="26"/>
      <w:szCs w:val="20"/>
      <w:effect w:val="none"/>
      <w:vertAlign w:val="baseline"/>
      <w:cs w:val="0"/>
      <w:em w:val="none"/>
      <w:lang w:val="en-GB"/>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 w:val="26"/>
      <w:szCs w:val="20"/>
      <w:effect w:val="none"/>
      <w:vertAlign w:val="baseline"/>
      <w:cs w:val="0"/>
      <w:em w:val="none"/>
      <w:lang w:val="en-GB"/>
    </w:rPr>
  </w:style>
  <w:style w:type="paragraph" w:styleId="BodyTextIndent">
    <w:name w:val="Body Text Indent"/>
    <w:basedOn w:val="Normal"/>
    <w:next w:val="BodyTextIndent"/>
    <w:autoRedefine w:val="0"/>
    <w:hidden w:val="0"/>
    <w:qFormat w:val="1"/>
    <w:pPr>
      <w:suppressAutoHyphens w:val="1"/>
      <w:spacing w:after="120" w:line="1" w:lineRule="atLeast"/>
      <w:ind w:left="360" w:leftChars="-1" w:rightChars="0" w:firstLineChars="-1"/>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character" w:styleId="BodyTextIndentChar">
    <w:name w:val="Body Text Indent Char"/>
    <w:next w:val="BodyTextIndentChar"/>
    <w:autoRedefine w:val="0"/>
    <w:hidden w:val="0"/>
    <w:qFormat w:val="0"/>
    <w:rPr>
      <w:rFonts w:ascii="Goudy Old Style" w:cs="Times New Roman" w:eastAsia="Times New Roman" w:hAnsi="Goudy Old Style"/>
      <w:w w:val="100"/>
      <w:position w:val="-1"/>
      <w:sz w:val="26"/>
      <w:szCs w:val="20"/>
      <w:effect w:val="none"/>
      <w:vertAlign w:val="baseline"/>
      <w:cs w:val="0"/>
      <w:em w:val="none"/>
      <w:lang w:val="en-GB"/>
    </w:rPr>
  </w:style>
  <w:style w:type="character" w:styleId="Hyperlink">
    <w:name w:val="Hyperlink"/>
    <w:next w:val="Hyperlink"/>
    <w:autoRedefine w:val="0"/>
    <w:hidden w:val="0"/>
    <w:qFormat w:val="1"/>
    <w:rPr>
      <w:color w:val="0000ff"/>
      <w:w w:val="100"/>
      <w:position w:val="-1"/>
      <w:u w:val="none"/>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eastAsia="Times New Roman" w:hAnsi="Tahoma"/>
      <w:w w:val="100"/>
      <w:position w:val="-1"/>
      <w:sz w:val="16"/>
      <w:szCs w:val="16"/>
      <w:effect w:val="none"/>
      <w:vertAlign w:val="baseline"/>
      <w:cs w:val="0"/>
      <w:em w:val="none"/>
      <w:lang w:bidi="ar-SA" w:eastAsia="en-US" w:val="en-GB"/>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val="en-GB"/>
    </w:rPr>
  </w:style>
  <w:style w:type="character" w:styleId="style61">
    <w:name w:val="style61"/>
    <w:next w:val="style61"/>
    <w:autoRedefine w:val="0"/>
    <w:hidden w:val="0"/>
    <w:qFormat w:val="0"/>
    <w:rPr>
      <w:b w:val="1"/>
      <w:bCs w:val="1"/>
      <w:w w:val="100"/>
      <w:position w:val="-1"/>
      <w:sz w:val="27"/>
      <w:szCs w:val="27"/>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eading2Char">
    <w:name w:val="Heading 2 Char"/>
    <w:next w:val="Heading2Ch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val="en-GB"/>
    </w:rPr>
  </w:style>
  <w:style w:type="character" w:styleId="Heading3Char">
    <w:name w:val="Heading 3 Char"/>
    <w:next w:val="Heading3Char"/>
    <w:autoRedefine w:val="0"/>
    <w:hidden w:val="0"/>
    <w:qFormat w:val="0"/>
    <w:rPr>
      <w:rFonts w:ascii="Cambria" w:cs="Times New Roman" w:eastAsia="Times New Roman" w:hAnsi="Cambria"/>
      <w:b w:val="1"/>
      <w:bCs w:val="1"/>
      <w:color w:val="4f81bd"/>
      <w:w w:val="100"/>
      <w:position w:val="-1"/>
      <w:sz w:val="26"/>
      <w:szCs w:val="20"/>
      <w:effect w:val="none"/>
      <w:vertAlign w:val="baseline"/>
      <w:cs w:val="0"/>
      <w:em w:val="none"/>
      <w:lang w:val="en-GB"/>
    </w:r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rFonts w:ascii="Goudy Old Style" w:eastAsia="Times New Roman" w:hAnsi="Goudy Old Style"/>
      <w:b w:val="1"/>
      <w:w w:val="100"/>
      <w:position w:val="-1"/>
      <w:sz w:val="28"/>
      <w:u w:val="single"/>
      <w:effect w:val="none"/>
      <w:vertAlign w:val="baseline"/>
      <w:cs w:val="0"/>
      <w:em w:val="none"/>
      <w:lang w:bidi="ar-SA" w:eastAsia="en-US" w:val="en-GB"/>
    </w:rPr>
  </w:style>
  <w:style w:type="character" w:styleId="TitleChar">
    <w:name w:val="Title Char"/>
    <w:next w:val="TitleChar"/>
    <w:autoRedefine w:val="0"/>
    <w:hidden w:val="0"/>
    <w:qFormat w:val="0"/>
    <w:rPr>
      <w:rFonts w:ascii="Goudy Old Style" w:cs="Times New Roman" w:eastAsia="Times New Roman" w:hAnsi="Goudy Old Style"/>
      <w:b w:val="1"/>
      <w:w w:val="100"/>
      <w:position w:val="-1"/>
      <w:sz w:val="28"/>
      <w:szCs w:val="20"/>
      <w:u w:val="single"/>
      <w:effect w:val="none"/>
      <w:vertAlign w:val="baseline"/>
      <w:cs w:val="0"/>
      <w:em w:val="none"/>
      <w:lang w:val="en-GB"/>
    </w:rPr>
  </w:style>
  <w:style w:type="character" w:styleId="Heading5Char">
    <w:name w:val="Heading 5 Char"/>
    <w:next w:val="Heading5Char"/>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val="en-GB"/>
    </w:rPr>
  </w:style>
  <w:style w:type="paragraph" w:styleId="Subtitle">
    <w:name w:val="Subtitle"/>
    <w:basedOn w:val="Normal"/>
    <w:next w:val="Subtitle"/>
    <w:autoRedefine w:val="0"/>
    <w:hidden w:val="0"/>
    <w:qFormat w:val="0"/>
    <w:pPr>
      <w:suppressAutoHyphens w:val="1"/>
      <w:spacing w:line="1" w:lineRule="atLeast"/>
      <w:ind w:leftChars="-1" w:rightChars="0" w:firstLineChars="-1"/>
      <w:textDirection w:val="btLr"/>
      <w:textAlignment w:val="top"/>
      <w:outlineLvl w:val="0"/>
    </w:pPr>
    <w:rPr>
      <w:rFonts w:ascii="Goudy Old Style" w:eastAsia="Times New Roman" w:hAnsi="Goudy Old Style"/>
      <w:b w:val="1"/>
      <w:w w:val="100"/>
      <w:position w:val="-1"/>
      <w:sz w:val="28"/>
      <w:u w:val="single"/>
      <w:effect w:val="none"/>
      <w:vertAlign w:val="baseline"/>
      <w:cs w:val="0"/>
      <w:em w:val="none"/>
      <w:lang w:bidi="ar-SA" w:eastAsia="en-US" w:val="en-GB"/>
    </w:rPr>
  </w:style>
  <w:style w:type="character" w:styleId="SubtitleChar">
    <w:name w:val="Subtitle Char"/>
    <w:next w:val="SubtitleChar"/>
    <w:autoRedefine w:val="0"/>
    <w:hidden w:val="0"/>
    <w:qFormat w:val="0"/>
    <w:rPr>
      <w:rFonts w:ascii="Goudy Old Style" w:eastAsia="Times New Roman" w:hAnsi="Goudy Old Style"/>
      <w:b w:val="1"/>
      <w:w w:val="100"/>
      <w:position w:val="-1"/>
      <w:sz w:val="28"/>
      <w:u w:val="single"/>
      <w:effect w:val="none"/>
      <w:vertAlign w:val="baseline"/>
      <w:cs w:val="0"/>
      <w:em w:val="none"/>
      <w:lang w:val="en-GB"/>
    </w:rPr>
  </w:style>
  <w:style w:type="character" w:styleId="Heading6Char">
    <w:name w:val="Heading 6 Char"/>
    <w:next w:val="Heading6Char"/>
    <w:autoRedefine w:val="0"/>
    <w:hidden w:val="0"/>
    <w:qFormat w:val="0"/>
    <w:rPr>
      <w:rFonts w:ascii="Calibri" w:cs="Times New Roman" w:eastAsia="Times New Roman" w:hAnsi="Calibri"/>
      <w:b w:val="1"/>
      <w:bCs w:val="1"/>
      <w:w w:val="100"/>
      <w:position w:val="-1"/>
      <w:sz w:val="22"/>
      <w:szCs w:val="22"/>
      <w:effect w:val="none"/>
      <w:vertAlign w:val="baseline"/>
      <w:cs w:val="0"/>
      <w:em w:val="none"/>
      <w:lang w:val="en-GB"/>
    </w:rPr>
  </w:style>
  <w:style w:type="paragraph" w:styleId="BodyText3">
    <w:name w:val="Body Text 3"/>
    <w:basedOn w:val="Normal"/>
    <w:next w:val="BodyText3"/>
    <w:autoRedefine w:val="0"/>
    <w:hidden w:val="0"/>
    <w:qFormat w:val="1"/>
    <w:pPr>
      <w:suppressAutoHyphens w:val="1"/>
      <w:spacing w:after="120" w:line="1" w:lineRule="atLeast"/>
      <w:ind w:leftChars="-1" w:rightChars="0" w:firstLineChars="-1"/>
      <w:textDirection w:val="btLr"/>
      <w:textAlignment w:val="top"/>
      <w:outlineLvl w:val="0"/>
    </w:pPr>
    <w:rPr>
      <w:rFonts w:ascii="Goudy Old Style" w:eastAsia="Times New Roman" w:hAnsi="Goudy Old Style"/>
      <w:w w:val="100"/>
      <w:position w:val="-1"/>
      <w:sz w:val="16"/>
      <w:szCs w:val="16"/>
      <w:effect w:val="none"/>
      <w:vertAlign w:val="baseline"/>
      <w:cs w:val="0"/>
      <w:em w:val="none"/>
      <w:lang w:bidi="ar-SA" w:eastAsia="en-US" w:val="en-GB"/>
    </w:rPr>
  </w:style>
  <w:style w:type="character" w:styleId="BodyText3Char">
    <w:name w:val="Body Text 3 Char"/>
    <w:next w:val="BodyText3Char"/>
    <w:autoRedefine w:val="0"/>
    <w:hidden w:val="0"/>
    <w:qFormat w:val="0"/>
    <w:rPr>
      <w:rFonts w:ascii="Goudy Old Style" w:eastAsia="Times New Roman" w:hAnsi="Goudy Old Style"/>
      <w:w w:val="100"/>
      <w:position w:val="-1"/>
      <w:sz w:val="16"/>
      <w:szCs w:val="16"/>
      <w:effect w:val="none"/>
      <w:vertAlign w:val="baseline"/>
      <w:cs w:val="0"/>
      <w:em w:val="none"/>
      <w:lang w:val="en-GB"/>
    </w:rPr>
  </w:style>
  <w:style w:type="paragraph" w:styleId="BlockText">
    <w:name w:val="Block Text"/>
    <w:basedOn w:val="Normal"/>
    <w:next w:val="BlockText"/>
    <w:autoRedefine w:val="0"/>
    <w:hidden w:val="0"/>
    <w:qFormat w:val="0"/>
    <w:pPr>
      <w:suppressAutoHyphens w:val="1"/>
      <w:spacing w:line="1" w:lineRule="atLeast"/>
      <w:ind w:left="780" w:right="579" w:leftChars="-1" w:rightChars="0" w:firstLineChars="-1"/>
      <w:jc w:val="both"/>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rFonts w:ascii="Goudy Old Style" w:eastAsia="Times New Roman" w:hAnsi="Goudy Old Style"/>
      <w:w w:val="100"/>
      <w:position w:val="-1"/>
      <w:sz w:val="26"/>
      <w:effect w:val="none"/>
      <w:vertAlign w:val="baseline"/>
      <w:cs w:val="0"/>
      <w:em w:val="none"/>
      <w:lang w:bidi="ar-SA" w:eastAsia="en-US" w:val="en-GB"/>
    </w:rPr>
  </w:style>
  <w:style w:type="paragraph" w:styleId="Subtitle">
    <w:name w:val="Subtitle"/>
    <w:basedOn w:val="Normal"/>
    <w:next w:val="Normal"/>
    <w:pPr>
      <w:pageBreakBefore w:val="0"/>
    </w:pPr>
    <w:rPr>
      <w:rFonts w:ascii="Sorts Mill Goudy" w:cs="Sorts Mill Goudy" w:eastAsia="Sorts Mill Goudy" w:hAnsi="Sorts Mill Goudy"/>
      <w:b w:val="1"/>
      <w:sz w:val="28"/>
      <w:szCs w:val="28"/>
      <w:u w:val="singl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yperlink" Target="http://www.kenyalaw.org/kenyalaw/klr_app/view_content.php?ContentHistoryID=16624" TargetMode="External"/><Relationship Id="rId10" Type="http://schemas.openxmlformats.org/officeDocument/2006/relationships/hyperlink" Target="http://www.kenyalaw.org/kenyalaw/klr_app/view_content.php?ContentHistoryID=16623" TargetMode="External"/><Relationship Id="rId13" Type="http://schemas.openxmlformats.org/officeDocument/2006/relationships/hyperlink" Target="http://www.kenyalaw.org/kenyalaw/klr_app/view_content.php?ContentHistoryID=16626" TargetMode="External"/><Relationship Id="rId12" Type="http://schemas.openxmlformats.org/officeDocument/2006/relationships/hyperlink" Target="http://www.kenyalaw.org/kenyalaw/klr_app/view_content.php?ContentHistoryID=166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enyalaw.org/kenyalaw/klr_app/view_content.php?ContentHistoryID=16622" TargetMode="External"/><Relationship Id="rId15" Type="http://schemas.openxmlformats.org/officeDocument/2006/relationships/hyperlink" Target="http://www.kenyalaw.org/kenyalaw/klr_app/view_content.php?ContentHistoryID=16628" TargetMode="External"/><Relationship Id="rId14" Type="http://schemas.openxmlformats.org/officeDocument/2006/relationships/hyperlink" Target="http://www.kenyalaw.org/kenyalaw/klr_app/view_content.php?ContentHistoryID=16627" TargetMode="External"/><Relationship Id="rId17" Type="http://schemas.openxmlformats.org/officeDocument/2006/relationships/hyperlink" Target="http://www.kenyalaw.org/kenyalaw/klr_app/view_content.php?ContentHistoryID=16630" TargetMode="External"/><Relationship Id="rId16" Type="http://schemas.openxmlformats.org/officeDocument/2006/relationships/hyperlink" Target="http://www.kenyalaw.org/kenyalaw/klr_app/view_content.php?ContentHistoryID=16629"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www.kenyalaw.org/kenyalaw/klr_app/view_content.php?ContentHistoryID=16640" TargetMode="External"/><Relationship Id="rId7" Type="http://schemas.openxmlformats.org/officeDocument/2006/relationships/hyperlink" Target="http://www.kenyalaw.org/kenyalaw/klr_app/view_content.php?ContentHistoryID=16179" TargetMode="External"/><Relationship Id="rId8" Type="http://schemas.openxmlformats.org/officeDocument/2006/relationships/hyperlink" Target="http://www.kenyalaw.org/kenyalaw/klr_app/view_content.php?ContentHistoryID=1618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BookAntiqua-italic.ttf"/><Relationship Id="rId10" Type="http://schemas.openxmlformats.org/officeDocument/2006/relationships/font" Target="fonts/BookAntiqua-bold.ttf"/><Relationship Id="rId13" Type="http://schemas.openxmlformats.org/officeDocument/2006/relationships/font" Target="fonts/SortsMillGoudy-regular.ttf"/><Relationship Id="rId12" Type="http://schemas.openxmlformats.org/officeDocument/2006/relationships/font" Target="fonts/BookAntiqua-boldItalic.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BookAntiqua-regular.ttf"/><Relationship Id="rId15" Type="http://schemas.openxmlformats.org/officeDocument/2006/relationships/font" Target="fonts/GentiumBasic-regular.ttf"/><Relationship Id="rId14" Type="http://schemas.openxmlformats.org/officeDocument/2006/relationships/font" Target="fonts/SortsMillGoudy-italic.ttf"/><Relationship Id="rId17" Type="http://schemas.openxmlformats.org/officeDocument/2006/relationships/font" Target="fonts/GentiumBasic-italic.ttf"/><Relationship Id="rId16" Type="http://schemas.openxmlformats.org/officeDocument/2006/relationships/font" Target="fonts/GentiumBasic-bold.ttf"/><Relationship Id="rId5" Type="http://schemas.openxmlformats.org/officeDocument/2006/relationships/font" Target="fonts/CenturySchoolbook-regular.ttf"/><Relationship Id="rId6" Type="http://schemas.openxmlformats.org/officeDocument/2006/relationships/font" Target="fonts/CenturySchoolbook-bold.ttf"/><Relationship Id="rId18" Type="http://schemas.openxmlformats.org/officeDocument/2006/relationships/font" Target="fonts/GentiumBasic-boldItalic.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kjh4U47Q5UgsmQ8yPfjmR5dhbA==">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2010-09-16T05:58:00Z</dcterms:created>
  <dc:creator>kslguest</dc:creator>
</cp:coreProperties>
</file>

<file path=docProps/custom.xml><?xml version="1.0" encoding="utf-8"?>
<Properties xmlns="http://schemas.openxmlformats.org/officeDocument/2006/custom-properties" xmlns:vt="http://schemas.openxmlformats.org/officeDocument/2006/docPropsVTypes"/>
</file>