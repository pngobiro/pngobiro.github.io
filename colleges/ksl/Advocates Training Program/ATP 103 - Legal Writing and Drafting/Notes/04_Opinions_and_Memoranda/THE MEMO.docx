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2"/>
      </w:sdtPr>
      <w:sdtContent>
        <w:p w:rsidR="00000000" w:rsidDel="00000000" w:rsidP="00000000" w:rsidRDefault="00000000" w:rsidRPr="00000000" w14:paraId="00000001">
          <w:pPr>
            <w:pageBreakBefore w:val="0"/>
            <w:rPr>
              <w:del w:author="Tabitha Mwangi" w:id="0" w:date="2022-02-02T05:55:48Z"/>
              <w:rFonts w:ascii="Georgia" w:cs="Georgia" w:eastAsia="Georgia" w:hAnsi="Georgia"/>
              <w:b w:val="0"/>
              <w:vertAlign w:val="baseline"/>
            </w:rPr>
          </w:pPr>
          <w:sdt>
            <w:sdtPr>
              <w:tag w:val="goog_rdk_1"/>
            </w:sdtPr>
            <w:sdtContent>
              <w:del w:author="Tabitha Mwangi" w:id="0" w:date="2022-02-02T05:55:48Z">
                <w:r w:rsidDel="00000000" w:rsidR="00000000" w:rsidRPr="00000000">
                  <w:rPr>
                    <w:rFonts w:ascii="Georgia" w:cs="Georgia" w:eastAsia="Georgia" w:hAnsi="Georgia"/>
                    <w:b w:val="1"/>
                    <w:vertAlign w:val="baseline"/>
                    <w:rtl w:val="0"/>
                  </w:rPr>
                  <w:delText xml:space="preserve">TO: E. WARREN, SENIOR COUNSEL</w:delText>
                </w:r>
                <w:r w:rsidDel="00000000" w:rsidR="00000000" w:rsidRPr="00000000">
                  <w:rPr>
                    <w:rtl w:val="0"/>
                  </w:rPr>
                </w:r>
              </w:del>
            </w:sdtContent>
          </w:sdt>
        </w:p>
      </w:sdtContent>
    </w:sdt>
    <w:sdt>
      <w:sdtPr>
        <w:tag w:val="goog_rdk_4"/>
      </w:sdtPr>
      <w:sdtContent>
        <w:p w:rsidR="00000000" w:rsidDel="00000000" w:rsidP="00000000" w:rsidRDefault="00000000" w:rsidRPr="00000000" w14:paraId="00000002">
          <w:pPr>
            <w:pageBreakBefore w:val="0"/>
            <w:rPr>
              <w:del w:author="Tabitha Mwangi" w:id="0" w:date="2022-02-02T05:55:48Z"/>
              <w:rFonts w:ascii="Georgia" w:cs="Georgia" w:eastAsia="Georgia" w:hAnsi="Georgia"/>
              <w:b w:val="0"/>
              <w:vertAlign w:val="baseline"/>
            </w:rPr>
          </w:pPr>
          <w:sdt>
            <w:sdtPr>
              <w:tag w:val="goog_rdk_3"/>
            </w:sdtPr>
            <w:sdtContent>
              <w:del w:author="Tabitha Mwangi" w:id="0" w:date="2022-02-02T05:55:48Z">
                <w:r w:rsidDel="00000000" w:rsidR="00000000" w:rsidRPr="00000000">
                  <w:rPr>
                    <w:rtl w:val="0"/>
                  </w:rPr>
                </w:r>
              </w:del>
            </w:sdtContent>
          </w:sdt>
        </w:p>
      </w:sdtContent>
    </w:sdt>
    <w:sdt>
      <w:sdtPr>
        <w:tag w:val="goog_rdk_6"/>
      </w:sdtPr>
      <w:sdtContent>
        <w:p w:rsidR="00000000" w:rsidDel="00000000" w:rsidP="00000000" w:rsidRDefault="00000000" w:rsidRPr="00000000" w14:paraId="00000003">
          <w:pPr>
            <w:pageBreakBefore w:val="0"/>
            <w:rPr>
              <w:del w:author="Tabitha Mwangi" w:id="0" w:date="2022-02-02T05:55:48Z"/>
              <w:rFonts w:ascii="Georgia" w:cs="Georgia" w:eastAsia="Georgia" w:hAnsi="Georgia"/>
              <w:b w:val="0"/>
              <w:vertAlign w:val="baseline"/>
            </w:rPr>
          </w:pPr>
          <w:sdt>
            <w:sdtPr>
              <w:tag w:val="goog_rdk_5"/>
            </w:sdtPr>
            <w:sdtContent>
              <w:del w:author="Tabitha Mwangi" w:id="0" w:date="2022-02-02T05:55:48Z">
                <w:r w:rsidDel="00000000" w:rsidR="00000000" w:rsidRPr="00000000">
                  <w:rPr>
                    <w:rFonts w:ascii="Georgia" w:cs="Georgia" w:eastAsia="Georgia" w:hAnsi="Georgia"/>
                    <w:b w:val="1"/>
                    <w:vertAlign w:val="baseline"/>
                    <w:rtl w:val="0"/>
                  </w:rPr>
                  <w:delText xml:space="preserve">FROM: KEVIN O.</w:delText>
                </w:r>
                <w:r w:rsidDel="00000000" w:rsidR="00000000" w:rsidRPr="00000000">
                  <w:rPr>
                    <w:rtl w:val="0"/>
                  </w:rPr>
                </w:r>
              </w:del>
            </w:sdtContent>
          </w:sdt>
        </w:p>
      </w:sdtContent>
    </w:sdt>
    <w:sdt>
      <w:sdtPr>
        <w:tag w:val="goog_rdk_8"/>
      </w:sdtPr>
      <w:sdtContent>
        <w:p w:rsidR="00000000" w:rsidDel="00000000" w:rsidP="00000000" w:rsidRDefault="00000000" w:rsidRPr="00000000" w14:paraId="00000004">
          <w:pPr>
            <w:pageBreakBefore w:val="0"/>
            <w:rPr>
              <w:del w:author="Tabitha Mwangi" w:id="0" w:date="2022-02-02T05:55:48Z"/>
              <w:rFonts w:ascii="Georgia" w:cs="Georgia" w:eastAsia="Georgia" w:hAnsi="Georgia"/>
              <w:b w:val="0"/>
              <w:vertAlign w:val="baseline"/>
            </w:rPr>
          </w:pPr>
          <w:sdt>
            <w:sdtPr>
              <w:tag w:val="goog_rdk_7"/>
            </w:sdtPr>
            <w:sdtContent>
              <w:del w:author="Tabitha Mwangi" w:id="0" w:date="2022-02-02T05:55:48Z">
                <w:r w:rsidDel="00000000" w:rsidR="00000000" w:rsidRPr="00000000">
                  <w:rPr>
                    <w:rtl w:val="0"/>
                  </w:rPr>
                </w:r>
              </w:del>
            </w:sdtContent>
          </w:sdt>
        </w:p>
      </w:sdtContent>
    </w:sdt>
    <w:sdt>
      <w:sdtPr>
        <w:tag w:val="goog_rdk_10"/>
      </w:sdtPr>
      <w:sdtContent>
        <w:p w:rsidR="00000000" w:rsidDel="00000000" w:rsidP="00000000" w:rsidRDefault="00000000" w:rsidRPr="00000000" w14:paraId="00000005">
          <w:pPr>
            <w:pageBreakBefore w:val="0"/>
            <w:rPr>
              <w:del w:author="Tabitha Mwangi" w:id="0" w:date="2022-02-02T05:55:48Z"/>
              <w:rFonts w:ascii="Georgia" w:cs="Georgia" w:eastAsia="Georgia" w:hAnsi="Georgia"/>
              <w:b w:val="0"/>
              <w:vertAlign w:val="baseline"/>
            </w:rPr>
          </w:pPr>
          <w:sdt>
            <w:sdtPr>
              <w:tag w:val="goog_rdk_9"/>
            </w:sdtPr>
            <w:sdtContent>
              <w:del w:author="Tabitha Mwangi" w:id="0" w:date="2022-02-02T05:55:48Z">
                <w:r w:rsidDel="00000000" w:rsidR="00000000" w:rsidRPr="00000000">
                  <w:rPr>
                    <w:rFonts w:ascii="Georgia" w:cs="Georgia" w:eastAsia="Georgia" w:hAnsi="Georgia"/>
                    <w:b w:val="1"/>
                    <w:vertAlign w:val="baseline"/>
                    <w:rtl w:val="0"/>
                  </w:rPr>
                  <w:delText xml:space="preserve">RE: KERONGO BWOMBWONGI</w:delText>
                </w:r>
                <w:r w:rsidDel="00000000" w:rsidR="00000000" w:rsidRPr="00000000">
                  <w:rPr>
                    <w:rtl w:val="0"/>
                  </w:rPr>
                </w:r>
              </w:del>
            </w:sdtContent>
          </w:sdt>
        </w:p>
      </w:sdtContent>
    </w:sdt>
    <w:sdt>
      <w:sdtPr>
        <w:tag w:val="goog_rdk_12"/>
      </w:sdtPr>
      <w:sdtContent>
        <w:p w:rsidR="00000000" w:rsidDel="00000000" w:rsidP="00000000" w:rsidRDefault="00000000" w:rsidRPr="00000000" w14:paraId="00000006">
          <w:pPr>
            <w:pageBreakBefore w:val="0"/>
            <w:rPr>
              <w:del w:author="Tabitha Mwangi" w:id="0" w:date="2022-02-02T05:55:48Z"/>
              <w:rFonts w:ascii="Georgia" w:cs="Georgia" w:eastAsia="Georgia" w:hAnsi="Georgia"/>
              <w:b w:val="0"/>
              <w:vertAlign w:val="baseline"/>
            </w:rPr>
          </w:pPr>
          <w:sdt>
            <w:sdtPr>
              <w:tag w:val="goog_rdk_11"/>
            </w:sdtPr>
            <w:sdtContent>
              <w:del w:author="Tabitha Mwangi" w:id="0" w:date="2022-02-02T05:55:48Z">
                <w:r w:rsidDel="00000000" w:rsidR="00000000" w:rsidRPr="00000000">
                  <w:rPr>
                    <w:rtl w:val="0"/>
                  </w:rPr>
                </w:r>
              </w:del>
            </w:sdtContent>
          </w:sdt>
        </w:p>
      </w:sdtContent>
    </w:sdt>
    <w:sdt>
      <w:sdtPr>
        <w:tag w:val="goog_rdk_14"/>
      </w:sdtPr>
      <w:sdtContent>
        <w:p w:rsidR="00000000" w:rsidDel="00000000" w:rsidP="00000000" w:rsidRDefault="00000000" w:rsidRPr="00000000" w14:paraId="00000007">
          <w:pPr>
            <w:pageBreakBefore w:val="0"/>
            <w:rPr>
              <w:del w:author="Tabitha Mwangi" w:id="0" w:date="2022-02-02T05:55:48Z"/>
              <w:rFonts w:ascii="Georgia" w:cs="Georgia" w:eastAsia="Georgia" w:hAnsi="Georgia"/>
              <w:b w:val="0"/>
              <w:vertAlign w:val="baseline"/>
            </w:rPr>
          </w:pPr>
          <w:sdt>
            <w:sdtPr>
              <w:tag w:val="goog_rdk_13"/>
            </w:sdtPr>
            <w:sdtContent>
              <w:del w:author="Tabitha Mwangi" w:id="0" w:date="2022-02-02T05:55:48Z">
                <w:r w:rsidDel="00000000" w:rsidR="00000000" w:rsidRPr="00000000">
                  <w:rPr>
                    <w:rFonts w:ascii="Georgia" w:cs="Georgia" w:eastAsia="Georgia" w:hAnsi="Georgia"/>
                    <w:b w:val="1"/>
                    <w:vertAlign w:val="baseline"/>
                    <w:rtl w:val="0"/>
                  </w:rPr>
                  <w:delText xml:space="preserve">DATE: 6</w:delText>
                </w:r>
                <w:r w:rsidDel="00000000" w:rsidR="00000000" w:rsidRPr="00000000">
                  <w:rPr>
                    <w:rFonts w:ascii="Georgia" w:cs="Georgia" w:eastAsia="Georgia" w:hAnsi="Georgia"/>
                    <w:b w:val="1"/>
                    <w:vertAlign w:val="superscript"/>
                    <w:rtl w:val="0"/>
                  </w:rPr>
                  <w:delText xml:space="preserve">TH</w:delText>
                </w:r>
                <w:r w:rsidDel="00000000" w:rsidR="00000000" w:rsidRPr="00000000">
                  <w:rPr>
                    <w:rFonts w:ascii="Georgia" w:cs="Georgia" w:eastAsia="Georgia" w:hAnsi="Georgia"/>
                    <w:b w:val="1"/>
                    <w:vertAlign w:val="baseline"/>
                    <w:rtl w:val="0"/>
                  </w:rPr>
                  <w:delText xml:space="preserve"> JUNE 2008</w:delText>
                </w:r>
                <w:r w:rsidDel="00000000" w:rsidR="00000000" w:rsidRPr="00000000">
                  <w:rPr>
                    <w:rtl w:val="0"/>
                  </w:rPr>
                </w:r>
              </w:del>
            </w:sdtContent>
          </w:sdt>
        </w:p>
      </w:sdtContent>
    </w:sdt>
    <w:sdt>
      <w:sdtPr>
        <w:tag w:val="goog_rdk_16"/>
      </w:sdtPr>
      <w:sdtContent>
        <w:p w:rsidR="00000000" w:rsidDel="00000000" w:rsidP="00000000" w:rsidRDefault="00000000" w:rsidRPr="00000000" w14:paraId="00000008">
          <w:pPr>
            <w:pageBreakBefore w:val="0"/>
            <w:rPr>
              <w:del w:author="Tabitha Mwangi" w:id="0" w:date="2022-02-02T05:55:48Z"/>
              <w:rFonts w:ascii="Georgia" w:cs="Georgia" w:eastAsia="Georgia" w:hAnsi="Georgia"/>
              <w:vertAlign w:val="baseline"/>
            </w:rPr>
          </w:pPr>
          <w:sdt>
            <w:sdtPr>
              <w:tag w:val="goog_rdk_15"/>
            </w:sdtPr>
            <w:sdtContent>
              <w:del w:author="Tabitha Mwangi" w:id="0" w:date="2022-02-02T05:55:48Z">
                <w:r w:rsidDel="00000000" w:rsidR="00000000" w:rsidRPr="00000000">
                  <w:rPr>
                    <w:rtl w:val="0"/>
                  </w:rPr>
                </w:r>
              </w:del>
            </w:sdtContent>
          </w:sdt>
        </w:p>
      </w:sdtContent>
    </w:sdt>
    <w:sdt>
      <w:sdtPr>
        <w:tag w:val="goog_rdk_18"/>
      </w:sdtPr>
      <w:sdtContent>
        <w:p w:rsidR="00000000" w:rsidDel="00000000" w:rsidP="00000000" w:rsidRDefault="00000000" w:rsidRPr="00000000" w14:paraId="00000009">
          <w:pPr>
            <w:pageBreakBefore w:val="0"/>
            <w:jc w:val="both"/>
            <w:rPr>
              <w:del w:author="Tabitha Mwangi" w:id="0" w:date="2022-02-02T05:55:48Z"/>
              <w:rFonts w:ascii="Georgia" w:cs="Georgia" w:eastAsia="Georgia" w:hAnsi="Georgia"/>
              <w:vertAlign w:val="baseline"/>
            </w:rPr>
          </w:pPr>
          <w:sdt>
            <w:sdtPr>
              <w:tag w:val="goog_rdk_17"/>
            </w:sdtPr>
            <w:sdtContent>
              <w:del w:author="Tabitha Mwangi" w:id="0" w:date="2022-02-02T05:55:48Z">
                <w:r w:rsidDel="00000000" w:rsidR="00000000" w:rsidRPr="00000000">
                  <w:rPr>
                    <w:rFonts w:ascii="Georgia" w:cs="Georgia" w:eastAsia="Georgia" w:hAnsi="Georgia"/>
                    <w:vertAlign w:val="baseline"/>
                    <w:rtl w:val="0"/>
                  </w:rPr>
                  <w:delText xml:space="preserve">Our client, Boresha Maisha Development Initiative (BMDI) has asked us to prepare an opinion on the termination of employment of Mr. Kerongo Bwombwongi. For this opinion, you have asked me to research a number of issues surrounding the rights of BMDI with regard to Mr. Bwombwongi’s employment termination. As per your request, the following memo discusses these issues. Please review this draft preliminary opinion on the matter and kindly let me know if I can be of further assistance.</w:delText>
                </w:r>
              </w:del>
            </w:sdtContent>
          </w:sdt>
        </w:p>
      </w:sdtContent>
    </w:sdt>
    <w:sdt>
      <w:sdtPr>
        <w:tag w:val="goog_rdk_20"/>
      </w:sdtPr>
      <w:sdtContent>
        <w:p w:rsidR="00000000" w:rsidDel="00000000" w:rsidP="00000000" w:rsidRDefault="00000000" w:rsidRPr="00000000" w14:paraId="0000000A">
          <w:pPr>
            <w:pageBreakBefore w:val="0"/>
            <w:jc w:val="both"/>
            <w:rPr>
              <w:del w:author="Tabitha Mwangi" w:id="0" w:date="2022-02-02T05:55:48Z"/>
              <w:rFonts w:ascii="Georgia" w:cs="Georgia" w:eastAsia="Georgia" w:hAnsi="Georgia"/>
              <w:vertAlign w:val="baseline"/>
            </w:rPr>
          </w:pPr>
          <w:sdt>
            <w:sdtPr>
              <w:tag w:val="goog_rdk_19"/>
            </w:sdtPr>
            <w:sdtContent>
              <w:del w:author="Tabitha Mwangi" w:id="0" w:date="2022-02-02T05:55:48Z">
                <w:r w:rsidDel="00000000" w:rsidR="00000000" w:rsidRPr="00000000">
                  <w:rPr>
                    <w:rtl w:val="0"/>
                  </w:rPr>
                </w:r>
              </w:del>
            </w:sdtContent>
          </w:sdt>
        </w:p>
      </w:sdtContent>
    </w:sdt>
    <w:sdt>
      <w:sdtPr>
        <w:tag w:val="goog_rdk_22"/>
      </w:sdtPr>
      <w:sdtContent>
        <w:p w:rsidR="00000000" w:rsidDel="00000000" w:rsidP="00000000" w:rsidRDefault="00000000" w:rsidRPr="00000000" w14:paraId="0000000B">
          <w:pPr>
            <w:pageBreakBefore w:val="0"/>
            <w:jc w:val="both"/>
            <w:rPr>
              <w:del w:author="Tabitha Mwangi" w:id="0" w:date="2022-02-02T05:55:48Z"/>
              <w:rFonts w:ascii="Georgia" w:cs="Georgia" w:eastAsia="Georgia" w:hAnsi="Georgia"/>
              <w:b w:val="0"/>
              <w:u w:val="single"/>
              <w:vertAlign w:val="baseline"/>
            </w:rPr>
          </w:pPr>
          <w:sdt>
            <w:sdtPr>
              <w:tag w:val="goog_rdk_21"/>
            </w:sdtPr>
            <w:sdtContent>
              <w:del w:author="Tabitha Mwangi" w:id="0" w:date="2022-02-02T05:55:48Z">
                <w:r w:rsidDel="00000000" w:rsidR="00000000" w:rsidRPr="00000000">
                  <w:rPr>
                    <w:rFonts w:ascii="Georgia" w:cs="Georgia" w:eastAsia="Georgia" w:hAnsi="Georgia"/>
                    <w:b w:val="1"/>
                    <w:u w:val="single"/>
                    <w:vertAlign w:val="baseline"/>
                    <w:rtl w:val="0"/>
                  </w:rPr>
                  <w:delText xml:space="preserve">Statement of Facts </w:delText>
                </w:r>
                <w:r w:rsidDel="00000000" w:rsidR="00000000" w:rsidRPr="00000000">
                  <w:rPr>
                    <w:rtl w:val="0"/>
                  </w:rPr>
                </w:r>
              </w:del>
            </w:sdtContent>
          </w:sdt>
        </w:p>
      </w:sdtContent>
    </w:sdt>
    <w:sdt>
      <w:sdtPr>
        <w:tag w:val="goog_rdk_24"/>
      </w:sdtPr>
      <w:sdtContent>
        <w:p w:rsidR="00000000" w:rsidDel="00000000" w:rsidP="00000000" w:rsidRDefault="00000000" w:rsidRPr="00000000" w14:paraId="0000000C">
          <w:pPr>
            <w:pageBreakBefore w:val="0"/>
            <w:jc w:val="both"/>
            <w:rPr>
              <w:del w:author="Tabitha Mwangi" w:id="0" w:date="2022-02-02T05:55:48Z"/>
              <w:rFonts w:ascii="Georgia" w:cs="Georgia" w:eastAsia="Georgia" w:hAnsi="Georgia"/>
              <w:b w:val="0"/>
              <w:u w:val="single"/>
              <w:vertAlign w:val="baseline"/>
            </w:rPr>
          </w:pPr>
          <w:sdt>
            <w:sdtPr>
              <w:tag w:val="goog_rdk_23"/>
            </w:sdtPr>
            <w:sdtContent>
              <w:del w:author="Tabitha Mwangi" w:id="0" w:date="2022-02-02T05:55:48Z">
                <w:r w:rsidDel="00000000" w:rsidR="00000000" w:rsidRPr="00000000">
                  <w:rPr>
                    <w:rtl w:val="0"/>
                  </w:rPr>
                </w:r>
              </w:del>
            </w:sdtContent>
          </w:sdt>
        </w:p>
      </w:sdtContent>
    </w:sdt>
    <w:p w:rsidR="00000000" w:rsidDel="00000000" w:rsidP="00000000" w:rsidRDefault="00000000" w:rsidRPr="00000000" w14:paraId="0000000D">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Mr. Kerongo was contracted by our client as a Programme Co-ordinator from 1</w:t>
      </w:r>
      <w:r w:rsidDel="00000000" w:rsidR="00000000" w:rsidRPr="00000000">
        <w:rPr>
          <w:rFonts w:ascii="Georgia" w:cs="Georgia" w:eastAsia="Georgia" w:hAnsi="Georgia"/>
          <w:vertAlign w:val="superscript"/>
          <w:rtl w:val="0"/>
        </w:rPr>
        <w:t xml:space="preserve">st</w:t>
      </w:r>
      <w:r w:rsidDel="00000000" w:rsidR="00000000" w:rsidRPr="00000000">
        <w:rPr>
          <w:rFonts w:ascii="Georgia" w:cs="Georgia" w:eastAsia="Georgia" w:hAnsi="Georgia"/>
          <w:vertAlign w:val="baseline"/>
          <w:rtl w:val="0"/>
        </w:rPr>
        <w:t xml:space="preserve"> January to 31</w:t>
      </w:r>
      <w:r w:rsidDel="00000000" w:rsidR="00000000" w:rsidRPr="00000000">
        <w:rPr>
          <w:rFonts w:ascii="Georgia" w:cs="Georgia" w:eastAsia="Georgia" w:hAnsi="Georgia"/>
          <w:vertAlign w:val="superscript"/>
          <w:rtl w:val="0"/>
        </w:rPr>
        <w:t xml:space="preserve">st</w:t>
      </w:r>
      <w:r w:rsidDel="00000000" w:rsidR="00000000" w:rsidRPr="00000000">
        <w:rPr>
          <w:rFonts w:ascii="Georgia" w:cs="Georgia" w:eastAsia="Georgia" w:hAnsi="Georgia"/>
          <w:vertAlign w:val="baseline"/>
          <w:rtl w:val="0"/>
        </w:rPr>
        <w:t xml:space="preserve"> December 2007. Contracted as an employee, Mr. Kerongo’s contract was renewable by our client depending on how well Mr.Kerongo performed his responsibilities. </w:t>
      </w:r>
    </w:p>
    <w:p w:rsidR="00000000" w:rsidDel="00000000" w:rsidP="00000000" w:rsidRDefault="00000000" w:rsidRPr="00000000" w14:paraId="0000000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0F">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On the 3oth of April 2008, our client wrote to Mr. Bwombwongi and duly informed him that his contract of employment was not up for renewal. Mr. Bwombongi through his lawyers, Wakili Mkali and Co. Advocates, then wrote to our client claiming compensation for wrongful termination of Mr. Bwombwongi’s contract of employment. The events that led up to non renewal of the contract are as follows:</w:t>
      </w:r>
    </w:p>
    <w:p w:rsidR="00000000" w:rsidDel="00000000" w:rsidP="00000000" w:rsidRDefault="00000000" w:rsidRPr="00000000" w14:paraId="0000001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1">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Mr. Bwombwongi was employed by our client to undertake certain responsibilities as the Programme Co-ordinator. These responsibilities included writing monthly project proposals for funding our client’s activities and preparation of regular reports on project activities and expenditure for submission to donors. Mr. Bwombwongi was also required to prepare monthly progress reports and submit the same to our client’s Executive Director. </w:t>
        <w:tab/>
      </w:r>
    </w:p>
    <w:p w:rsidR="00000000" w:rsidDel="00000000" w:rsidP="00000000" w:rsidRDefault="00000000" w:rsidRPr="00000000" w14:paraId="0000001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3">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On the 18</w:t>
      </w:r>
      <w:r w:rsidDel="00000000" w:rsidR="00000000" w:rsidRPr="00000000">
        <w:rPr>
          <w:rFonts w:ascii="Georgia" w:cs="Georgia" w:eastAsia="Georgia" w:hAnsi="Georgia"/>
          <w:vertAlign w:val="superscript"/>
          <w:rtl w:val="0"/>
        </w:rPr>
        <w:t xml:space="preserve">th</w:t>
      </w:r>
      <w:r w:rsidDel="00000000" w:rsidR="00000000" w:rsidRPr="00000000">
        <w:rPr>
          <w:rFonts w:ascii="Georgia" w:cs="Georgia" w:eastAsia="Georgia" w:hAnsi="Georgia"/>
          <w:vertAlign w:val="baseline"/>
          <w:rtl w:val="0"/>
        </w:rPr>
        <w:t xml:space="preserve"> of March 2008, the Executive Director wrote to Mr. Bwombwongi requesting him to submit the regular reports on project activities which were outstanding for three months. On the 28</w:t>
      </w:r>
      <w:r w:rsidDel="00000000" w:rsidR="00000000" w:rsidRPr="00000000">
        <w:rPr>
          <w:rFonts w:ascii="Georgia" w:cs="Georgia" w:eastAsia="Georgia" w:hAnsi="Georgia"/>
          <w:vertAlign w:val="superscript"/>
          <w:rtl w:val="0"/>
        </w:rPr>
        <w:t xml:space="preserve">th</w:t>
      </w:r>
      <w:r w:rsidDel="00000000" w:rsidR="00000000" w:rsidRPr="00000000">
        <w:rPr>
          <w:rFonts w:ascii="Georgia" w:cs="Georgia" w:eastAsia="Georgia" w:hAnsi="Georgia"/>
          <w:vertAlign w:val="baseline"/>
          <w:rtl w:val="0"/>
        </w:rPr>
        <w:t xml:space="preserve"> of April 2008, Mr. Bwombongi replied and submitted the reports to the Executive Director. At a meeting of our client’s Management Committee on 2</w:t>
      </w:r>
      <w:r w:rsidDel="00000000" w:rsidR="00000000" w:rsidRPr="00000000">
        <w:rPr>
          <w:rFonts w:ascii="Georgia" w:cs="Georgia" w:eastAsia="Georgia" w:hAnsi="Georgia"/>
          <w:vertAlign w:val="superscript"/>
          <w:rtl w:val="0"/>
        </w:rPr>
        <w:t xml:space="preserve">nd</w:t>
      </w:r>
      <w:r w:rsidDel="00000000" w:rsidR="00000000" w:rsidRPr="00000000">
        <w:rPr>
          <w:rFonts w:ascii="Georgia" w:cs="Georgia" w:eastAsia="Georgia" w:hAnsi="Georgia"/>
          <w:vertAlign w:val="baseline"/>
          <w:rtl w:val="0"/>
        </w:rPr>
        <w:t xml:space="preserve"> April 2008 it was reported that Mr. Bwombwongi’s submitted reports did not comply with the contents of the letter written to him on 18</w:t>
      </w:r>
      <w:r w:rsidDel="00000000" w:rsidR="00000000" w:rsidRPr="00000000">
        <w:rPr>
          <w:rFonts w:ascii="Georgia" w:cs="Georgia" w:eastAsia="Georgia" w:hAnsi="Georgia"/>
          <w:vertAlign w:val="superscript"/>
          <w:rtl w:val="0"/>
        </w:rPr>
        <w:t xml:space="preserve">th</w:t>
      </w:r>
      <w:r w:rsidDel="00000000" w:rsidR="00000000" w:rsidRPr="00000000">
        <w:rPr>
          <w:rFonts w:ascii="Georgia" w:cs="Georgia" w:eastAsia="Georgia" w:hAnsi="Georgia"/>
          <w:vertAlign w:val="baseline"/>
          <w:rtl w:val="0"/>
        </w:rPr>
        <w:t xml:space="preserve"> March 2008 requiring him to undertake his responsibilities per the employment contract. In addition, it was noted at the meeting, that NDO (one of our client’s donors) had decided to withhold funding to our client until such time as our client forwarded to them its narrative report of its activities for the period covering 1</w:t>
      </w:r>
      <w:r w:rsidDel="00000000" w:rsidR="00000000" w:rsidRPr="00000000">
        <w:rPr>
          <w:rFonts w:ascii="Georgia" w:cs="Georgia" w:eastAsia="Georgia" w:hAnsi="Georgia"/>
          <w:vertAlign w:val="superscript"/>
          <w:rtl w:val="0"/>
        </w:rPr>
        <w:t xml:space="preserve">st</w:t>
      </w:r>
      <w:r w:rsidDel="00000000" w:rsidR="00000000" w:rsidRPr="00000000">
        <w:rPr>
          <w:rFonts w:ascii="Georgia" w:cs="Georgia" w:eastAsia="Georgia" w:hAnsi="Georgia"/>
          <w:vertAlign w:val="baseline"/>
          <w:rtl w:val="0"/>
        </w:rPr>
        <w:t xml:space="preserve"> January to 31</w:t>
      </w:r>
      <w:r w:rsidDel="00000000" w:rsidR="00000000" w:rsidRPr="00000000">
        <w:rPr>
          <w:rFonts w:ascii="Georgia" w:cs="Georgia" w:eastAsia="Georgia" w:hAnsi="Georgia"/>
          <w:vertAlign w:val="superscript"/>
          <w:rtl w:val="0"/>
        </w:rPr>
        <w:t xml:space="preserve">st</w:t>
      </w:r>
      <w:r w:rsidDel="00000000" w:rsidR="00000000" w:rsidRPr="00000000">
        <w:rPr>
          <w:rFonts w:ascii="Georgia" w:cs="Georgia" w:eastAsia="Georgia" w:hAnsi="Georgia"/>
          <w:vertAlign w:val="baseline"/>
          <w:rtl w:val="0"/>
        </w:rPr>
        <w:t xml:space="preserve"> December 2007. The responsibility of preparing the narrative report on project activities fell squarely on Mr. Bwombwongi. Again, he had failed to effectively perform another responsibility. It was also noted that Mr. Bwombwongi had written a project proposal to NDO’s Nicola Van Basten without adopting the standard procedure used by our client for writing project proposals; instead, he had adopted a format developed by our client’s former Programme Co-ordinator.</w:t>
      </w:r>
    </w:p>
    <w:p w:rsidR="00000000" w:rsidDel="00000000" w:rsidP="00000000" w:rsidRDefault="00000000" w:rsidRPr="00000000" w14:paraId="0000001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5">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On 30</w:t>
      </w:r>
      <w:r w:rsidDel="00000000" w:rsidR="00000000" w:rsidRPr="00000000">
        <w:rPr>
          <w:rFonts w:ascii="Georgia" w:cs="Georgia" w:eastAsia="Georgia" w:hAnsi="Georgia"/>
          <w:vertAlign w:val="superscript"/>
          <w:rtl w:val="0"/>
        </w:rPr>
        <w:t xml:space="preserve">th</w:t>
      </w:r>
      <w:r w:rsidDel="00000000" w:rsidR="00000000" w:rsidRPr="00000000">
        <w:rPr>
          <w:rFonts w:ascii="Georgia" w:cs="Georgia" w:eastAsia="Georgia" w:hAnsi="Georgia"/>
          <w:vertAlign w:val="baseline"/>
          <w:rtl w:val="0"/>
        </w:rPr>
        <w:t xml:space="preserve"> April 2008 Dr. Hemedi Warsame, the Executive Director and Chairperson of the Management Committee of BMDI wrote a letter to Mr.Bwombwongi and informed him that his contract was not renewable. Mr. Bwombwongi was paid outstanding salary for the months of October to December 2007 amounting to KShs. 380,000.00. Apart from these, no further payments were made.</w:t>
      </w:r>
    </w:p>
    <w:p w:rsidR="00000000" w:rsidDel="00000000" w:rsidP="00000000" w:rsidRDefault="00000000" w:rsidRPr="00000000" w14:paraId="0000001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7">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Through his lawyers, Wakili Mkali and Co. Advocates, Mr. Bwombwongi wrote to our client seeking compensation for wrongful dismissal based on various grounds stated in the demand letter dated 13</w:t>
      </w:r>
      <w:r w:rsidDel="00000000" w:rsidR="00000000" w:rsidRPr="00000000">
        <w:rPr>
          <w:rFonts w:ascii="Georgia" w:cs="Georgia" w:eastAsia="Georgia" w:hAnsi="Georgia"/>
          <w:vertAlign w:val="superscript"/>
          <w:rtl w:val="0"/>
        </w:rPr>
        <w:t xml:space="preserve">th</w:t>
      </w:r>
      <w:r w:rsidDel="00000000" w:rsidR="00000000" w:rsidRPr="00000000">
        <w:rPr>
          <w:rFonts w:ascii="Georgia" w:cs="Georgia" w:eastAsia="Georgia" w:hAnsi="Georgia"/>
          <w:vertAlign w:val="baseline"/>
          <w:rtl w:val="0"/>
        </w:rPr>
        <w:t xml:space="preserve"> May 2008 and attached herewith. </w:t>
      </w:r>
    </w:p>
    <w:p w:rsidR="00000000" w:rsidDel="00000000" w:rsidP="00000000" w:rsidRDefault="00000000" w:rsidRPr="00000000" w14:paraId="0000001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9">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We are now required to advise our client on their rights and respond to the demand letter.</w:t>
      </w:r>
    </w:p>
    <w:p w:rsidR="00000000" w:rsidDel="00000000" w:rsidP="00000000" w:rsidRDefault="00000000" w:rsidRPr="00000000" w14:paraId="0000001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B">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u w:val="single"/>
          <w:vertAlign w:val="baseline"/>
          <w:rtl w:val="0"/>
        </w:rPr>
        <w:t xml:space="preserve">Issues</w:t>
      </w:r>
      <w:r w:rsidDel="00000000" w:rsidR="00000000" w:rsidRPr="00000000">
        <w:rPr>
          <w:rtl w:val="0"/>
        </w:rPr>
      </w:r>
    </w:p>
    <w:p w:rsidR="00000000" w:rsidDel="00000000" w:rsidP="00000000" w:rsidRDefault="00000000" w:rsidRPr="00000000" w14:paraId="0000001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Is our client liable to Mr. Bwombwongi in the sum of KShs 380,000 for salaries due and outstanding for the months of January to April 2008?</w:t>
      </w:r>
    </w:p>
    <w:p w:rsidR="00000000" w:rsidDel="00000000" w:rsidP="00000000" w:rsidRDefault="00000000" w:rsidRPr="00000000" w14:paraId="0000001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F">
      <w:pPr>
        <w:pageBreakBefore w:val="0"/>
        <w:numPr>
          <w:ilvl w:val="0"/>
          <w:numId w:val="1"/>
        </w:numPr>
        <w:ind w:left="720" w:hanging="36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Does our client owe Mr. Bwombwongi KShs, 133,000.00 as interest, at 20% per month, for wrongfully withholding salary for the months of October to December 2007?</w:t>
      </w:r>
    </w:p>
    <w:p w:rsidR="00000000" w:rsidDel="00000000" w:rsidP="00000000" w:rsidRDefault="00000000" w:rsidRPr="00000000" w14:paraId="0000002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1">
      <w:pPr>
        <w:pageBreakBefore w:val="0"/>
        <w:numPr>
          <w:ilvl w:val="0"/>
          <w:numId w:val="1"/>
        </w:numPr>
        <w:ind w:left="720" w:hanging="36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Is Mr. Bwombwongi entitled to Kshs.285,000.00 as compensation for three (3) months’ salary in lieu of notice?</w:t>
      </w:r>
    </w:p>
    <w:p w:rsidR="00000000" w:rsidDel="00000000" w:rsidP="00000000" w:rsidRDefault="00000000" w:rsidRPr="00000000" w14:paraId="0000002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3">
      <w:pPr>
        <w:pageBreakBefore w:val="0"/>
        <w:numPr>
          <w:ilvl w:val="0"/>
          <w:numId w:val="1"/>
        </w:numPr>
        <w:ind w:left="720" w:hanging="36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Is our client mandated to pay Mr. Bwombwongi leave allowance in lieu of leave for KShs. 95,000?</w:t>
      </w:r>
    </w:p>
    <w:p w:rsidR="00000000" w:rsidDel="00000000" w:rsidP="00000000" w:rsidRDefault="00000000" w:rsidRPr="00000000" w14:paraId="0000002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5">
      <w:pPr>
        <w:pageBreakBefore w:val="0"/>
        <w:numPr>
          <w:ilvl w:val="0"/>
          <w:numId w:val="1"/>
        </w:numPr>
        <w:ind w:left="720" w:hanging="36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Should our client reimburse Mr. Bwombwongi expended petty cash of Kshs 60,000? </w:t>
      </w:r>
    </w:p>
    <w:p w:rsidR="00000000" w:rsidDel="00000000" w:rsidP="00000000" w:rsidRDefault="00000000" w:rsidRPr="00000000" w14:paraId="0000002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9">
      <w:pPr>
        <w:pageBreakBefore w:val="0"/>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2A">
      <w:pPr>
        <w:pageBreakBefore w:val="0"/>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2B">
      <w:pPr>
        <w:pageBreakBefore w:val="0"/>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2C">
      <w:pPr>
        <w:pageBreakBefore w:val="0"/>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2D">
      <w:pPr>
        <w:pageBreakBefore w:val="0"/>
        <w:jc w:val="both"/>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Analysis for Issue 1 - Is our client liable to Mr. Bwombwongi in the sum of KShs 380,000 for salaries due and outstanding for the months of January to April 2008?</w:t>
      </w:r>
      <w:r w:rsidDel="00000000" w:rsidR="00000000" w:rsidRPr="00000000">
        <w:rPr>
          <w:rtl w:val="0"/>
        </w:rPr>
      </w:r>
    </w:p>
    <w:p w:rsidR="00000000" w:rsidDel="00000000" w:rsidP="00000000" w:rsidRDefault="00000000" w:rsidRPr="00000000" w14:paraId="0000002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F">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answer here turns on whether there was an existing contract of employment from January to April 2008 entitling Mr. Bwombwongi to claim the said amount of salary as due and owing.</w:t>
      </w:r>
    </w:p>
    <w:p w:rsidR="00000000" w:rsidDel="00000000" w:rsidP="00000000" w:rsidRDefault="00000000" w:rsidRPr="00000000" w14:paraId="0000003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1">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Although there was no written contract between our client and Mr.Bwombwongi, an implied contract of employment between the two parties did in fact exist. An implied contract is one which the parties presumably intended to exist either through a tacit understanding or through an assumption-Black’s Law Dictionary, 7</w:t>
      </w:r>
      <w:r w:rsidDel="00000000" w:rsidR="00000000" w:rsidRPr="00000000">
        <w:rPr>
          <w:rFonts w:ascii="Georgia" w:cs="Georgia" w:eastAsia="Georgia" w:hAnsi="Georgia"/>
          <w:vertAlign w:val="superscript"/>
          <w:rtl w:val="0"/>
        </w:rPr>
        <w:t xml:space="preserve">th</w:t>
      </w:r>
      <w:r w:rsidDel="00000000" w:rsidR="00000000" w:rsidRPr="00000000">
        <w:rPr>
          <w:rFonts w:ascii="Georgia" w:cs="Georgia" w:eastAsia="Georgia" w:hAnsi="Georgia"/>
          <w:vertAlign w:val="baseline"/>
          <w:rtl w:val="0"/>
        </w:rPr>
        <w:t xml:space="preserve"> ed. s.v ‘contract (implied in-fact contract)”. </w:t>
      </w:r>
    </w:p>
    <w:p w:rsidR="00000000" w:rsidDel="00000000" w:rsidP="00000000" w:rsidRDefault="00000000" w:rsidRPr="00000000" w14:paraId="0000003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3">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existence of such an implied contract of employment was recognized in </w:t>
      </w:r>
      <w:r w:rsidDel="00000000" w:rsidR="00000000" w:rsidRPr="00000000">
        <w:rPr>
          <w:rFonts w:ascii="Georgia" w:cs="Georgia" w:eastAsia="Georgia" w:hAnsi="Georgia"/>
          <w:b w:val="1"/>
          <w:vertAlign w:val="baseline"/>
          <w:rtl w:val="0"/>
        </w:rPr>
        <w:t xml:space="preserve">Cable &amp; Wireless Plc v P. Muscatt [2006] EWCA civ 220</w:t>
      </w:r>
      <w:r w:rsidDel="00000000" w:rsidR="00000000" w:rsidRPr="00000000">
        <w:rPr>
          <w:rFonts w:ascii="Georgia" w:cs="Georgia" w:eastAsia="Georgia" w:hAnsi="Georgia"/>
          <w:vertAlign w:val="baseline"/>
          <w:rtl w:val="0"/>
        </w:rPr>
        <w:t xml:space="preserve">. In that case, the Court of Appeal upheld the applicant's claim, stating that a contract of employment could be implied, and confirmed earlier case law that, in deciding the true employment status of a worker, consideration must be given not only to the written contract governing the arrangement but also to all the evidence as to the factual reality of the arrangement.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In the present case our client is estopped, by the facts, from denying that Mr. Bwombwongi was not under contract from January to April 2008 since they retained Mr. Bwombwongi as an employee after the expiration of his contract (on 31</w:t>
      </w:r>
      <w:r w:rsidDel="00000000" w:rsidR="00000000" w:rsidRPr="00000000">
        <w:rPr>
          <w:rFonts w:ascii="Georgia" w:cs="Georgia" w:eastAsia="Georgia" w:hAnsi="Georgia"/>
          <w:b w:val="0"/>
          <w:i w:val="0"/>
          <w:smallCaps w:val="0"/>
          <w:strike w:val="0"/>
          <w:color w:val="000000"/>
          <w:sz w:val="24"/>
          <w:szCs w:val="24"/>
          <w:u w:val="none"/>
          <w:shd w:fill="auto" w:val="clear"/>
          <w:vertAlign w:val="superscript"/>
          <w:rtl w:val="0"/>
        </w:rPr>
        <w:t xml:space="preserve">st</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December 2007) and never served him with a termination notice when his contract was supposed to run out on the 31</w:t>
      </w:r>
      <w:r w:rsidDel="00000000" w:rsidR="00000000" w:rsidRPr="00000000">
        <w:rPr>
          <w:rFonts w:ascii="Georgia" w:cs="Georgia" w:eastAsia="Georgia" w:hAnsi="Georgia"/>
          <w:b w:val="0"/>
          <w:i w:val="0"/>
          <w:smallCaps w:val="0"/>
          <w:strike w:val="0"/>
          <w:color w:val="000000"/>
          <w:sz w:val="24"/>
          <w:szCs w:val="24"/>
          <w:u w:val="none"/>
          <w:shd w:fill="auto" w:val="clear"/>
          <w:vertAlign w:val="superscript"/>
          <w:rtl w:val="0"/>
        </w:rPr>
        <w:t xml:space="preserve">st</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of December 2007. Part 3 (ii) of the Manual on Personnel Policy and Procedures required our client to serve a termination notice on Mr. Bwombwongi. Effectively, he was then still under contract before being summarily dismissed.</w:t>
      </w:r>
    </w:p>
    <w:p w:rsidR="00000000" w:rsidDel="00000000" w:rsidP="00000000" w:rsidRDefault="00000000" w:rsidRPr="00000000" w14:paraId="00000035">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Bearing the facts and the law, our client is indebted to Mr. Bwombwongi for all the outstanding salary for the period ranging from January to April 2008.</w:t>
      </w:r>
    </w:p>
    <w:p w:rsidR="00000000" w:rsidDel="00000000" w:rsidP="00000000" w:rsidRDefault="00000000" w:rsidRPr="00000000" w14:paraId="00000036">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7">
      <w:pPr>
        <w:pageBreakBefore w:val="0"/>
        <w:jc w:val="both"/>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Analysis for Issue 2 - Does our client owe Mr. Bwombwongi KShs, 133,000.00 as interest, at 20% per month, for wrongfully withholding salary for the months of October to December 2007?</w:t>
      </w:r>
      <w:r w:rsidDel="00000000" w:rsidR="00000000" w:rsidRPr="00000000">
        <w:rPr>
          <w:rtl w:val="0"/>
        </w:rPr>
      </w:r>
    </w:p>
    <w:p w:rsidR="00000000" w:rsidDel="00000000" w:rsidP="00000000" w:rsidRDefault="00000000" w:rsidRPr="00000000" w14:paraId="0000003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9">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This is a wrongful claim and should not be paid to Mr. Bwombwongi.There was no provision in the contract that entitled Mr. Bwombwongi to interest payments on withholding salary. In </w:t>
      </w:r>
      <w:r w:rsidDel="00000000" w:rsidR="00000000" w:rsidRPr="00000000">
        <w:rPr>
          <w:rFonts w:ascii="Georgia" w:cs="Georgia" w:eastAsia="Georgia" w:hAnsi="Georgia"/>
          <w:b w:val="1"/>
          <w:vertAlign w:val="baseline"/>
          <w:rtl w:val="0"/>
        </w:rPr>
        <w:t xml:space="preserve">Rift Valley Textiles v Oganda </w:t>
      </w:r>
      <w:r w:rsidDel="00000000" w:rsidR="00000000" w:rsidRPr="00000000">
        <w:rPr>
          <w:rFonts w:ascii="Georgia" w:cs="Georgia" w:eastAsia="Georgia" w:hAnsi="Georgia"/>
          <w:vertAlign w:val="baseline"/>
          <w:rtl w:val="0"/>
        </w:rPr>
        <w:t xml:space="preserve">[1992] LLR 308 (CAK), the court admirably summarized the law by affirming that, “</w:t>
      </w:r>
      <w:r w:rsidDel="00000000" w:rsidR="00000000" w:rsidRPr="00000000">
        <w:rPr>
          <w:rFonts w:ascii="Georgia" w:cs="Georgia" w:eastAsia="Georgia" w:hAnsi="Georgia"/>
          <w:i w:val="1"/>
          <w:vertAlign w:val="baseline"/>
          <w:rtl w:val="0"/>
        </w:rPr>
        <w:t xml:space="preserve">Even though the dismissal may be wrongful, it stands, and what flows from the breach of the conditions of service, is damages according to the terms of contract</w:t>
      </w:r>
      <w:r w:rsidDel="00000000" w:rsidR="00000000" w:rsidRPr="00000000">
        <w:rPr>
          <w:rFonts w:ascii="Georgia" w:cs="Georgia" w:eastAsia="Georgia" w:hAnsi="Georgia"/>
          <w:vertAlign w:val="baseline"/>
          <w:rtl w:val="0"/>
        </w:rPr>
        <w:t xml:space="preserve">.”</w:t>
      </w:r>
    </w:p>
    <w:p w:rsidR="00000000" w:rsidDel="00000000" w:rsidP="00000000" w:rsidRDefault="00000000" w:rsidRPr="00000000" w14:paraId="0000003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E">
      <w:pPr>
        <w:pageBreakBefore w:val="0"/>
        <w:jc w:val="both"/>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Analysis for Issue 3- Is Mr. Bwombwongi entitled to Kshs.285,000.00 as compensation for three (3) months’ salary in lieu of notice?</w:t>
      </w:r>
      <w:r w:rsidDel="00000000" w:rsidR="00000000" w:rsidRPr="00000000">
        <w:rPr>
          <w:rtl w:val="0"/>
        </w:rPr>
      </w:r>
    </w:p>
    <w:sdt>
      <w:sdtPr>
        <w:tag w:val="goog_rdk_26"/>
      </w:sdtPr>
      <w:sdtConten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No, he is not entitled to such compensation. Compensation in lieu of notice ought to be for the contract notice period which is only one month. The Manual on Personnel Policy and Procedures, Part 3 (ii), states that, “Termination of appointments shall be subject to one month’s notice in writing”. In </w:t>
          </w: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Ombanya v Gailey and Roberts </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[1974] E.A. 522</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the court held that damages for wrongful dismissal are limited to the wages for the contract notice period. The court approved </w:t>
          </w: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Addis v Gramophone Co.</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[1909] A.C. 488 (HL) </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where it was unequivocally state</w:t>
          </w:r>
          <w:sdt>
            <w:sdtPr>
              <w:tag w:val="goog_rdk_25"/>
            </w:sdtPr>
            <w:sdtContent>
              <w:ins w:author="Tabitha Mwangi" w:id="0" w:date="2022-02-02T05:55:48Z">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TO: E. WARREN, SENIOR COUNSEL</w:t>
                </w:r>
                <w:r w:rsidDel="00000000" w:rsidR="00000000" w:rsidRPr="00000000">
                  <w:rPr>
                    <w:rtl w:val="0"/>
                  </w:rPr>
                </w:r>
              </w:ins>
            </w:sdtContent>
          </w:sdt>
        </w:p>
      </w:sdtContent>
    </w:sdt>
    <w:sdt>
      <w:sdtPr>
        <w:tag w:val="goog_rdk_28"/>
      </w:sdtPr>
      <w:sdtContent>
        <w:p w:rsidR="00000000" w:rsidDel="00000000" w:rsidP="00000000" w:rsidRDefault="00000000" w:rsidRPr="00000000" w14:paraId="00000040">
          <w:pPr>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sdt>
            <w:sdtPr>
              <w:tag w:val="goog_rdk_27"/>
            </w:sdtPr>
            <w:sdtContent>
              <w:ins w:author="Tabitha Mwangi" w:id="0" w:date="2022-02-02T05:55:48Z">
                <w:r w:rsidDel="00000000" w:rsidR="00000000" w:rsidRPr="00000000">
                  <w:rPr>
                    <w:rtl w:val="0"/>
                  </w:rPr>
                </w:r>
              </w:ins>
            </w:sdtContent>
          </w:sdt>
        </w:p>
      </w:sdtContent>
    </w:sdt>
    <w:sdt>
      <w:sdtPr>
        <w:tag w:val="goog_rdk_30"/>
      </w:sdtPr>
      <w:sdtContent>
        <w:p w:rsidR="00000000" w:rsidDel="00000000" w:rsidP="00000000" w:rsidRDefault="00000000" w:rsidRPr="00000000" w14:paraId="00000041">
          <w:pPr>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sdt>
            <w:sdtPr>
              <w:tag w:val="goog_rdk_29"/>
            </w:sdtPr>
            <w:sdtContent>
              <w:ins w:author="Tabitha Mwangi" w:id="0" w:date="2022-02-02T05:55:48Z">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FROM: KEVIN O.</w:t>
                </w:r>
                <w:r w:rsidDel="00000000" w:rsidR="00000000" w:rsidRPr="00000000">
                  <w:rPr>
                    <w:rtl w:val="0"/>
                  </w:rPr>
                </w:r>
              </w:ins>
            </w:sdtContent>
          </w:sdt>
        </w:p>
      </w:sdtContent>
    </w:sdt>
    <w:sdt>
      <w:sdtPr>
        <w:tag w:val="goog_rdk_32"/>
      </w:sdtPr>
      <w:sdtContent>
        <w:p w:rsidR="00000000" w:rsidDel="00000000" w:rsidP="00000000" w:rsidRDefault="00000000" w:rsidRPr="00000000" w14:paraId="00000042">
          <w:pPr>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sdt>
            <w:sdtPr>
              <w:tag w:val="goog_rdk_31"/>
            </w:sdtPr>
            <w:sdtContent>
              <w:ins w:author="Tabitha Mwangi" w:id="0" w:date="2022-02-02T05:55:48Z">
                <w:r w:rsidDel="00000000" w:rsidR="00000000" w:rsidRPr="00000000">
                  <w:rPr>
                    <w:rtl w:val="0"/>
                  </w:rPr>
                </w:r>
              </w:ins>
            </w:sdtContent>
          </w:sdt>
        </w:p>
      </w:sdtContent>
    </w:sdt>
    <w:sdt>
      <w:sdtPr>
        <w:tag w:val="goog_rdk_34"/>
      </w:sdtPr>
      <w:sdtContent>
        <w:p w:rsidR="00000000" w:rsidDel="00000000" w:rsidP="00000000" w:rsidRDefault="00000000" w:rsidRPr="00000000" w14:paraId="00000043">
          <w:pPr>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sdt>
            <w:sdtPr>
              <w:tag w:val="goog_rdk_33"/>
            </w:sdtPr>
            <w:sdtContent>
              <w:ins w:author="Tabitha Mwangi" w:id="0" w:date="2022-02-02T05:55:48Z">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RE: KERONGO BWOMBWONGI</w:t>
                </w:r>
                <w:r w:rsidDel="00000000" w:rsidR="00000000" w:rsidRPr="00000000">
                  <w:rPr>
                    <w:rtl w:val="0"/>
                  </w:rPr>
                </w:r>
              </w:ins>
            </w:sdtContent>
          </w:sdt>
        </w:p>
      </w:sdtContent>
    </w:sdt>
    <w:sdt>
      <w:sdtPr>
        <w:tag w:val="goog_rdk_36"/>
      </w:sdtPr>
      <w:sdtContent>
        <w:p w:rsidR="00000000" w:rsidDel="00000000" w:rsidP="00000000" w:rsidRDefault="00000000" w:rsidRPr="00000000" w14:paraId="00000044">
          <w:pPr>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sdt>
            <w:sdtPr>
              <w:tag w:val="goog_rdk_35"/>
            </w:sdtPr>
            <w:sdtContent>
              <w:ins w:author="Tabitha Mwangi" w:id="0" w:date="2022-02-02T05:55:48Z">
                <w:r w:rsidDel="00000000" w:rsidR="00000000" w:rsidRPr="00000000">
                  <w:rPr>
                    <w:rtl w:val="0"/>
                  </w:rPr>
                </w:r>
              </w:ins>
            </w:sdtContent>
          </w:sdt>
        </w:p>
      </w:sdtContent>
    </w:sdt>
    <w:sdt>
      <w:sdtPr>
        <w:tag w:val="goog_rdk_38"/>
      </w:sdtPr>
      <w:sdtContent>
        <w:p w:rsidR="00000000" w:rsidDel="00000000" w:rsidP="00000000" w:rsidRDefault="00000000" w:rsidRPr="00000000" w14:paraId="00000045">
          <w:pPr>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sdt>
            <w:sdtPr>
              <w:tag w:val="goog_rdk_37"/>
            </w:sdtPr>
            <w:sdtContent>
              <w:ins w:author="Tabitha Mwangi" w:id="0" w:date="2022-02-02T05:55:48Z">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DATE: 6</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JUNE 2008</w:t>
                </w:r>
                <w:r w:rsidDel="00000000" w:rsidR="00000000" w:rsidRPr="00000000">
                  <w:rPr>
                    <w:rtl w:val="0"/>
                  </w:rPr>
                </w:r>
              </w:ins>
            </w:sdtContent>
          </w:sdt>
        </w:p>
      </w:sdtContent>
    </w:sdt>
    <w:sdt>
      <w:sdtPr>
        <w:tag w:val="goog_rdk_40"/>
      </w:sdtPr>
      <w:sdtContent>
        <w:p w:rsidR="00000000" w:rsidDel="00000000" w:rsidP="00000000" w:rsidRDefault="00000000" w:rsidRPr="00000000" w14:paraId="00000046">
          <w:pPr>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sdt>
            <w:sdtPr>
              <w:tag w:val="goog_rdk_39"/>
            </w:sdtPr>
            <w:sdtContent>
              <w:ins w:author="Tabitha Mwangi" w:id="0" w:date="2022-02-02T05:55:48Z">
                <w:r w:rsidDel="00000000" w:rsidR="00000000" w:rsidRPr="00000000">
                  <w:rPr>
                    <w:rtl w:val="0"/>
                  </w:rPr>
                </w:r>
              </w:ins>
            </w:sdtContent>
          </w:sdt>
        </w:p>
      </w:sdtContent>
    </w:sdt>
    <w:sdt>
      <w:sdtPr>
        <w:tag w:val="goog_rdk_42"/>
      </w:sdtPr>
      <w:sdtContent>
        <w:p w:rsidR="00000000" w:rsidDel="00000000" w:rsidP="00000000" w:rsidRDefault="00000000" w:rsidRPr="00000000" w14:paraId="00000047">
          <w:pPr>
            <w:jc w:val="both"/>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sdt>
            <w:sdtPr>
              <w:tag w:val="goog_rdk_41"/>
            </w:sdtPr>
            <w:sdtContent>
              <w:ins w:author="Tabitha Mwangi" w:id="0" w:date="2022-02-02T05:55:48Z">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Our client, Boresha Maisha Development Initiative (BMDI) has asked us to prepare an opinion on the termination of employment of Mr. Kerongo Bwombwongi. For this opinion, you have asked me to research a number of issues surrounding the rights of BMDI with regard to Mr. Bwombwongi’s employment termination. As per your request, the following memo discusses these issues. Please review this draft preliminary opinion on the matter and kindly let me know if I can be of further assistance.</w:t>
                </w:r>
              </w:ins>
            </w:sdtContent>
          </w:sdt>
        </w:p>
      </w:sdtContent>
    </w:sdt>
    <w:sdt>
      <w:sdtPr>
        <w:tag w:val="goog_rdk_44"/>
      </w:sdtPr>
      <w:sdtContent>
        <w:p w:rsidR="00000000" w:rsidDel="00000000" w:rsidP="00000000" w:rsidRDefault="00000000" w:rsidRPr="00000000" w14:paraId="00000048">
          <w:pPr>
            <w:jc w:val="both"/>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sdt>
            <w:sdtPr>
              <w:tag w:val="goog_rdk_43"/>
            </w:sdtPr>
            <w:sdtContent>
              <w:ins w:author="Tabitha Mwangi" w:id="0" w:date="2022-02-02T05:55:48Z">
                <w:r w:rsidDel="00000000" w:rsidR="00000000" w:rsidRPr="00000000">
                  <w:rPr>
                    <w:rtl w:val="0"/>
                  </w:rPr>
                </w:r>
              </w:ins>
            </w:sdtContent>
          </w:sdt>
        </w:p>
      </w:sdtContent>
    </w:sdt>
    <w:sdt>
      <w:sdtPr>
        <w:tag w:val="goog_rdk_46"/>
      </w:sdtPr>
      <w:sdtContent>
        <w:p w:rsidR="00000000" w:rsidDel="00000000" w:rsidP="00000000" w:rsidRDefault="00000000" w:rsidRPr="00000000" w14:paraId="00000049">
          <w:pPr>
            <w:jc w:val="both"/>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sdt>
            <w:sdtPr>
              <w:tag w:val="goog_rdk_45"/>
            </w:sdtPr>
            <w:sdtContent>
              <w:ins w:author="Tabitha Mwangi" w:id="0" w:date="2022-02-02T05:55:48Z">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Statement of Facts </w:t>
                </w:r>
                <w:r w:rsidDel="00000000" w:rsidR="00000000" w:rsidRPr="00000000">
                  <w:rPr>
                    <w:rtl w:val="0"/>
                  </w:rPr>
                </w:r>
              </w:ins>
            </w:sdtContent>
          </w:sdt>
        </w:p>
      </w:sdtContent>
    </w:sdt>
    <w:sdt>
      <w:sdtPr>
        <w:tag w:val="goog_rdk_48"/>
      </w:sdtPr>
      <w:sdtContent>
        <w:p w:rsidR="00000000" w:rsidDel="00000000" w:rsidP="00000000" w:rsidRDefault="00000000" w:rsidRPr="00000000" w14:paraId="0000004A">
          <w:pPr>
            <w:jc w:val="both"/>
            <w:rPr>
              <w:ins w:author="Tabitha Mwangi" w:id="0" w:date="2022-02-02T05:55:48Z"/>
              <w:rFonts w:ascii="Georgia" w:cs="Georgia" w:eastAsia="Georgia" w:hAnsi="Georgia"/>
              <w:b w:val="0"/>
              <w:i w:val="0"/>
              <w:smallCaps w:val="0"/>
              <w:strike w:val="0"/>
              <w:color w:val="000000"/>
              <w:sz w:val="24"/>
              <w:szCs w:val="24"/>
              <w:u w:val="none"/>
              <w:shd w:fill="auto" w:val="clear"/>
              <w:vertAlign w:val="baseline"/>
            </w:rPr>
          </w:pPr>
          <w:sdt>
            <w:sdtPr>
              <w:tag w:val="goog_rdk_47"/>
            </w:sdtPr>
            <w:sdtContent>
              <w:ins w:author="Tabitha Mwangi" w:id="0" w:date="2022-02-02T05:55:48Z">
                <w:r w:rsidDel="00000000" w:rsidR="00000000" w:rsidRPr="00000000">
                  <w:rPr>
                    <w:rtl w:val="0"/>
                  </w:rPr>
                </w:r>
              </w:ins>
            </w:sdtContent>
          </w:sdt>
        </w:p>
      </w:sdtContent>
    </w:sdt>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d that damages would not be awarded for injured feelings or because the manner of dismissal itself makes it more difficult to obtain fresh employment. Therefore, the claim for three months’ salary in lieu of notice has no basis in law.</w:t>
      </w:r>
    </w:p>
    <w:p w:rsidR="00000000" w:rsidDel="00000000" w:rsidP="00000000" w:rsidRDefault="00000000" w:rsidRPr="00000000" w14:paraId="0000004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D">
      <w:pPr>
        <w:pageBreakBefore w:val="0"/>
        <w:jc w:val="both"/>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Analysis for Issue 4 - Is our client mandated to pay Mr. Bwombwongi leave allowance in lieu of leave for KShs. 95,000?</w:t>
      </w:r>
      <w:r w:rsidDel="00000000" w:rsidR="00000000" w:rsidRPr="00000000">
        <w:rPr>
          <w:rtl w:val="0"/>
        </w:rPr>
      </w:r>
    </w:p>
    <w:p w:rsidR="00000000" w:rsidDel="00000000" w:rsidP="00000000" w:rsidRDefault="00000000" w:rsidRPr="00000000" w14:paraId="0000004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F">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claim for leave allowance in lieu of notice is erroneous and should not be awarded to Mr. Bwombwongi. Our client’s Manual on Personnel Policy and Procedures clearly stipulates in Part 8 (iii) that Leave not taken within the year due shall lapse and no payment in lieu will be admissible.</w:t>
      </w:r>
    </w:p>
    <w:p w:rsidR="00000000" w:rsidDel="00000000" w:rsidP="00000000" w:rsidRDefault="00000000" w:rsidRPr="00000000" w14:paraId="0000005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2">
      <w:pPr>
        <w:pageBreakBefore w:val="0"/>
        <w:jc w:val="both"/>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Analysis for Issue 5-Should our client reimburse Mr. Bwombwongi expended petty cash of Kshs 60,000? </w:t>
      </w:r>
      <w:r w:rsidDel="00000000" w:rsidR="00000000" w:rsidRPr="00000000">
        <w:rPr>
          <w:rtl w:val="0"/>
        </w:rPr>
      </w:r>
    </w:p>
    <w:p w:rsidR="00000000" w:rsidDel="00000000" w:rsidP="00000000" w:rsidRDefault="00000000" w:rsidRPr="00000000" w14:paraId="0000005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4">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This amount should not be reimbursed. The only time an employee of BMDI was to be reimbursed was when he/she used his/her private vehicle on authorized duty or function. Unless this is how the petty cash was expended, Mr. Bwombwongi should not be reimbursed the petty cash of KShs. 60,o00.00.</w:t>
      </w:r>
    </w:p>
    <w:p w:rsidR="00000000" w:rsidDel="00000000" w:rsidP="00000000" w:rsidRDefault="00000000" w:rsidRPr="00000000" w14:paraId="0000005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7">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u w:val="single"/>
          <w:vertAlign w:val="baseline"/>
          <w:rtl w:val="0"/>
        </w:rPr>
        <w:t xml:space="preserve">Conclusion</w:t>
      </w:r>
      <w:r w:rsidDel="00000000" w:rsidR="00000000" w:rsidRPr="00000000">
        <w:rPr>
          <w:rtl w:val="0"/>
        </w:rPr>
      </w:r>
    </w:p>
    <w:p w:rsidR="00000000" w:rsidDel="00000000" w:rsidP="00000000" w:rsidRDefault="00000000" w:rsidRPr="00000000" w14:paraId="0000005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9">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Firstly, it is highly likely that the court will find that there was an implied contract of employment between our client and Mr. Bwombwongi for the period ranging from January to April 2008. Secondly, it is highly probable that the court will find our client liable for breach of that implied employment contract for which it will award damages accordingly. </w:t>
      </w:r>
    </w:p>
    <w:p w:rsidR="00000000" w:rsidDel="00000000" w:rsidP="00000000" w:rsidRDefault="00000000" w:rsidRPr="00000000" w14:paraId="0000005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B">
      <w:pPr>
        <w:pageBreakBefore w:val="0"/>
        <w:jc w:val="both"/>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Therefore, the best course of action would be to settle the matter, especially the first issue (on outstanding salary) out of court.</w:t>
      </w: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Libre Baskerville">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Libre Baskerville" w:cs="Libre Baskerville" w:eastAsia="Libre Baskerville" w:hAnsi="Libre Baskerville"/>
        <w:b w:val="0"/>
        <w:i w:val="0"/>
        <w:smallCaps w:val="0"/>
        <w:strike w:val="0"/>
        <w:color w:val="000000"/>
        <w:sz w:val="32"/>
        <w:szCs w:val="32"/>
        <w:u w:val="none"/>
        <w:shd w:fill="auto" w:val="clear"/>
        <w:vertAlign w:val="baseline"/>
      </w:rPr>
    </w:pPr>
    <w:r w:rsidDel="00000000" w:rsidR="00000000" w:rsidRPr="00000000">
      <w:rPr>
        <w:rFonts w:ascii="Libre Baskerville" w:cs="Libre Baskerville" w:eastAsia="Libre Baskerville" w:hAnsi="Libre Baskerville"/>
        <w:b w:val="1"/>
        <w:i w:val="0"/>
        <w:smallCaps w:val="0"/>
        <w:strike w:val="0"/>
        <w:color w:val="000000"/>
        <w:sz w:val="24"/>
        <w:szCs w:val="24"/>
        <w:u w:val="none"/>
        <w:shd w:fill="auto" w:val="clear"/>
        <w:vertAlign w:val="baseline"/>
        <w:rtl w:val="0"/>
      </w:rPr>
      <w:t xml:space="preserve">                                                                                                                       </w:t>
    </w:r>
    <w:r w:rsidDel="00000000" w:rsidR="00000000" w:rsidRPr="00000000">
      <w:rPr>
        <w:rFonts w:ascii="Libre Baskerville" w:cs="Libre Baskerville" w:eastAsia="Libre Baskerville" w:hAnsi="Libre Baskerville"/>
        <w:b w:val="1"/>
        <w:i w:val="0"/>
        <w:smallCaps w:val="0"/>
        <w:strike w:val="0"/>
        <w:color w:val="000000"/>
        <w:sz w:val="32"/>
        <w:szCs w:val="32"/>
        <w:u w:val="none"/>
        <w:shd w:fill="auto" w:val="clear"/>
        <w:vertAlign w:val="baseline"/>
        <w:rtl w:val="0"/>
      </w:rPr>
      <w:t xml:space="preserve">MEMO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character" w:styleId="klink">
    <w:name w:val="klink"/>
    <w:basedOn w:val="DefaultParagraphFont"/>
    <w:next w:val="klink"/>
    <w:autoRedefine w:val="0"/>
    <w:hidden w:val="0"/>
    <w:qFormat w:val="0"/>
    <w:rPr>
      <w:w w:val="100"/>
      <w:position w:val="-1"/>
      <w:effect w:val="none"/>
      <w:vertAlign w:val="baseline"/>
      <w:cs w:val="0"/>
      <w:em w:val="none"/>
      <w:lang/>
    </w:rPr>
  </w:style>
  <w:style w:type="character" w:styleId="Emphasis">
    <w:name w:val="Emphasis"/>
    <w:basedOn w:val="DefaultParagraphFont"/>
    <w:next w:val="Emphasis"/>
    <w:autoRedefine w:val="0"/>
    <w:hidden w:val="0"/>
    <w:qFormat w:val="0"/>
    <w:rPr>
      <w:i w:val="1"/>
      <w:iCs w:val="1"/>
      <w:w w:val="100"/>
      <w:position w:val="-1"/>
      <w:effect w:val="none"/>
      <w:vertAlign w:val="baseline"/>
      <w:cs w:val="0"/>
      <w:em w:val="none"/>
      <w:lang/>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effect w:val="none"/>
      <w:vertAlign w:val="superscript"/>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ulFbFu/aYLZdzbaaEVutHK2olA==">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2008-06-06T04:52:00Z</dcterms:created>
  <dc:creator>pc-50</dc:creator>
</cp:coreProperties>
</file>