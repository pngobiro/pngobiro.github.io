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tab/>
        <w:tab/>
        <w:t xml:space="preserve">THE HEAD OF LITIGATION DEPARTMENT</w:t>
      </w:r>
    </w:p>
    <w:p w:rsidR="00000000" w:rsidDel="00000000" w:rsidP="00000000" w:rsidRDefault="00000000" w:rsidRPr="00000000" w14:paraId="0000000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tab/>
        <w:t xml:space="preserve">THE LITIGATION PUPIL</w:t>
      </w:r>
    </w:p>
    <w:p w:rsidR="00000000" w:rsidDel="00000000" w:rsidP="00000000" w:rsidRDefault="00000000" w:rsidRPr="00000000" w14:paraId="0000000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tab/>
        <w:tab/>
        <w:t xml:space="preserve">LEGAL OPINION FOR </w:t>
      </w:r>
      <w:sdt>
        <w:sdtPr>
          <w:tag w:val="goog_rdk_0"/>
        </w:sdtPr>
        <w:sdtContent>
          <w:ins w:author="Merkelly" w:id="0" w:date="2021-11-11T19:14:34Z">
            <w:r w:rsidDel="00000000" w:rsidR="00000000" w:rsidRPr="00000000">
              <w:rPr>
                <w:rFonts w:ascii="Times New Roman" w:cs="Times New Roman" w:eastAsia="Times New Roman" w:hAnsi="Times New Roman"/>
                <w:sz w:val="24"/>
                <w:szCs w:val="24"/>
                <w:rtl w:val="0"/>
              </w:rPr>
              <w:t xml:space="preserve">MOBILE</w:t>
            </w:r>
          </w:ins>
        </w:sdtContent>
      </w:sdt>
      <w:sdt>
        <w:sdtPr>
          <w:tag w:val="goog_rdk_1"/>
        </w:sdtPr>
        <w:sdtContent>
          <w:del w:author="Merkelly" w:id="0" w:date="2021-11-11T19:14:34Z">
            <w:r w:rsidDel="00000000" w:rsidR="00000000" w:rsidRPr="00000000">
              <w:rPr>
                <w:rFonts w:ascii="Times New Roman" w:cs="Times New Roman" w:eastAsia="Times New Roman" w:hAnsi="Times New Roman"/>
                <w:sz w:val="24"/>
                <w:szCs w:val="24"/>
                <w:rtl w:val="0"/>
              </w:rPr>
              <w:delText xml:space="preserve">MOBIL</w:delText>
            </w:r>
          </w:del>
        </w:sdtContent>
      </w:sdt>
      <w:r w:rsidDel="00000000" w:rsidR="00000000" w:rsidRPr="00000000">
        <w:rPr>
          <w:rFonts w:ascii="Times New Roman" w:cs="Times New Roman" w:eastAsia="Times New Roman" w:hAnsi="Times New Roman"/>
          <w:sz w:val="24"/>
          <w:szCs w:val="24"/>
          <w:rtl w:val="0"/>
        </w:rPr>
        <w:t xml:space="preserve"> </w:t>
      </w:r>
      <w:sdt>
        <w:sdtPr>
          <w:tag w:val="goog_rdk_2"/>
        </w:sdtPr>
        <w:sdtContent>
          <w:ins w:author="Merkelly" w:id="1" w:date="2021-11-11T19:14:41Z">
            <w:r w:rsidDel="00000000" w:rsidR="00000000" w:rsidRPr="00000000">
              <w:rPr>
                <w:rFonts w:ascii="Times New Roman" w:cs="Times New Roman" w:eastAsia="Times New Roman" w:hAnsi="Times New Roman"/>
                <w:sz w:val="24"/>
                <w:szCs w:val="24"/>
                <w:rtl w:val="0"/>
              </w:rPr>
              <w:t xml:space="preserve">RECYCLING</w:t>
            </w:r>
          </w:ins>
        </w:sdtContent>
      </w:sdt>
      <w:sdt>
        <w:sdtPr>
          <w:tag w:val="goog_rdk_3"/>
        </w:sdtPr>
        <w:sdtContent>
          <w:del w:author="Merkelly" w:id="1" w:date="2021-11-11T19:14:41Z">
            <w:r w:rsidDel="00000000" w:rsidR="00000000" w:rsidRPr="00000000">
              <w:rPr>
                <w:rFonts w:ascii="Times New Roman" w:cs="Times New Roman" w:eastAsia="Times New Roman" w:hAnsi="Times New Roman"/>
                <w:sz w:val="24"/>
                <w:szCs w:val="24"/>
                <w:rtl w:val="0"/>
              </w:rPr>
              <w:delText xml:space="preserve">RECYLING</w:delText>
            </w:r>
          </w:del>
        </w:sdtContent>
      </w:sdt>
      <w:r w:rsidDel="00000000" w:rsidR="00000000" w:rsidRPr="00000000">
        <w:rPr>
          <w:rFonts w:ascii="Times New Roman" w:cs="Times New Roman" w:eastAsia="Times New Roman" w:hAnsi="Times New Roman"/>
          <w:sz w:val="24"/>
          <w:szCs w:val="24"/>
          <w:rtl w:val="0"/>
        </w:rPr>
        <w:t xml:space="preserve"> COMPANY LIMITED</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 xml:space="preserve">30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MAY 2011</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ISSUES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emissions being released by Mobil a visible atmospheric contaminant as envisaged by the Act?</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smoke exceed the 20% opacity for more than 3 minutes in any 24hours as provided under the Act?</w:t>
      </w:r>
    </w:p>
    <w:sdt>
      <w:sdtPr>
        <w:tag w:val="goog_rdk_6"/>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b w:val="0"/>
              <w:i w:val="0"/>
              <w:smallCaps w:val="0"/>
              <w:strike w:val="0"/>
              <w:color w:val="000000"/>
              <w:sz w:val="22"/>
              <w:szCs w:val="22"/>
              <w:u w:val="none"/>
              <w:shd w:fill="auto" w:val="clear"/>
              <w:vertAlign w:val="baseline"/>
              <w:rPrChange w:author="Winnie Nyasetia" w:id="3" w:date="2021-11-25T05:45:28Z">
                <w:rPr>
                  <w:rFonts w:ascii="Times New Roman" w:cs="Times New Roman" w:eastAsia="Times New Roman" w:hAnsi="Times New Roman"/>
                  <w:b w:val="0"/>
                  <w:i w:val="0"/>
                  <w:smallCaps w:val="0"/>
                  <w:strike w:val="0"/>
                  <w:color w:val="000000"/>
                  <w:sz w:val="24"/>
                  <w:szCs w:val="24"/>
                  <w:u w:val="none"/>
                  <w:shd w:fill="auto" w:val="clear"/>
                  <w:vertAlign w:val="baseline"/>
                </w:rPr>
              </w:rPrChange>
            </w:rPr>
            <w:pPrChange w:author="Winnie Nyasetia" w:id="0" w:date="2021-11-25T05:45:28Z">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sdt>
            <w:sdtPr>
              <w:tag w:val="goog_rdk_5"/>
            </w:sdtPr>
            <w:sdtContent>
              <w:ins w:author="Merkelly" w:id="2" w:date="2021-11-11T19:18:39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00000000000000000000000000000000</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 the residents suffer damages in excess of 10,000 dollars if at all?</w:t>
          </w:r>
        </w:p>
      </w:sdtContent>
    </w:sdt>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emissions diminished as claimed by Mobil?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STATEMENT OF FACTS</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opinion seeks to establish whether the emissions being released by Mobil are a visible atmospheric contaminant. We also seek to establish whether the emissions exceed that which is provided for under the Federal Clean Air Act.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0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1.1</w:t>
      </w:r>
    </w:p>
    <w:p w:rsidR="00000000" w:rsidDel="00000000" w:rsidP="00000000" w:rsidRDefault="00000000" w:rsidRPr="00000000" w14:paraId="0000000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33 of the Federal Clean Air Act prohibits the discharge of visible atmospheric contaminants. The residents complained of intermittent but strong oduors from the plant’s emissions. This implies that the emissions were not visible.</w:t>
      </w:r>
    </w:p>
    <w:p w:rsidR="00000000" w:rsidDel="00000000" w:rsidP="00000000" w:rsidRDefault="00000000" w:rsidRPr="00000000" w14:paraId="000000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1.2</w:t>
      </w:r>
    </w:p>
    <w:p w:rsidR="00000000" w:rsidDel="00000000" w:rsidP="00000000" w:rsidRDefault="00000000" w:rsidRPr="00000000" w14:paraId="0000001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further provides that the emissions should have a density of more than 20% opacity for more than 3 minutes in any 24 hours. Determining density is a scientific and technological issue which cannot be determined merely by the strength of oduors.</w:t>
      </w:r>
    </w:p>
    <w:p w:rsidR="00000000" w:rsidDel="00000000" w:rsidP="00000000" w:rsidRDefault="00000000" w:rsidRPr="00000000" w14:paraId="0000001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1.3</w:t>
      </w:r>
    </w:p>
    <w:p w:rsidR="00000000" w:rsidDel="00000000" w:rsidP="00000000" w:rsidRDefault="00000000" w:rsidRPr="00000000" w14:paraId="0000001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residents claim that they suffered damages in excess of 10,000 dollars each. If they suffered damages at all, this is an allegation that needs to be specifically proved.</w:t>
      </w:r>
    </w:p>
    <w:p w:rsidR="00000000" w:rsidDel="00000000" w:rsidP="00000000" w:rsidRDefault="00000000" w:rsidRPr="00000000" w14:paraId="0000001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1.4</w:t>
      </w:r>
    </w:p>
    <w:p w:rsidR="00000000" w:rsidDel="00000000" w:rsidP="00000000" w:rsidRDefault="00000000" w:rsidRPr="00000000" w14:paraId="0000001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 claims that the emissions have diminished . This is also an issue that would need to be determined scientifically. The company has hired a consultant who is scheduled to report on July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CONCLUSION</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 should make an application for orders that the suit filed by the association be suspended till July 15th. This is because some of the issues as discussed above, can only be determined by experts and Mobil has already hired one. In the absence of such expert reports, the parties will not be in a position to prove their case.</w:t>
      </w:r>
    </w:p>
    <w:p w:rsidR="00000000" w:rsidDel="00000000" w:rsidP="00000000" w:rsidRDefault="00000000" w:rsidRPr="00000000" w14:paraId="0000001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MACHOKA MAOBE</w:t>
      </w:r>
    </w:p>
    <w:sdt>
      <w:sdtPr>
        <w:tag w:val="goog_rdk_9"/>
      </w:sdtPr>
      <w:sdtContent>
        <w:p w:rsidR="00000000" w:rsidDel="00000000" w:rsidP="00000000" w:rsidRDefault="00000000" w:rsidRPr="00000000" w14:paraId="0000001A">
          <w:pPr>
            <w:pageBreakBefore w:val="0"/>
            <w:jc w:val="both"/>
            <w:rPr>
              <w:ins w:author="Merkelly" w:id="4" w:date="2021-11-11T19:18:29Z"/>
              <w:rFonts w:ascii="Times New Roman" w:cs="Times New Roman" w:eastAsia="Times New Roman" w:hAnsi="Times New Roman"/>
              <w:sz w:val="24"/>
              <w:szCs w:val="24"/>
            </w:rPr>
          </w:pPr>
          <w:sdt>
            <w:sdtPr>
              <w:tag w:val="goog_rdk_8"/>
            </w:sdtPr>
            <w:sdtContent>
              <w:ins w:author="Merkelly" w:id="4" w:date="2021-11-11T19:18:29Z">
                <w:r w:rsidDel="00000000" w:rsidR="00000000" w:rsidRPr="00000000">
                  <w:rPr>
                    <w:rtl w:val="0"/>
                  </w:rPr>
                </w:r>
              </w:ins>
            </w:sdtContent>
          </w:sdt>
        </w:p>
      </w:sdtContent>
    </w:sdt>
    <w:sdt>
      <w:sdtPr>
        <w:tag w:val="goog_rdk_11"/>
      </w:sdtPr>
      <w:sdtContent>
        <w:p w:rsidR="00000000" w:rsidDel="00000000" w:rsidP="00000000" w:rsidRDefault="00000000" w:rsidRPr="00000000" w14:paraId="0000001B">
          <w:pPr>
            <w:pageBreakBefore w:val="0"/>
            <w:jc w:val="both"/>
            <w:rPr>
              <w:ins w:author="Merkelly" w:id="4" w:date="2021-11-11T19:18:29Z"/>
              <w:rFonts w:ascii="Times New Roman" w:cs="Times New Roman" w:eastAsia="Times New Roman" w:hAnsi="Times New Roman"/>
              <w:sz w:val="24"/>
              <w:szCs w:val="24"/>
            </w:rPr>
          </w:pPr>
          <w:sdt>
            <w:sdtPr>
              <w:tag w:val="goog_rdk_10"/>
            </w:sdtPr>
            <w:sdtContent>
              <w:ins w:author="Merkelly" w:id="4" w:date="2021-11-11T19:18:29Z">
                <w:r w:rsidDel="00000000" w:rsidR="00000000" w:rsidRPr="00000000">
                  <w:rPr>
                    <w:rFonts w:ascii="Times New Roman" w:cs="Times New Roman" w:eastAsia="Times New Roman" w:hAnsi="Times New Roman"/>
                    <w:sz w:val="24"/>
                    <w:szCs w:val="24"/>
                    <w:rtl w:val="0"/>
                  </w:rPr>
                  <w:t xml:space="preserve">]//=</w:t>
                </w:r>
              </w:ins>
            </w:sdtContent>
          </w:sdt>
        </w:p>
      </w:sdtContent>
    </w:sdt>
    <w:p w:rsidR="00000000" w:rsidDel="00000000" w:rsidP="00000000" w:rsidRDefault="00000000" w:rsidRPr="00000000" w14:paraId="0000001C">
      <w:pPr>
        <w:pageBreakBefore w:val="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Calibri" w:cs="Calibri" w:eastAsia="Calibri" w:hAnsi="Calibri"/>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E5B7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969E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xpyc0L/RtZrO1/z0wfno2kMJ7w==">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2011-05-29T11:48:00Z</dcterms:created>
  <dc:creator>Stella nyawira kingori</dc:creator>
</cp:coreProperties>
</file>