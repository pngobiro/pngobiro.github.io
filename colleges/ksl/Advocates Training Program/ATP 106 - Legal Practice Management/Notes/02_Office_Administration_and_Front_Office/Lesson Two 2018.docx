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480" w:lineRule="auto"/>
        <w:jc w:val="center"/>
        <w:rPr>
          <w:rFonts w:ascii="Palatino Linotype" w:cs="Palatino Linotype" w:eastAsia="Palatino Linotype" w:hAnsi="Palatino Linotype"/>
          <w:b w:val="1"/>
          <w:color w:val="000000"/>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ageBreakBefore w:val="0"/>
        <w:spacing w:after="0" w:line="480" w:lineRule="auto"/>
        <w:jc w:val="center"/>
        <w:rPr>
          <w:rFonts w:ascii="Palatino Linotype" w:cs="Palatino Linotype" w:eastAsia="Palatino Linotype" w:hAnsi="Palatino Linotype"/>
          <w:b w:val="1"/>
          <w:color w:val="000000"/>
          <w:sz w:val="36"/>
          <w:szCs w:val="36"/>
        </w:rPr>
      </w:pPr>
      <w:r w:rsidDel="00000000" w:rsidR="00000000" w:rsidRPr="00000000">
        <w:rPr>
          <w:rFonts w:ascii="Palatino Linotype" w:cs="Palatino Linotype" w:eastAsia="Palatino Linotype" w:hAnsi="Palatino Linotype"/>
          <w:b w:val="1"/>
          <w:color w:val="000000"/>
          <w:sz w:val="36"/>
          <w:szCs w:val="36"/>
          <w:rtl w:val="0"/>
        </w:rPr>
        <w:t xml:space="preserve">LESSON TWO</w:t>
      </w:r>
    </w:p>
    <w:p w:rsidR="00000000" w:rsidDel="00000000" w:rsidP="00000000" w:rsidRDefault="00000000" w:rsidRPr="00000000" w14:paraId="00000003">
      <w:pPr>
        <w:pageBreakBefore w:val="0"/>
        <w:spacing w:after="0" w:line="480" w:lineRule="auto"/>
        <w:jc w:val="center"/>
        <w:rPr/>
      </w:pPr>
      <w:r w:rsidDel="00000000" w:rsidR="00000000" w:rsidRPr="00000000">
        <w:rPr>
          <w:rFonts w:ascii="Palatino Linotype" w:cs="Palatino Linotype" w:eastAsia="Palatino Linotype" w:hAnsi="Palatino Linotype"/>
          <w:b w:val="1"/>
          <w:color w:val="000000"/>
          <w:sz w:val="36"/>
          <w:szCs w:val="36"/>
          <w:rtl w:val="0"/>
        </w:rPr>
        <w:t xml:space="preserve">FRONT OFFICE SERVICES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Heading1"/>
        <w:pageBreakBefore w:val="0"/>
        <w:rPr/>
      </w:pPr>
      <w:bookmarkStart w:colFirst="0" w:colLast="0" w:name="_heading=h.30j0zll" w:id="1"/>
      <w:bookmarkEnd w:id="1"/>
      <w:r w:rsidDel="00000000" w:rsidR="00000000" w:rsidRPr="00000000">
        <w:rPr>
          <w:rtl w:val="0"/>
        </w:rPr>
        <w:t xml:space="preserve">FRONT OFFICE SERVICES</w:t>
      </w:r>
    </w:p>
    <w:p w:rsidR="00000000" w:rsidDel="00000000" w:rsidP="00000000" w:rsidRDefault="00000000" w:rsidRPr="00000000" w14:paraId="00000006">
      <w:pPr>
        <w:pStyle w:val="Heading2"/>
        <w:pageBreakBefore w:val="0"/>
        <w:rPr/>
      </w:pPr>
      <w:bookmarkStart w:colFirst="0" w:colLast="0" w:name="_heading=h.1fob9te" w:id="2"/>
      <w:bookmarkEnd w:id="2"/>
      <w:r w:rsidDel="00000000" w:rsidR="00000000" w:rsidRPr="00000000">
        <w:rPr>
          <w:rtl w:val="0"/>
        </w:rPr>
        <w:t xml:space="preserve">Definition</w:t>
      </w:r>
    </w:p>
    <w:p w:rsidR="00000000" w:rsidDel="00000000" w:rsidP="00000000" w:rsidRDefault="00000000" w:rsidRPr="00000000" w14:paraId="00000007">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 front office is defined as a place in an enterprise where the client first comes into contact with, after they walk into the premises.</w:t>
      </w:r>
      <w:r w:rsidDel="00000000" w:rsidR="00000000" w:rsidRPr="00000000">
        <w:rPr>
          <w:rFonts w:ascii="Palatino Linotype" w:cs="Palatino Linotype" w:eastAsia="Palatino Linotype" w:hAnsi="Palatino Linotype"/>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8">
      <w:pPr>
        <w:pageBreakBefore w:val="0"/>
        <w:spacing w:after="0" w:line="480" w:lineRule="auto"/>
        <w:jc w:val="both"/>
        <w:rPr>
          <w:rFonts w:ascii="Palatino Linotype" w:cs="Palatino Linotype" w:eastAsia="Palatino Linotype" w:hAnsi="Palatino Linotype"/>
          <w:sz w:val="24"/>
          <w:szCs w:val="24"/>
        </w:rPr>
      </w:pPr>
      <w:bookmarkStart w:colFirst="0" w:colLast="0" w:name="_heading=h.3znysh7" w:id="3"/>
      <w:bookmarkEnd w:id="3"/>
      <w:r w:rsidDel="00000000" w:rsidR="00000000" w:rsidRPr="00000000">
        <w:rPr>
          <w:rFonts w:ascii="Palatino Linotype" w:cs="Palatino Linotype" w:eastAsia="Palatino Linotype" w:hAnsi="Palatino Linotype"/>
          <w:sz w:val="24"/>
          <w:szCs w:val="24"/>
          <w:rtl w:val="0"/>
        </w:rPr>
        <w:t xml:space="preserve">All the relevant departments come into contact with the customer. These departments include: customer service, finance,sales, technical and marketing. Clients are in a position to seek information which enables them make a decision on whether their needs will be addressed. The front office is also referred to as a reception area or lobby. Front offices should always reflect the entity’s image.</w:t>
      </w:r>
    </w:p>
    <w:p w:rsidR="00000000" w:rsidDel="00000000" w:rsidP="00000000" w:rsidRDefault="00000000" w:rsidRPr="00000000" w14:paraId="00000009">
      <w:pPr>
        <w:pStyle w:val="Heading1"/>
        <w:pageBreakBefore w:val="0"/>
        <w:rPr/>
      </w:pPr>
      <w:r w:rsidDel="00000000" w:rsidR="00000000" w:rsidRPr="00000000">
        <w:rPr>
          <w:rtl w:val="0"/>
        </w:rPr>
        <w:t xml:space="preserve">FRONT OFFICE FUNCTIONS</w:t>
      </w:r>
    </w:p>
    <w:p w:rsidR="00000000" w:rsidDel="00000000" w:rsidP="00000000" w:rsidRDefault="00000000" w:rsidRPr="00000000" w14:paraId="0000000A">
      <w:pPr>
        <w:pageBreakBefore w:val="0"/>
        <w:spacing w:after="0" w:line="480" w:lineRule="auto"/>
        <w:jc w:val="both"/>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sz w:val="24"/>
          <w:szCs w:val="24"/>
          <w:rtl w:val="0"/>
        </w:rPr>
        <w:t xml:space="preserve">They include: Ensuring clients have a good first impression, Relaying messages and important information to other departments, Ensuring clients’ needs are well addressed, Assist in reducing any contingent liabilities that may be attributable to the organization and Assist in increasing the organization’s income.</w:t>
      </w:r>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heading=h.2et92p0" w:id="4"/>
      <w:bookmarkEnd w:id="4"/>
      <w:r w:rsidDel="00000000" w:rsidR="00000000" w:rsidRPr="00000000">
        <w:rPr>
          <w:rtl w:val="0"/>
        </w:rPr>
        <w:t xml:space="preserve">FRONT OFFICE ORGANIZATIONAL STRUCTURE</w:t>
      </w:r>
    </w:p>
    <w:p w:rsidR="00000000" w:rsidDel="00000000" w:rsidP="00000000" w:rsidRDefault="00000000" w:rsidRPr="00000000" w14:paraId="0000000C">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Organizing is the process of structuring human and physical resources to accomplish organizational objectives.It involves dividing tasks, specifying the appropriate department tasks, determining the optimum number of jobs in each department, and departmental authority delegation. Organization’s departmental frameworks must be directly premised towards achieving the organization’s objectives and the structure consistent with its strategy.</w:t>
      </w:r>
      <w:r w:rsidDel="00000000" w:rsidR="00000000" w:rsidRPr="00000000">
        <w:rPr>
          <w:rFonts w:ascii="Palatino Linotype" w:cs="Palatino Linotype" w:eastAsia="Palatino Linotype" w:hAnsi="Palatino Linotype"/>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D">
      <w:pPr>
        <w:pStyle w:val="Heading1"/>
        <w:pageBreakBefore w:val="0"/>
        <w:rPr/>
      </w:pPr>
      <w:bookmarkStart w:colFirst="0" w:colLast="0" w:name="_heading=h.tyjcwt" w:id="5"/>
      <w:bookmarkEnd w:id="5"/>
      <w:r w:rsidDel="00000000" w:rsidR="00000000" w:rsidRPr="00000000">
        <w:rPr>
          <w:rtl w:val="0"/>
        </w:rPr>
        <w:t xml:space="preserve">FACTORSINFLUENCING THE FRONT OFFICE ORGANIZATIONAL STRUCTURE:</w:t>
      </w:r>
    </w:p>
    <w:p w:rsidR="00000000" w:rsidDel="00000000" w:rsidP="00000000" w:rsidRDefault="00000000" w:rsidRPr="00000000" w14:paraId="0000000E">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Organization Size:</w:t>
      </w:r>
      <w:r w:rsidDel="00000000" w:rsidR="00000000" w:rsidRPr="00000000">
        <w:rPr>
          <w:rFonts w:ascii="Palatino Linotype" w:cs="Palatino Linotype" w:eastAsia="Palatino Linotype" w:hAnsi="Palatino Linotype"/>
          <w:sz w:val="24"/>
          <w:szCs w:val="24"/>
          <w:rtl w:val="0"/>
        </w:rPr>
        <w:t xml:space="preserve"> The larger the organization, the more specialized the staff is required to be. In smaller organizations, one employee may perform a wide variety of duties.</w:t>
      </w:r>
    </w:p>
    <w:p w:rsidR="00000000" w:rsidDel="00000000" w:rsidP="00000000" w:rsidRDefault="00000000" w:rsidRPr="00000000" w14:paraId="0000000F">
      <w:pPr>
        <w:pageBreakBefore w:val="0"/>
        <w:spacing w:after="0" w:line="480" w:lineRule="auto"/>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rtl w:val="0"/>
        </w:rPr>
        <w:t xml:space="preserve">Service Standard: </w:t>
      </w:r>
      <w:r w:rsidDel="00000000" w:rsidR="00000000" w:rsidRPr="00000000">
        <w:rPr>
          <w:rFonts w:ascii="Palatino Linotype" w:cs="Palatino Linotype" w:eastAsia="Palatino Linotype" w:hAnsi="Palatino Linotype"/>
          <w:sz w:val="24"/>
          <w:szCs w:val="24"/>
          <w:rtl w:val="0"/>
        </w:rPr>
        <w:t xml:space="preserve">High profile organizations provide more personalized customer services and therefore expect greater specialization from their staff.</w:t>
      </w:r>
      <w:r w:rsidDel="00000000" w:rsidR="00000000" w:rsidRPr="00000000">
        <w:rPr>
          <w:rtl w:val="0"/>
        </w:rPr>
      </w:r>
    </w:p>
    <w:p w:rsidR="00000000" w:rsidDel="00000000" w:rsidP="00000000" w:rsidRDefault="00000000" w:rsidRPr="00000000" w14:paraId="00000010">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Customer types: </w:t>
      </w:r>
      <w:r w:rsidDel="00000000" w:rsidR="00000000" w:rsidRPr="00000000">
        <w:rPr>
          <w:rFonts w:ascii="Palatino Linotype" w:cs="Palatino Linotype" w:eastAsia="Palatino Linotype" w:hAnsi="Palatino Linotype"/>
          <w:sz w:val="24"/>
          <w:szCs w:val="24"/>
          <w:rtl w:val="0"/>
        </w:rPr>
        <w:t xml:space="preserve">Customer needs differ depending on the purpose of the visit. More emphasis is placed on the front desk section. </w:t>
      </w:r>
    </w:p>
    <w:p w:rsidR="00000000" w:rsidDel="00000000" w:rsidP="00000000" w:rsidRDefault="00000000" w:rsidRPr="00000000" w14:paraId="00000011">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Organization type: </w:t>
      </w:r>
      <w:r w:rsidDel="00000000" w:rsidR="00000000" w:rsidRPr="00000000">
        <w:rPr>
          <w:rFonts w:ascii="Palatino Linotype" w:cs="Palatino Linotype" w:eastAsia="Palatino Linotype" w:hAnsi="Palatino Linotype"/>
          <w:sz w:val="24"/>
          <w:szCs w:val="24"/>
          <w:rtl w:val="0"/>
        </w:rPr>
        <w:t xml:space="preserve">A hotel situated in an airport expects guests to check-in or out  any time, so emphasis is placed on the front desk as a full team is needed to be on duty at all times.</w:t>
      </w:r>
    </w:p>
    <w:p w:rsidR="00000000" w:rsidDel="00000000" w:rsidP="00000000" w:rsidRDefault="00000000" w:rsidRPr="00000000" w14:paraId="00000012">
      <w:pPr>
        <w:pageBreakBefore w:val="0"/>
        <w:spacing w:after="0" w:line="480" w:lineRule="auto"/>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sz w:val="24"/>
          <w:szCs w:val="24"/>
          <w:rtl w:val="0"/>
        </w:rPr>
        <w:t xml:space="preserve">In order to carry out its mission, global and departmental goals and objectives, companies build a formal structure depicting different hierarchy of management, supervision, and employee levels known as an </w:t>
      </w:r>
      <w:r w:rsidDel="00000000" w:rsidR="00000000" w:rsidRPr="00000000">
        <w:rPr>
          <w:rFonts w:ascii="Palatino Linotype" w:cs="Palatino Linotype" w:eastAsia="Palatino Linotype" w:hAnsi="Palatino Linotype"/>
          <w:b w:val="1"/>
          <w:sz w:val="24"/>
          <w:szCs w:val="24"/>
          <w:rtl w:val="0"/>
        </w:rPr>
        <w:t xml:space="preserve">organization chart. </w:t>
      </w:r>
    </w:p>
    <w:p w:rsidR="00000000" w:rsidDel="00000000" w:rsidP="00000000" w:rsidRDefault="00000000" w:rsidRPr="00000000" w14:paraId="00000013">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Front Office organization chart is designed according to Functions. </w:t>
      </w:r>
    </w:p>
    <w:p w:rsidR="00000000" w:rsidDel="00000000" w:rsidP="00000000" w:rsidRDefault="00000000" w:rsidRPr="00000000" w14:paraId="00000014">
      <w:pPr>
        <w:pStyle w:val="Heading1"/>
        <w:pageBreakBefore w:val="0"/>
        <w:jc w:val="both"/>
        <w:rPr/>
      </w:pPr>
      <w:bookmarkStart w:colFirst="0" w:colLast="0" w:name="_heading=h.3dy6vkm" w:id="6"/>
      <w:bookmarkEnd w:id="6"/>
      <w:r w:rsidDel="00000000" w:rsidR="00000000" w:rsidRPr="00000000">
        <w:rPr>
          <w:rtl w:val="0"/>
        </w:rPr>
        <w:t xml:space="preserve">GUIDELINES</w:t>
      </w:r>
    </w:p>
    <w:p w:rsidR="00000000" w:rsidDel="00000000" w:rsidP="00000000" w:rsidRDefault="00000000" w:rsidRPr="00000000" w14:paraId="00000015">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In building an efficient layout certain elements are considered. </w:t>
      </w:r>
      <w:r w:rsidDel="00000000" w:rsidR="00000000" w:rsidRPr="00000000">
        <w:rPr>
          <w:rFonts w:ascii="Palatino Linotype" w:cs="Palatino Linotype" w:eastAsia="Palatino Linotype" w:hAnsi="Palatino Linotype"/>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The overall look and feel.</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style should represent the company and as well cater to the client’s needs.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Colour SchemeSelection.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colour scheme should be carefully selected. The organization’s colours could also be incorporated together with accentuating colours. Carpeting, wall covering, window treatments, fabrics,and fixtures should be carefully chosen.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Position.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reception desk should be well positioned to create a friendly atmosphere.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Cohesiveness.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reception area should have a cohesive look.Select furniture considering comfort, quality,durability and visual appeal.</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Furniture.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There should be enough furniture for the room to serve a busy day. Enough space should be left for easy movement around the area.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Organization.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Ensuring proper area organization and reduction of visible clutter.</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Finishing touches.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can include;the organizations logo,elegant displays,posters and plants.</w:t>
      </w:r>
    </w:p>
    <w:p w:rsidR="00000000" w:rsidDel="00000000" w:rsidP="00000000" w:rsidRDefault="00000000" w:rsidRPr="00000000" w14:paraId="0000001D">
      <w:pPr>
        <w:pStyle w:val="Heading1"/>
        <w:pageBreakBefore w:val="0"/>
        <w:jc w:val="both"/>
        <w:rPr/>
      </w:pPr>
      <w:bookmarkStart w:colFirst="0" w:colLast="0" w:name="_heading=h.1t3h5sf" w:id="7"/>
      <w:bookmarkEnd w:id="7"/>
      <w:r w:rsidDel="00000000" w:rsidR="00000000" w:rsidRPr="00000000">
        <w:rPr>
          <w:rtl w:val="0"/>
        </w:rPr>
        <w:t xml:space="preserve">FRONT OFFICE PROCEDURES</w:t>
      </w:r>
    </w:p>
    <w:p w:rsidR="00000000" w:rsidDel="00000000" w:rsidP="00000000" w:rsidRDefault="00000000" w:rsidRPr="00000000" w14:paraId="0000001E">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Procedures at the front office entail etiquette in dealing with customers when they arrive.The procedures require front office personnel to have common courtesy.The personnel should always remain calm and composed.</w:t>
      </w:r>
    </w:p>
    <w:p w:rsidR="00000000" w:rsidDel="00000000" w:rsidP="00000000" w:rsidRDefault="00000000" w:rsidRPr="00000000" w14:paraId="0000001F">
      <w:pPr>
        <w:pStyle w:val="Heading2"/>
        <w:pageBreakBefore w:val="0"/>
        <w:jc w:val="both"/>
        <w:rPr>
          <w:u w:val="single"/>
        </w:rPr>
      </w:pPr>
      <w:bookmarkStart w:colFirst="0" w:colLast="0" w:name="_heading=h.4d34og8" w:id="8"/>
      <w:bookmarkEnd w:id="8"/>
      <w:r w:rsidDel="00000000" w:rsidR="00000000" w:rsidRPr="00000000">
        <w:rPr>
          <w:u w:val="single"/>
          <w:rtl w:val="0"/>
        </w:rPr>
        <w:t xml:space="preserve">GUIDELINES IN DEALING WITH CUSTOMERS:-</w:t>
      </w:r>
    </w:p>
    <w:p w:rsidR="00000000" w:rsidDel="00000000" w:rsidP="00000000" w:rsidRDefault="00000000" w:rsidRPr="00000000" w14:paraId="00000020">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receptionist should: Welcome visitors with a smile; Enquire about the visitor politely i.e. name, what they require,what organization they come from;Enquire if the visitor has an appointment;Take the least possible time to assist the visitor; Ask the visitor to fill in the visitors register; Issue a service no. where applicable;Offer the visitor a seat;Then call the concerned officer to inform them of the visitor;Ask a messenger to escort the visitor to the officer’s office;Ask the visitor to leave a message, if the officer is unavailable.Messages should be taken in a duplicate book;diarize an appointment day, if the visitor asks for one;upon exit, find out if client was properly attended to and wish them a good day.</w:t>
      </w:r>
    </w:p>
    <w:p w:rsidR="00000000" w:rsidDel="00000000" w:rsidP="00000000" w:rsidRDefault="00000000" w:rsidRPr="00000000" w14:paraId="00000021">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customer procedure is dependent the category of visitor. The categories are:Unexpected visitors; Visitors with an emergency; unwanted visitors.</w:t>
      </w:r>
    </w:p>
    <w:p w:rsidR="00000000" w:rsidDel="00000000" w:rsidP="00000000" w:rsidRDefault="00000000" w:rsidRPr="00000000" w14:paraId="00000022">
      <w:pPr>
        <w:pageBreakBefore w:val="0"/>
        <w:spacing w:after="0" w:line="480" w:lineRule="auto"/>
        <w:jc w:val="both"/>
        <w:rPr>
          <w:rFonts w:ascii="Palatino Linotype" w:cs="Palatino Linotype" w:eastAsia="Palatino Linotype" w:hAnsi="Palatino Linotype"/>
          <w:sz w:val="24"/>
          <w:szCs w:val="24"/>
        </w:rPr>
      </w:pPr>
      <w:sdt>
        <w:sdtPr>
          <w:tag w:val="goog_rdk_1"/>
        </w:sdtPr>
        <w:sdtContent>
          <w:ins w:author="Veronica Wanjugu Maina" w:id="0" w:date="2022-03-19T20:37:55Z">
            <w:r w:rsidDel="00000000" w:rsidR="00000000" w:rsidRPr="00000000">
              <w:rPr>
                <w:rFonts w:ascii="Palatino Linotype" w:cs="Palatino Linotype" w:eastAsia="Palatino Linotype" w:hAnsi="Palatino Linotype"/>
                <w:sz w:val="24"/>
                <w:szCs w:val="24"/>
                <w:rtl w:val="0"/>
              </w:rPr>
              <w:t xml:space="preserve">Unexpected Visitors</w:t>
            </w:r>
          </w:ins>
        </w:sdtContent>
      </w:sdt>
      <w:sdt>
        <w:sdtPr>
          <w:tag w:val="goog_rdk_2"/>
        </w:sdtPr>
        <w:sdtContent>
          <w:del w:author="Veronica Wanjugu Maina" w:id="0" w:date="2022-03-19T20:37:55Z">
            <w:r w:rsidDel="00000000" w:rsidR="00000000" w:rsidRPr="00000000">
              <w:rPr>
                <w:rFonts w:ascii="Palatino Linotype" w:cs="Palatino Linotype" w:eastAsia="Palatino Linotype" w:hAnsi="Palatino Linotype"/>
                <w:b w:val="1"/>
                <w:sz w:val="24"/>
                <w:szCs w:val="24"/>
                <w:u w:val="single"/>
                <w:rtl w:val="0"/>
              </w:rPr>
              <w:delText xml:space="preserve">Unexpectedvisitors</w:delText>
            </w:r>
          </w:del>
        </w:sdtContent>
      </w:sdt>
      <w:r w:rsidDel="00000000" w:rsidR="00000000" w:rsidRPr="00000000">
        <w:rPr>
          <w:rFonts w:ascii="Palatino Linotype" w:cs="Palatino Linotype" w:eastAsia="Palatino Linotype" w:hAnsi="Palatino Linotype"/>
          <w:b w:val="1"/>
          <w:sz w:val="24"/>
          <w:szCs w:val="24"/>
          <w:u w:val="single"/>
          <w:rtl w:val="0"/>
        </w:rPr>
        <w:t xml:space="preserve">.</w:t>
      </w:r>
      <w:r w:rsidDel="00000000" w:rsidR="00000000" w:rsidRPr="00000000">
        <w:rPr>
          <w:rFonts w:ascii="Palatino Linotype" w:cs="Palatino Linotype" w:eastAsia="Palatino Linotype" w:hAnsi="Palatino Linotype"/>
          <w:sz w:val="24"/>
          <w:szCs w:val="24"/>
          <w:rtl w:val="0"/>
        </w:rPr>
        <w:t xml:space="preserve"> The receptionist should:Welcome the visitor;Enquire what the visitor requires; Find out if they had an appointment;If the visitor has no appointment, ask him to make one and diarize it;Wish them a good day.</w:t>
      </w:r>
    </w:p>
    <w:p w:rsidR="00000000" w:rsidDel="00000000" w:rsidP="00000000" w:rsidRDefault="00000000" w:rsidRPr="00000000" w14:paraId="00000023">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u w:val="single"/>
          <w:rtl w:val="0"/>
        </w:rPr>
        <w:t xml:space="preserve">Visitors having an emergency</w:t>
      </w:r>
      <w:r w:rsidDel="00000000" w:rsidR="00000000" w:rsidRPr="00000000">
        <w:rPr>
          <w:rFonts w:ascii="Palatino Linotype" w:cs="Palatino Linotype" w:eastAsia="Palatino Linotype" w:hAnsi="Palatino Linotype"/>
          <w:sz w:val="24"/>
          <w:szCs w:val="24"/>
          <w:rtl w:val="0"/>
        </w:rPr>
        <w:t xml:space="preserve">. The front office personnel should:Welcome the visitor; Enquire what the visitor requires; Direct the visitor to the relevant officer immediately for assistance; if necessary call the emergency service; Apologize to the other visitors on the queue for any inconvenience. </w:t>
      </w:r>
    </w:p>
    <w:p w:rsidR="00000000" w:rsidDel="00000000" w:rsidP="00000000" w:rsidRDefault="00000000" w:rsidRPr="00000000" w14:paraId="00000024">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u w:val="single"/>
          <w:rtl w:val="0"/>
        </w:rPr>
        <w:t xml:space="preserve">Unwanted visitors.</w:t>
      </w:r>
      <w:r w:rsidDel="00000000" w:rsidR="00000000" w:rsidRPr="00000000">
        <w:rPr>
          <w:rFonts w:ascii="Palatino Linotype" w:cs="Palatino Linotype" w:eastAsia="Palatino Linotype" w:hAnsi="Palatino Linotype"/>
          <w:sz w:val="24"/>
          <w:szCs w:val="24"/>
          <w:rtl w:val="0"/>
        </w:rPr>
        <w:t xml:space="preserve">The receptionist should:Welcome the visitor;Enquire what the visitor requires; Kindly ask the visitor to leave, if no satisfactory explanation is given; Ask the messenger to enquire about the visitor’s purpose if he insists on staying at the lounge;Call security, if the visitor declines to leave.</w:t>
      </w:r>
    </w:p>
    <w:p w:rsidR="00000000" w:rsidDel="00000000" w:rsidP="00000000" w:rsidRDefault="00000000" w:rsidRPr="00000000" w14:paraId="00000025">
      <w:pPr>
        <w:pStyle w:val="Heading1"/>
        <w:pageBreakBefore w:val="0"/>
        <w:jc w:val="both"/>
        <w:rPr/>
      </w:pPr>
      <w:bookmarkStart w:colFirst="0" w:colLast="0" w:name="_heading=h.2s8eyo1" w:id="9"/>
      <w:bookmarkEnd w:id="9"/>
      <w:r w:rsidDel="00000000" w:rsidR="00000000" w:rsidRPr="00000000">
        <w:rPr>
          <w:rtl w:val="0"/>
        </w:rPr>
        <w:t xml:space="preserve">FRONT OFFICE MANAGEMENT</w:t>
      </w:r>
    </w:p>
    <w:p w:rsidR="00000000" w:rsidDel="00000000" w:rsidP="00000000" w:rsidRDefault="00000000" w:rsidRPr="00000000" w14:paraId="00000026">
      <w:pPr>
        <w:pageBreakBefore w:val="0"/>
        <w:spacing w:after="0" w:line="480" w:lineRule="auto"/>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sz w:val="24"/>
          <w:szCs w:val="24"/>
          <w:rtl w:val="0"/>
        </w:rPr>
        <w:t xml:space="preserve">The front office is a very delicate and fundamental part of any organization.</w:t>
      </w:r>
      <w:r w:rsidDel="00000000" w:rsidR="00000000" w:rsidRPr="00000000">
        <w:rPr>
          <w:rFonts w:ascii="Palatino Linotype" w:cs="Palatino Linotype" w:eastAsia="Palatino Linotype" w:hAnsi="Palatino Linotype"/>
          <w:sz w:val="24"/>
          <w:szCs w:val="24"/>
          <w:vertAlign w:val="superscript"/>
        </w:rPr>
        <w:footnoteReference w:customMarkFollows="0" w:id="3"/>
      </w:r>
      <w:r w:rsidDel="00000000" w:rsidR="00000000" w:rsidRPr="00000000">
        <w:rPr>
          <w:rFonts w:ascii="Palatino Linotype" w:cs="Palatino Linotype" w:eastAsia="Palatino Linotype" w:hAnsi="Palatino Linotype"/>
          <w:sz w:val="24"/>
          <w:szCs w:val="24"/>
          <w:rtl w:val="0"/>
        </w:rPr>
        <w:t xml:space="preserve">To ensure that the organizational goals are met, there is need management. Front office management is the supervision of various departments’personnel in constant contact with customers.</w:t>
      </w:r>
      <w:r w:rsidDel="00000000" w:rsidR="00000000" w:rsidRPr="00000000">
        <w:rPr>
          <w:rFonts w:ascii="Palatino Linotype" w:cs="Palatino Linotype" w:eastAsia="Palatino Linotype" w:hAnsi="Palatino Linotype"/>
          <w:sz w:val="24"/>
          <w:szCs w:val="24"/>
          <w:vertAlign w:val="superscript"/>
        </w:rPr>
        <w:footnoteReference w:customMarkFollows="0" w:id="4"/>
      </w:r>
      <w:r w:rsidDel="00000000" w:rsidR="00000000" w:rsidRPr="00000000">
        <w:rPr>
          <w:rFonts w:ascii="Palatino Linotype" w:cs="Palatino Linotype" w:eastAsia="Palatino Linotype" w:hAnsi="Palatino Linotype"/>
          <w:sz w:val="24"/>
          <w:szCs w:val="24"/>
          <w:rtl w:val="0"/>
        </w:rPr>
        <w:t xml:space="preserve">It entailsevaluation, planning,controlling, organizing, recruiting and resource allocation.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person in charge of front office management is a front office manager. Front office managers should have; excellent managerial skills and a clear understanding of the company’sgoals and functions. </w:t>
      </w:r>
    </w:p>
    <w:p w:rsidR="00000000" w:rsidDel="00000000" w:rsidP="00000000" w:rsidRDefault="00000000" w:rsidRPr="00000000" w14:paraId="00000028">
      <w:pPr>
        <w:pStyle w:val="Heading1"/>
        <w:pageBreakBefore w:val="0"/>
        <w:jc w:val="both"/>
        <w:rPr/>
      </w:pPr>
      <w:bookmarkStart w:colFirst="0" w:colLast="0" w:name="_heading=h.17dp8vu" w:id="10"/>
      <w:bookmarkEnd w:id="10"/>
      <w:r w:rsidDel="00000000" w:rsidR="00000000" w:rsidRPr="00000000">
        <w:rPr>
          <w:rtl w:val="0"/>
        </w:rPr>
        <w:t xml:space="preserve">DUTIES OF A FRONT OFFICE MANAGER</w:t>
      </w:r>
    </w:p>
    <w:p w:rsidR="00000000" w:rsidDel="00000000" w:rsidP="00000000" w:rsidRDefault="00000000" w:rsidRPr="00000000" w14:paraId="00000029">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To Ensure:</w:t>
      </w:r>
      <w:r w:rsidDel="00000000" w:rsidR="00000000" w:rsidRPr="00000000">
        <w:rPr>
          <w:rFonts w:ascii="Palatino Linotype" w:cs="Palatino Linotype" w:eastAsia="Palatino Linotype" w:hAnsi="Palatino Linotype"/>
          <w:sz w:val="24"/>
          <w:szCs w:val="24"/>
          <w:rtl w:val="0"/>
        </w:rPr>
        <w:t xml:space="preserve">Service standards by general management are implemented; all staff, is properly deployed and utilized; all targeted goals are achieved; expenditure is controlled to maximize profitability; all documentation is properly maintained; good customer relation is maintained.</w:t>
      </w:r>
    </w:p>
    <w:p w:rsidR="00000000" w:rsidDel="00000000" w:rsidP="00000000" w:rsidRDefault="00000000" w:rsidRPr="00000000" w14:paraId="0000002A">
      <w:pPr>
        <w:pStyle w:val="Heading1"/>
        <w:pageBreakBefore w:val="0"/>
        <w:jc w:val="both"/>
        <w:rPr/>
      </w:pPr>
      <w:bookmarkStart w:colFirst="0" w:colLast="0" w:name="_heading=h.3rdcrjn" w:id="11"/>
      <w:bookmarkEnd w:id="11"/>
      <w:r w:rsidDel="00000000" w:rsidR="00000000" w:rsidRPr="00000000">
        <w:rPr>
          <w:rtl w:val="0"/>
        </w:rPr>
        <w:t xml:space="preserve">FRONT OFFICE MANAGEMENT CHALLENGES.</w:t>
      </w:r>
    </w:p>
    <w:p w:rsidR="00000000" w:rsidDel="00000000" w:rsidP="00000000" w:rsidRDefault="00000000" w:rsidRPr="00000000" w14:paraId="0000002B">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James Bardi in his book</w:t>
      </w:r>
      <w:r w:rsidDel="00000000" w:rsidR="00000000" w:rsidRPr="00000000">
        <w:rPr>
          <w:rFonts w:ascii="Palatino Linotype" w:cs="Palatino Linotype" w:eastAsia="Palatino Linotype" w:hAnsi="Palatino Linotype"/>
          <w:sz w:val="24"/>
          <w:szCs w:val="24"/>
          <w:vertAlign w:val="superscript"/>
        </w:rPr>
        <w:footnoteReference w:customMarkFollows="0" w:id="5"/>
      </w:r>
      <w:r w:rsidDel="00000000" w:rsidR="00000000" w:rsidRPr="00000000">
        <w:rPr>
          <w:rFonts w:ascii="Palatino Linotype" w:cs="Palatino Linotype" w:eastAsia="Palatino Linotype" w:hAnsi="Palatino Linotype"/>
          <w:sz w:val="24"/>
          <w:szCs w:val="24"/>
          <w:rtl w:val="0"/>
        </w:rPr>
        <w:t xml:space="preserve"> while using the context of a hotel’s front office uses a human resources approach to elaborate the uniqueness of the management and operational challenges that front offices face especially in hotels and lodging facilities. </w:t>
      </w:r>
    </w:p>
    <w:p w:rsidR="00000000" w:rsidDel="00000000" w:rsidP="00000000" w:rsidRDefault="00000000" w:rsidRPr="00000000" w14:paraId="0000002C">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These challenges include: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Organizations are shy to invest in front office personnel as compared to other staff in the department. It is therefore very difficult for front office management to hire highly experienced staff as they will require higher remuneration which organizations do not consider worthit, for duties regarded mostlyas “secretarial”.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Chakravarti in his book</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6"/>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using the context of the Hotel Industry states that organizational front office services are expected to change from time to time and new trends keep on evolving. This is a constant challenge that front office management faces as they have to keep up with upcoming trends which at times involve cost implications and this makes it harder to keep up with.</w:t>
      </w:r>
    </w:p>
    <w:p w:rsidR="00000000" w:rsidDel="00000000" w:rsidP="00000000" w:rsidRDefault="00000000" w:rsidRPr="00000000" w14:paraId="0000002F">
      <w:pPr>
        <w:pStyle w:val="Heading1"/>
        <w:pageBreakBefore w:val="0"/>
        <w:jc w:val="both"/>
        <w:rPr/>
      </w:pPr>
      <w:bookmarkStart w:colFirst="0" w:colLast="0" w:name="_heading=h.26in1rg" w:id="12"/>
      <w:bookmarkEnd w:id="12"/>
      <w:r w:rsidDel="00000000" w:rsidR="00000000" w:rsidRPr="00000000">
        <w:rPr>
          <w:rtl w:val="0"/>
        </w:rPr>
        <w:t xml:space="preserve">RECOMMENDATIONS ON HOW TO TACKLE THESE CHALLENGES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Rosemarie Nelson in her article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7"/>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intimates that it should be a top priority for front office management to hire and retain top-quality people to fill roles such as receptionists, phone operators and other front office dockets. She further goes on to say that these roles usually entail high levels of stress for low pay and recommends that more should be paid for the right candidates. This will ensure that front office management maintains a very qualified and hence effective work force.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Front office management should keep up and anticipate these changes and plan for them in advance such as through budgetary provisions.</w:t>
      </w:r>
    </w:p>
    <w:p w:rsidR="00000000" w:rsidDel="00000000" w:rsidP="00000000" w:rsidRDefault="00000000" w:rsidRPr="00000000" w14:paraId="00000032">
      <w:pPr>
        <w:pStyle w:val="Heading1"/>
        <w:pageBreakBefore w:val="0"/>
        <w:jc w:val="both"/>
        <w:rPr/>
      </w:pPr>
      <w:bookmarkStart w:colFirst="0" w:colLast="0" w:name="_heading=h.1ksv4uv" w:id="15"/>
      <w:bookmarkEnd w:id="15"/>
      <w:r w:rsidDel="00000000" w:rsidR="00000000" w:rsidRPr="00000000">
        <w:rPr>
          <w:rtl w:val="0"/>
        </w:rPr>
        <w:t xml:space="preserve">INFORMATION TECHNOLOGY AND FRONT OFFICE SERVICES</w:t>
      </w:r>
    </w:p>
    <w:p w:rsidR="00000000" w:rsidDel="00000000" w:rsidP="00000000" w:rsidRDefault="00000000" w:rsidRPr="00000000" w14:paraId="00000033">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front office plays a major role in customer service.The quality of customer service builds customer loyalty and creates a competitive advantage based on the response to complaints and questions. Customer relations management (CRM) is described as “the process of storing and analyzing large amounts of data that provides insight into customer behavior.This in turn enables the organization to treat customers based on the exhibited behavior.” </w:t>
      </w:r>
      <w:r w:rsidDel="00000000" w:rsidR="00000000" w:rsidRPr="00000000">
        <w:rPr>
          <w:rFonts w:ascii="Palatino Linotype" w:cs="Palatino Linotype" w:eastAsia="Palatino Linotype" w:hAnsi="Palatino Linotype"/>
          <w:i w:val="1"/>
          <w:sz w:val="24"/>
          <w:szCs w:val="24"/>
          <w:rtl w:val="0"/>
        </w:rPr>
        <w:t xml:space="preserve">e-CRM</w:t>
      </w:r>
      <w:r w:rsidDel="00000000" w:rsidR="00000000" w:rsidRPr="00000000">
        <w:rPr>
          <w:rFonts w:ascii="Palatino Linotype" w:cs="Palatino Linotype" w:eastAsia="Palatino Linotype" w:hAnsi="Palatino Linotype"/>
          <w:sz w:val="24"/>
          <w:szCs w:val="24"/>
          <w:rtl w:val="0"/>
        </w:rPr>
        <w:t xml:space="preserve"> has been described as a web-centric approach to customer contact</w:t>
      </w:r>
      <w:r w:rsidDel="00000000" w:rsidR="00000000" w:rsidRPr="00000000">
        <w:rPr>
          <w:rFonts w:ascii="Palatino Linotype" w:cs="Palatino Linotype" w:eastAsia="Palatino Linotype" w:hAnsi="Palatino Linotype"/>
          <w:sz w:val="24"/>
          <w:szCs w:val="24"/>
          <w:vertAlign w:val="superscript"/>
        </w:rPr>
        <w:footnoteReference w:customMarkFollows="0" w:id="8"/>
      </w:r>
      <w:r w:rsidDel="00000000" w:rsidR="00000000" w:rsidRPr="00000000">
        <w:rPr>
          <w:rFonts w:ascii="Palatino Linotype" w:cs="Palatino Linotype" w:eastAsia="Palatino Linotype" w:hAnsi="Palatino Linotype"/>
          <w:sz w:val="24"/>
          <w:szCs w:val="24"/>
          <w:rtl w:val="0"/>
        </w:rPr>
        <w:t xml:space="preserve">. This Internet support can take the form of presales, post-sales or service support.</w:t>
      </w:r>
    </w:p>
    <w:p w:rsidR="00000000" w:rsidDel="00000000" w:rsidP="00000000" w:rsidRDefault="00000000" w:rsidRPr="00000000" w14:paraId="00000034">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Technology plays a major role in Customer Relationship Management since it can anticipate customer needs(predictive CRM) and tailor business processes to best serve customer needs thus improving overall business efficiency and reducing costs.</w:t>
      </w:r>
      <w:r w:rsidDel="00000000" w:rsidR="00000000" w:rsidRPr="00000000">
        <w:rPr>
          <w:rFonts w:ascii="Palatino Linotype" w:cs="Palatino Linotype" w:eastAsia="Palatino Linotype" w:hAnsi="Palatino Linotype"/>
          <w:sz w:val="24"/>
          <w:szCs w:val="24"/>
          <w:vertAlign w:val="superscript"/>
        </w:rPr>
        <w:footnoteReference w:customMarkFollows="0" w:id="9"/>
      </w:r>
      <w:r w:rsidDel="00000000" w:rsidR="00000000" w:rsidRPr="00000000">
        <w:rPr>
          <w:rFonts w:ascii="Palatino Linotype" w:cs="Palatino Linotype" w:eastAsia="Palatino Linotype" w:hAnsi="Palatino Linotype"/>
          <w:sz w:val="24"/>
          <w:szCs w:val="24"/>
          <w:rtl w:val="0"/>
        </w:rPr>
        <w:t xml:space="preserve">. Information technology development hasreshaped the way organizations interact with their customers. Commonly used customer service technology includes:</w:t>
      </w:r>
    </w:p>
    <w:p w:rsidR="00000000" w:rsidDel="00000000" w:rsidP="00000000" w:rsidRDefault="00000000" w:rsidRPr="00000000" w14:paraId="00000035">
      <w:pPr>
        <w:pageBreakBefore w:val="0"/>
        <w:widowControl w:val="0"/>
        <w:tabs>
          <w:tab w:val="left" w:pos="220"/>
          <w:tab w:val="left" w:pos="720"/>
        </w:tabs>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Self-help Websites:</w:t>
      </w:r>
      <w:r w:rsidDel="00000000" w:rsidR="00000000" w:rsidRPr="00000000">
        <w:rPr>
          <w:rFonts w:ascii="Palatino Linotype" w:cs="Palatino Linotype" w:eastAsia="Palatino Linotype" w:hAnsi="Palatino Linotype"/>
          <w:sz w:val="24"/>
          <w:szCs w:val="24"/>
          <w:rtl w:val="0"/>
        </w:rPr>
        <w:t xml:space="preserve">Organizations have websites where customers can get answers to their questions, they include collaborative chats with live agents, intelligent FAQ where a bot conducts a chat and makes suggestions just like a live person guided by key words in the customer’s questions. Only queries that cannot be handled are transferred to a live agent.</w:t>
      </w:r>
    </w:p>
    <w:p w:rsidR="00000000" w:rsidDel="00000000" w:rsidP="00000000" w:rsidRDefault="00000000" w:rsidRPr="00000000" w14:paraId="00000036">
      <w:pPr>
        <w:pageBreakBefore w:val="0"/>
        <w:widowControl w:val="0"/>
        <w:tabs>
          <w:tab w:val="left" w:pos="220"/>
          <w:tab w:val="left" w:pos="720"/>
        </w:tabs>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E-mail/Intelligent email:</w:t>
      </w:r>
      <w:r w:rsidDel="00000000" w:rsidR="00000000" w:rsidRPr="00000000">
        <w:rPr>
          <w:rFonts w:ascii="Palatino Linotype" w:cs="Palatino Linotype" w:eastAsia="Palatino Linotype" w:hAnsi="Palatino Linotype"/>
          <w:sz w:val="24"/>
          <w:szCs w:val="24"/>
          <w:rtl w:val="0"/>
        </w:rPr>
        <w:t xml:space="preserve"> This entails using e-mail as a way to improve customer service and more quickly respond to certain needs or help requests. Intelligent email uses artificial intelligence to respond to simple or frequently asked questions(FAQ) from customers without their knowledge that the answers are computer generated.</w:t>
      </w:r>
      <w:r w:rsidDel="00000000" w:rsidR="00000000" w:rsidRPr="00000000">
        <w:rPr>
          <w:rFonts w:ascii="Palatino Linotype" w:cs="Palatino Linotype" w:eastAsia="Palatino Linotype" w:hAnsi="Palatino Linotype"/>
          <w:sz w:val="24"/>
          <w:szCs w:val="24"/>
          <w:vertAlign w:val="superscript"/>
        </w:rPr>
        <w:footnoteReference w:customMarkFollows="0" w:id="10"/>
      </w:r>
      <w:r w:rsidDel="00000000" w:rsidR="00000000" w:rsidRPr="00000000">
        <w:rPr>
          <w:rFonts w:ascii="Palatino Linotype" w:cs="Palatino Linotype" w:eastAsia="Palatino Linotype" w:hAnsi="Palatino Linotype"/>
          <w:sz w:val="24"/>
          <w:szCs w:val="24"/>
          <w:rtl w:val="0"/>
        </w:rPr>
        <w:t xml:space="preserve"> This helps in reducing clogging of phone lines, faster communication and reduced customer time costs.</w:t>
      </w:r>
    </w:p>
    <w:p w:rsidR="00000000" w:rsidDel="00000000" w:rsidP="00000000" w:rsidRDefault="00000000" w:rsidRPr="00000000" w14:paraId="00000037">
      <w:pPr>
        <w:pageBreakBefore w:val="0"/>
        <w:widowControl w:val="0"/>
        <w:tabs>
          <w:tab w:val="left" w:pos="220"/>
          <w:tab w:val="left" w:pos="720"/>
        </w:tabs>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rtl w:val="0"/>
        </w:rPr>
        <w:t xml:space="preserve">Communications technology-</w:t>
      </w:r>
      <w:r w:rsidDel="00000000" w:rsidR="00000000" w:rsidRPr="00000000">
        <w:rPr>
          <w:rFonts w:ascii="Palatino Linotype" w:cs="Palatino Linotype" w:eastAsia="Palatino Linotype" w:hAnsi="Palatino Linotype"/>
          <w:sz w:val="24"/>
          <w:szCs w:val="24"/>
          <w:rtl w:val="0"/>
        </w:rPr>
        <w:t xml:space="preserve"> E.g. LAN and WAN are used to transfer calls so that the organization does not use physical phone lines. This is especially effective for organizations that deal with large volumes of customers.Interactive CRM (ICRM) is the “integration of instant communication with captured and analyzed website customer data”</w:t>
      </w:r>
      <w:r w:rsidDel="00000000" w:rsidR="00000000" w:rsidRPr="00000000">
        <w:rPr>
          <w:rFonts w:ascii="Palatino Linotype" w:cs="Palatino Linotype" w:eastAsia="Palatino Linotype" w:hAnsi="Palatino Linotype"/>
          <w:sz w:val="24"/>
          <w:szCs w:val="24"/>
          <w:vertAlign w:val="superscript"/>
        </w:rPr>
        <w:footnoteReference w:customMarkFollows="0" w:id="11"/>
      </w:r>
      <w:r w:rsidDel="00000000" w:rsidR="00000000" w:rsidRPr="00000000">
        <w:rPr>
          <w:rFonts w:ascii="Palatino Linotype" w:cs="Palatino Linotype" w:eastAsia="Palatino Linotype" w:hAnsi="Palatino Linotype"/>
          <w:sz w:val="24"/>
          <w:szCs w:val="24"/>
          <w:rtl w:val="0"/>
        </w:rPr>
        <w:t xml:space="preserve"> which has evolved to help customers remain in constant communication with the organization. It includes unifying communications so that the organization can identify a similar request on voice message and on email sent by the same customer.</w:t>
      </w:r>
    </w:p>
    <w:p w:rsidR="00000000" w:rsidDel="00000000" w:rsidP="00000000" w:rsidRDefault="00000000" w:rsidRPr="00000000" w14:paraId="00000038">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Though e-CRM has transformed business processes, the organization needs to ensure that their front office staffs have basics of business such as customer service and offer quality products, as technology can only complement service but not resolve organizational issues. A challengein implementation of interactive technology is customer resistance due to privacy regarding their information.</w:t>
      </w:r>
      <w:r w:rsidDel="00000000" w:rsidR="00000000" w:rsidRPr="00000000">
        <w:rPr>
          <w:rFonts w:ascii="Palatino Linotype" w:cs="Palatino Linotype" w:eastAsia="Palatino Linotype" w:hAnsi="Palatino Linotype"/>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39">
      <w:pPr>
        <w:pStyle w:val="Heading1"/>
        <w:pageBreakBefore w:val="0"/>
        <w:jc w:val="both"/>
        <w:rPr/>
      </w:pPr>
      <w:bookmarkStart w:colFirst="0" w:colLast="0" w:name="_heading=h.44sinio" w:id="16"/>
      <w:bookmarkEnd w:id="16"/>
      <w:r w:rsidDel="00000000" w:rsidR="00000000" w:rsidRPr="00000000">
        <w:rPr>
          <w:rtl w:val="0"/>
        </w:rPr>
        <w:t xml:space="preserve">CUSTOMER RELATIONSHIP MANAGEMENT</w:t>
      </w:r>
    </w:p>
    <w:p w:rsidR="00000000" w:rsidDel="00000000" w:rsidP="00000000" w:rsidRDefault="00000000" w:rsidRPr="00000000" w14:paraId="0000003A">
      <w:pPr>
        <w:pageBreakBefore w:val="0"/>
        <w:shd w:fill="ffffff" w:val="clear"/>
        <w:spacing w:after="0" w:line="480" w:lineRule="auto"/>
        <w:jc w:val="both"/>
        <w:rPr>
          <w:rFonts w:ascii="Palatino Linotype" w:cs="Palatino Linotype" w:eastAsia="Palatino Linotype" w:hAnsi="Palatino Linotype"/>
          <w:b w:val="1"/>
          <w:sz w:val="24"/>
          <w:szCs w:val="24"/>
          <w:u w:val="single"/>
        </w:rPr>
      </w:pPr>
      <w:bookmarkStart w:colFirst="0" w:colLast="0" w:name="_heading=h.2jxsxqh" w:id="17"/>
      <w:bookmarkEnd w:id="17"/>
      <w:r w:rsidDel="00000000" w:rsidR="00000000" w:rsidRPr="00000000">
        <w:rPr>
          <w:rFonts w:ascii="Palatino Linotype" w:cs="Palatino Linotype" w:eastAsia="Palatino Linotype" w:hAnsi="Palatino Linotype"/>
          <w:sz w:val="24"/>
          <w:szCs w:val="24"/>
          <w:rtl w:val="0"/>
        </w:rPr>
        <w:t xml:space="preserve">Customer relationship management is a model that manages a company’s interactions with current and future customers. It involves using technology to organize, automate, and synchronize sales, marketing, customer service, and technical support.</w:t>
      </w:r>
      <w:r w:rsidDel="00000000" w:rsidR="00000000" w:rsidRPr="00000000">
        <w:rPr>
          <w:rFonts w:ascii="Palatino Linotype" w:cs="Palatino Linotype" w:eastAsia="Palatino Linotype" w:hAnsi="Palatino Linotype"/>
          <w:sz w:val="24"/>
          <w:szCs w:val="24"/>
          <w:vertAlign w:val="superscript"/>
        </w:rPr>
        <w:footnoteReference w:customMarkFollows="0" w:id="13"/>
      </w:r>
      <w:r w:rsidDel="00000000" w:rsidR="00000000" w:rsidRPr="00000000">
        <w:rPr>
          <w:rFonts w:ascii="Palatino Linotype" w:cs="Palatino Linotype" w:eastAsia="Palatino Linotype" w:hAnsi="Palatino Linotype"/>
          <w:sz w:val="24"/>
          <w:szCs w:val="24"/>
          <w:rtl w:val="0"/>
        </w:rPr>
        <w:t xml:space="preserve"> It helps indoctrinate new employees into the customer service culture. It provides comprehensive training programs that make them experts in their field; Emphasizes how providing excellent customer service is the cornerstone of the business; Ensures the front-line customer service team is personable, friendly and knowledgeable; Empowers employees to make decisions that lead to customer satisfaction; Rewards outstanding employee performance with recognition in the company newsletter, celebratory dinners, prizes and other perks.</w:t>
      </w:r>
      <w:r w:rsidDel="00000000" w:rsidR="00000000" w:rsidRPr="00000000">
        <w:rPr>
          <w:rtl w:val="0"/>
        </w:rPr>
      </w:r>
    </w:p>
    <w:p w:rsidR="00000000" w:rsidDel="00000000" w:rsidP="00000000" w:rsidRDefault="00000000" w:rsidRPr="00000000" w14:paraId="0000003B">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contact management system helps in tracking and recording every stage in the sales process for each prospective client, from the  initial contact to final disposition. This assists in getting to know your customers by profiling them. Information can be gotten directly through customer comment cards, surveys at the place of business and the website. In a retail business, membership cards can be introduced to keep track of customer purchases. In addition to demographic details, learning what the clients like or dislike, and how the product or service directly benefits them. Note their buying preferences and interests. Consider how your customer perceives quality. Gain perspective by reversing roles. Think about what you would expect of a transaction if you were the customer, and what you would think of the product or service you are offering.</w:t>
      </w:r>
    </w:p>
    <w:p w:rsidR="00000000" w:rsidDel="00000000" w:rsidP="00000000" w:rsidRDefault="00000000" w:rsidRPr="00000000" w14:paraId="0000003C">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Customer service and support used to create, assign and manage requests made by customers, such as call center software which help direct customers to agent’s</w:t>
      </w:r>
      <w:r w:rsidDel="00000000" w:rsidR="00000000" w:rsidRPr="00000000">
        <w:rPr>
          <w:rFonts w:ascii="Palatino Linotype" w:cs="Palatino Linotype" w:eastAsia="Palatino Linotype" w:hAnsi="Palatino Linotype"/>
          <w:sz w:val="24"/>
          <w:szCs w:val="24"/>
          <w:vertAlign w:val="superscript"/>
        </w:rPr>
        <w:footnoteReference w:customMarkFollows="0" w:id="14"/>
      </w:r>
      <w:r w:rsidDel="00000000" w:rsidR="00000000" w:rsidRPr="00000000">
        <w:rPr>
          <w:rFonts w:ascii="Palatino Linotype" w:cs="Palatino Linotype" w:eastAsia="Palatino Linotype" w:hAnsi="Palatino Linotype"/>
          <w:sz w:val="24"/>
          <w:szCs w:val="24"/>
          <w:rtl w:val="0"/>
        </w:rPr>
        <w:t xml:space="preserve"> one need set realistic expectations for your customers about your products and services. Savvy marketing and exaggerated claims might attract customers, but the product or service must always accurately meet customer expectations. Deliver on every promise to win customer loyalty. When customers are happy, they recommend your business to their friends and family. Increased levels of customer satisfaction also mean increased expectations. Look for ways you can improve your products, services and the overall customer experience.</w:t>
      </w:r>
    </w:p>
    <w:p w:rsidR="00000000" w:rsidDel="00000000" w:rsidP="00000000" w:rsidRDefault="00000000" w:rsidRPr="00000000" w14:paraId="0000003D">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Coordinate with social media sites likeTwitter, LinkedIn, Facebookand Google Plus to track and communicate with customers who share opinions and experiences about their company, products and services</w:t>
      </w:r>
      <w:r w:rsidDel="00000000" w:rsidR="00000000" w:rsidRPr="00000000">
        <w:rPr>
          <w:rFonts w:ascii="Palatino Linotype" w:cs="Palatino Linotype" w:eastAsia="Palatino Linotype" w:hAnsi="Palatino Linotype"/>
          <w:sz w:val="24"/>
          <w:szCs w:val="24"/>
          <w:vertAlign w:val="superscript"/>
        </w:rPr>
        <w:footnoteReference w:customMarkFollows="0" w:id="15"/>
      </w:r>
      <w:r w:rsidDel="00000000" w:rsidR="00000000" w:rsidRPr="00000000">
        <w:rPr>
          <w:rFonts w:ascii="Palatino Linotype" w:cs="Palatino Linotype" w:eastAsia="Palatino Linotype" w:hAnsi="Palatino Linotype"/>
          <w:sz w:val="24"/>
          <w:szCs w:val="24"/>
          <w:rtl w:val="0"/>
        </w:rPr>
        <w:t xml:space="preserve">Establish a continuing dialog with your customers. Keep them informed of special promotions that appeal to their interests. Tell your customers how much you appreciate their business by letter, email or a telephone call. Company newsletters can also be shared with customers, engaging them in your company culture. Put a dedicated customer section on your website with tips, recipes or handy how-to’s for your products and services. Ask for your customers' opinions on a regular basis to ensure you are consistently delivering good customer service.</w:t>
      </w:r>
    </w:p>
    <w:p w:rsidR="00000000" w:rsidDel="00000000" w:rsidP="00000000" w:rsidRDefault="00000000" w:rsidRPr="00000000" w14:paraId="0000003E">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Traditional providers have recently moved into the cloud-based market via acquisitions of smaller providers: Oracle purchased RightNowin October 2011</w:t>
      </w:r>
      <w:r w:rsidDel="00000000" w:rsidR="00000000" w:rsidRPr="00000000">
        <w:rPr>
          <w:rFonts w:ascii="Palatino Linotype" w:cs="Palatino Linotype" w:eastAsia="Palatino Linotype" w:hAnsi="Palatino Linotype"/>
          <w:sz w:val="24"/>
          <w:szCs w:val="24"/>
          <w:vertAlign w:val="superscript"/>
        </w:rPr>
        <w:footnoteReference w:customMarkFollows="0" w:id="16"/>
      </w:r>
      <w:r w:rsidDel="00000000" w:rsidR="00000000" w:rsidRPr="00000000">
        <w:rPr>
          <w:rFonts w:ascii="Palatino Linotype" w:cs="Palatino Linotype" w:eastAsia="Palatino Linotype" w:hAnsi="Palatino Linotype"/>
          <w:sz w:val="24"/>
          <w:szCs w:val="24"/>
          <w:rtl w:val="0"/>
        </w:rPr>
        <w:t xml:space="preserve">Build relationships with your customers and listen carefully to what they tell you. Pay attention to their changing needs, and introduce new products and services based on customer feedback gathered from surveys. Continually explore new ways to keep your customers engaged. Focus on caring for your existing customers and new ones will naturally follow.</w:t>
      </w:r>
    </w:p>
    <w:p w:rsidR="00000000" w:rsidDel="00000000" w:rsidP="00000000" w:rsidRDefault="00000000" w:rsidRPr="00000000" w14:paraId="0000003F">
      <w:pPr>
        <w:pStyle w:val="Heading1"/>
        <w:pageBreakBefore w:val="0"/>
        <w:jc w:val="both"/>
        <w:rPr/>
      </w:pPr>
      <w:bookmarkStart w:colFirst="0" w:colLast="0" w:name="_heading=h.z337ya" w:id="18"/>
      <w:bookmarkEnd w:id="18"/>
      <w:r w:rsidDel="00000000" w:rsidR="00000000" w:rsidRPr="00000000">
        <w:rPr>
          <w:rtl w:val="0"/>
        </w:rPr>
        <w:t xml:space="preserve">FRONT OFFICE INTERACTION WITH OTHER DEPARTMENTS</w:t>
      </w:r>
    </w:p>
    <w:p w:rsidR="00000000" w:rsidDel="00000000" w:rsidP="00000000" w:rsidRDefault="00000000" w:rsidRPr="00000000" w14:paraId="00000040">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It has been observed that in any organization, there are a number of interrelated departments. None can exist in a vacuum.The front ofﬁce staff is required to interact with all departments in an organization. Some of these departments include: sales, marketing,security, logistics and procurement,human resource, housekeeping, food and beverageand banquet.Communication among the departments is key. Various departments view the front ofﬁce as a communication bridge in the provision of services to its clientele.Each department has a unique communication link with the front ofﬁce.</w:t>
      </w:r>
    </w:p>
    <w:p w:rsidR="00000000" w:rsidDel="00000000" w:rsidP="00000000" w:rsidRDefault="00000000" w:rsidRPr="00000000" w14:paraId="00000041">
      <w:pPr>
        <w:pStyle w:val="Heading2"/>
        <w:pageBreakBefore w:val="0"/>
        <w:jc w:val="both"/>
        <w:rPr>
          <w:u w:val="single"/>
        </w:rPr>
      </w:pPr>
      <w:bookmarkStart w:colFirst="0" w:colLast="0" w:name="_heading=h.3j2qqm3" w:id="19"/>
      <w:bookmarkEnd w:id="19"/>
      <w:r w:rsidDel="00000000" w:rsidR="00000000" w:rsidRPr="00000000">
        <w:rPr>
          <w:u w:val="single"/>
          <w:rtl w:val="0"/>
        </w:rPr>
        <w:t xml:space="preserve">Sales and Marketing</w:t>
      </w:r>
    </w:p>
    <w:p w:rsidR="00000000" w:rsidDel="00000000" w:rsidP="00000000" w:rsidRDefault="00000000" w:rsidRPr="00000000" w14:paraId="00000042">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In the tourism or hotel industry, the marketing and sales department is crucial, as great advertising gets good market customer percentages. Therefore, it heavily relies on the front office to provide certain information which includes: zip code,frequency of visits, reservations, guest history corporate affiliation, and special needs.Client history guides the sales and marketing department as it creates marketing campaigns, develops and improves promotions, prepares mailing labels and selects appropriate advertising media. This is why the front office is tasked with keeping the database accurate and up-to-date. </w:t>
      </w:r>
    </w:p>
    <w:p w:rsidR="00000000" w:rsidDel="00000000" w:rsidP="00000000" w:rsidRDefault="00000000" w:rsidRPr="00000000" w14:paraId="00000043">
      <w:pPr>
        <w:pStyle w:val="Heading2"/>
        <w:pageBreakBefore w:val="0"/>
        <w:jc w:val="both"/>
        <w:rPr>
          <w:u w:val="single"/>
        </w:rPr>
      </w:pPr>
      <w:bookmarkStart w:colFirst="0" w:colLast="0" w:name="_heading=h.1y810tw" w:id="20"/>
      <w:bookmarkEnd w:id="20"/>
      <w:r w:rsidDel="00000000" w:rsidR="00000000" w:rsidRPr="00000000">
        <w:rPr>
          <w:u w:val="single"/>
          <w:rtl w:val="0"/>
        </w:rPr>
        <w:t xml:space="preserve">Planning and Coordination:</w:t>
      </w:r>
    </w:p>
    <w:p w:rsidR="00000000" w:rsidDel="00000000" w:rsidP="00000000" w:rsidRDefault="00000000" w:rsidRPr="00000000" w14:paraId="00000044">
      <w:pPr>
        <w:pageBreakBefore w:val="0"/>
        <w:spacing w:after="0" w:line="480" w:lineRule="auto"/>
        <w:jc w:val="both"/>
        <w:rPr>
          <w:rFonts w:ascii="Palatino Linotype" w:cs="Palatino Linotype" w:eastAsia="Palatino Linotype" w:hAnsi="Palatino Linotype"/>
          <w:b w:val="1"/>
          <w:sz w:val="24"/>
          <w:szCs w:val="24"/>
          <w:u w:val="single"/>
        </w:rPr>
      </w:pPr>
      <w:r w:rsidDel="00000000" w:rsidR="00000000" w:rsidRPr="00000000">
        <w:rPr>
          <w:rFonts w:ascii="Palatino Linotype" w:cs="Palatino Linotype" w:eastAsia="Palatino Linotype" w:hAnsi="Palatino Linotype"/>
          <w:sz w:val="24"/>
          <w:szCs w:val="24"/>
          <w:rtl w:val="0"/>
        </w:rPr>
        <w:t xml:space="preserve">Any organization keen on growth and order will have the planning and coordination department. In organizations such as hotels, accommodation availability is crucial for the successful booking-in of guests. Therefore, the front office works closely with planning and coordination personnel and sales and marketing executives. Staff from various departments has to check the lists of available rooms ranging from a period of three to twelve months in advance,to ensure the hotel will be able to accommodate the expected number of guests. Therefore, the available room’s database isproperly maintained in the property management system by the front office, thus avoiding overlaps and disorganization in planningwhich affects the organization’s overall reputation.</w:t>
      </w:r>
      <w:r w:rsidDel="00000000" w:rsidR="00000000" w:rsidRPr="00000000">
        <w:rPr>
          <w:rtl w:val="0"/>
        </w:rPr>
      </w:r>
    </w:p>
    <w:p w:rsidR="00000000" w:rsidDel="00000000" w:rsidP="00000000" w:rsidRDefault="00000000" w:rsidRPr="00000000" w14:paraId="00000045">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ﬁrst guest contact with the marketing and sales department is usually through the organization’s switchboard. The switchboard is under the umbrella of the front office. A competent switchboard operator who is friendly and knowledgeable about the organization’s operations and personnel will make a good ﬁrst impression, conveying competence to the prospective client. When guests arrive, their ﬁrst contact with the hotel is through the front ofﬁce staff. The front ofﬁce manager determines which banquet supervisor is in charge and communicates to the duty desk clerk demonstrating that the hotel is dedicated tohospitality.                                   </w:t>
        <w:br w:type="textWrapping"/>
        <w:t xml:space="preserve">Sales and marketing messages must be relayed fast and accurately. The switchboard operator is a vital link in communication between a prospective client and a salesperson. The front ofﬁce manager instructs new front office personnel about various departments’ staff, their supervisors and what their jobs entail. </w:t>
      </w:r>
    </w:p>
    <w:p w:rsidR="00000000" w:rsidDel="00000000" w:rsidP="00000000" w:rsidRDefault="00000000" w:rsidRPr="00000000" w14:paraId="00000046">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front ofﬁce manager establishes standard operating procedures for front ofﬁce employees to contact maintenance, house- keeping, sales and marketing,food and beverage departments to meet client’s requests such as tool kits, adapters, adhesive material, extra table covers,orwindow cleaner.       </w:t>
      </w:r>
    </w:p>
    <w:p w:rsidR="00000000" w:rsidDel="00000000" w:rsidP="00000000" w:rsidRDefault="00000000" w:rsidRPr="00000000" w14:paraId="00000047">
      <w:pPr>
        <w:pageBreakBefore w:val="0"/>
        <w:spacing w:after="0" w:line="480" w:lineRule="auto"/>
        <w:jc w:val="both"/>
        <w:rPr>
          <w:rFonts w:ascii="Palatino Linotype" w:cs="Palatino Linotype" w:eastAsia="Palatino Linotype" w:hAnsi="Palatino Linotype"/>
          <w:b w:val="0"/>
          <w:sz w:val="24"/>
          <w:szCs w:val="24"/>
        </w:rPr>
      </w:pPr>
      <w:r w:rsidDel="00000000" w:rsidR="00000000" w:rsidRPr="00000000">
        <w:rPr>
          <w:rFonts w:ascii="Palatino Linotype" w:cs="Palatino Linotype" w:eastAsia="Palatino Linotype" w:hAnsi="Palatino Linotype"/>
          <w:b w:val="1"/>
          <w:sz w:val="24"/>
          <w:szCs w:val="24"/>
          <w:u w:val="single"/>
          <w:rtl w:val="0"/>
        </w:rPr>
        <w:t xml:space="preserve">House Keeping</w:t>
      </w:r>
      <w:r w:rsidDel="00000000" w:rsidR="00000000" w:rsidRPr="00000000">
        <w:rPr>
          <w:rtl w:val="0"/>
        </w:rPr>
      </w:r>
    </w:p>
    <w:p w:rsidR="00000000" w:rsidDel="00000000" w:rsidP="00000000" w:rsidRDefault="00000000" w:rsidRPr="00000000" w14:paraId="00000048">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This department exists in organizations such as hotels and restaurants. Housekeeping and the front ofﬁce communicate about housekeeping room status i.e. the report on room availability for immediate guest occupancy. Housekeeping room status is described in the following terms; Available Cleanor Ready—room is ready to be occupied, Occupied—guest or guests are already occupying a room, Stay over—guest who will not be checking out of a room on the current day, Dirty or On-Change—guest has checked out of the room, but the housekeeping staff has not released the room for occupancy, Out of order—room is not available for occupancy because of a mechanical malfunction.                                    </w:t>
        <w:br w:type="textWrapping"/>
        <w:t xml:space="preserve">The two departments communicate on potential house count: a report of the number of guests registered in the hotel, security concerns, amenities requests, personal toiletry items such as shampoo, toothpaste, mouthwash, and electrical equipment. </w:t>
        <w:br w:type="textWrapping"/>
        <w:t xml:space="preserve">The housekeeper relies on the room sales projections—a weekly report prepared and distributed by the front ofﬁce manager that indicates the number of departures, arrivals, walk-ins, stay overs, and no-shows—to schedule employees. </w:t>
        <w:br w:type="textWrapping"/>
        <w:t xml:space="preserve">The front desk relies on housekeeping personnel to report any unusual circumstances that may indicate security violation. The front ofﬁce staff, in turn, relay the information to the proper authority. Guest requests for additional or special amenities and guest room supplies may be initiated at the front desk. This ensures hospitality at its best.</w:t>
      </w:r>
    </w:p>
    <w:p w:rsidR="00000000" w:rsidDel="00000000" w:rsidP="00000000" w:rsidRDefault="00000000" w:rsidRPr="00000000" w14:paraId="00000049">
      <w:pPr>
        <w:pStyle w:val="Heading2"/>
        <w:pageBreakBefore w:val="0"/>
        <w:jc w:val="both"/>
        <w:rPr>
          <w:b w:val="0"/>
        </w:rPr>
      </w:pPr>
      <w:bookmarkStart w:colFirst="0" w:colLast="0" w:name="_heading=h.4i7ojhp" w:id="21"/>
      <w:bookmarkEnd w:id="21"/>
      <w:r w:rsidDel="00000000" w:rsidR="00000000" w:rsidRPr="00000000">
        <w:rPr>
          <w:u w:val="single"/>
          <w:rtl w:val="0"/>
        </w:rPr>
        <w:t xml:space="preserve">Food and Beverage Department</w:t>
      </w:r>
      <w:r w:rsidDel="00000000" w:rsidR="00000000" w:rsidRPr="00000000">
        <w:rPr>
          <w:b w:val="0"/>
          <w:rtl w:val="0"/>
        </w:rPr>
        <w:t xml:space="preserve"> </w:t>
      </w:r>
    </w:p>
    <w:p w:rsidR="00000000" w:rsidDel="00000000" w:rsidP="00000000" w:rsidRDefault="00000000" w:rsidRPr="00000000" w14:paraId="0000004A">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Communication between food and beverage department and the front ofﬁce is essential. It is conveyed by relaying messages and providing accurate information on transfers, which are forms used to communicate charges to guest's account. Communication includes reporting predicted house counts, an estimate of the number of guests expected to register based on previous occupancy activities, and processing requests paid-outs, monies paid out. These vital services help an overworked food and beverage manager, demands of the clients. Incoming messages for the food and beverage manager and executive chef from vendors and other industry representatives are important to the business operation of the food and beverage department. If the switchboard operator is given instructions on screening callers, the important messages will receive top priority.</w:t>
      </w:r>
    </w:p>
    <w:p w:rsidR="00000000" w:rsidDel="00000000" w:rsidP="00000000" w:rsidRDefault="00000000" w:rsidRPr="00000000" w14:paraId="0000004B">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In a hotel that has point-of-sale terminals, computerized cash registers that interface with a property management system, information on guest charges is automatically posted to a guest's folio, his or her record of charges and payments. When a hotel does not have point-of-sale terminals that interface with PMS point-of-sale terminals, the desk clerk is responsible for posting accurate charges on the guest folio and relies on transfer slips. Authorized members of the food and beverage department will occasionally ask the front ofﬁce for cash. Specific guidelines concerning cash limits, turnaround time, prior approval, authorized signatures, and purchase receipts are developed by the general manager and front ofﬁce manager. </w:t>
      </w:r>
    </w:p>
    <w:p w:rsidR="00000000" w:rsidDel="00000000" w:rsidP="00000000" w:rsidRDefault="00000000" w:rsidRPr="00000000" w14:paraId="0000004C">
      <w:pPr>
        <w:pStyle w:val="Heading2"/>
        <w:pageBreakBefore w:val="0"/>
        <w:jc w:val="both"/>
        <w:rPr>
          <w:u w:val="single"/>
        </w:rPr>
      </w:pPr>
      <w:bookmarkStart w:colFirst="0" w:colLast="0" w:name="_heading=h.2xcytpi" w:id="22"/>
      <w:bookmarkEnd w:id="22"/>
      <w:r w:rsidDel="00000000" w:rsidR="00000000" w:rsidRPr="00000000">
        <w:rPr>
          <w:u w:val="single"/>
          <w:rtl w:val="0"/>
        </w:rPr>
        <w:t xml:space="preserve">Banquet Department</w:t>
      </w:r>
    </w:p>
    <w:p w:rsidR="00000000" w:rsidDel="00000000" w:rsidP="00000000" w:rsidRDefault="00000000" w:rsidRPr="00000000" w14:paraId="0000004D">
      <w:pPr>
        <w:pageBreakBefore w:val="0"/>
        <w:spacing w:after="0" w:line="480" w:lineRule="auto"/>
        <w:jc w:val="both"/>
        <w:rPr>
          <w:rFonts w:ascii="Palatino Linotype" w:cs="Palatino Linotype" w:eastAsia="Palatino Linotype" w:hAnsi="Palatino Linotype"/>
          <w:b w:val="1"/>
          <w:sz w:val="24"/>
          <w:szCs w:val="24"/>
          <w:u w:val="single"/>
        </w:rPr>
      </w:pPr>
      <w:r w:rsidDel="00000000" w:rsidR="00000000" w:rsidRPr="00000000">
        <w:rPr>
          <w:rFonts w:ascii="Palatino Linotype" w:cs="Palatino Linotype" w:eastAsia="Palatino Linotype" w:hAnsi="Palatino Linotype"/>
          <w:sz w:val="24"/>
          <w:szCs w:val="24"/>
          <w:rtl w:val="0"/>
        </w:rPr>
        <w:t xml:space="preserve">The banquet department, which often combines the functions of a marketing and sales department and a food and beverage department, requires the front ofﬁce to relay information to guests about scheduled events and bill payments.</w:t>
      </w:r>
      <w:r w:rsidDel="00000000" w:rsidR="00000000" w:rsidRPr="00000000">
        <w:rPr>
          <w:rtl w:val="0"/>
        </w:rPr>
      </w:r>
    </w:p>
    <w:p w:rsidR="00000000" w:rsidDel="00000000" w:rsidP="00000000" w:rsidRDefault="00000000" w:rsidRPr="00000000" w14:paraId="0000004E">
      <w:pPr>
        <w:pageBreakBefore w:val="0"/>
        <w:spacing w:after="0" w:line="480" w:lineRule="auto"/>
        <w:jc w:val="both"/>
        <w:rPr>
          <w:rFonts w:ascii="Palatino Linotype" w:cs="Palatino Linotype" w:eastAsia="Palatino Linotype" w:hAnsi="Palatino Linotype"/>
          <w:color w:val="ff0000"/>
          <w:sz w:val="24"/>
          <w:szCs w:val="24"/>
        </w:rPr>
      </w:pPr>
      <w:r w:rsidDel="00000000" w:rsidR="00000000" w:rsidRPr="00000000">
        <w:rPr>
          <w:rFonts w:ascii="Palatino Linotype" w:cs="Palatino Linotype" w:eastAsia="Palatino Linotype" w:hAnsi="Palatino Linotype"/>
          <w:sz w:val="24"/>
          <w:szCs w:val="24"/>
          <w:rtl w:val="0"/>
        </w:rPr>
        <w:t xml:space="preserve">The front desk staff provide labor to prepare the daily announcement board. Since the majority of banquet guests may not be registered guests in the hotel, the front ofﬁce provides a logistics communication center. The daily posting of scheduled events on a felt board or an electronic bulletin board provides all guests and employees with information on group events. The preparation of the marquee may include congratulatory, welcome, sales promotion, or other important messages. The front ofﬁce staff must know both how to direct guests to various areas of the hotel. </w:t>
      </w:r>
      <w:r w:rsidDel="00000000" w:rsidR="00000000" w:rsidRPr="00000000">
        <w:rPr>
          <w:rtl w:val="0"/>
        </w:rPr>
      </w:r>
    </w:p>
    <w:p w:rsidR="00000000" w:rsidDel="00000000" w:rsidP="00000000" w:rsidRDefault="00000000" w:rsidRPr="00000000" w14:paraId="0000004F">
      <w:pPr>
        <w:pStyle w:val="Heading2"/>
        <w:pageBreakBefore w:val="0"/>
        <w:jc w:val="both"/>
        <w:rPr>
          <w:u w:val="single"/>
        </w:rPr>
      </w:pPr>
      <w:bookmarkStart w:colFirst="0" w:colLast="0" w:name="_heading=h.1ci93xb" w:id="23"/>
      <w:bookmarkEnd w:id="23"/>
      <w:r w:rsidDel="00000000" w:rsidR="00000000" w:rsidRPr="00000000">
        <w:rPr>
          <w:u w:val="single"/>
          <w:rtl w:val="0"/>
        </w:rPr>
        <w:t xml:space="preserve">Controller</w:t>
      </w:r>
    </w:p>
    <w:p w:rsidR="00000000" w:rsidDel="00000000" w:rsidP="00000000" w:rsidRDefault="00000000" w:rsidRPr="00000000" w14:paraId="00000050">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controller relies on the front office staff to provide a daily summary of financial transactions through a well-prepared night audit. This information is used to measure management ability to meet budget targets. Since the front office provides the controller with financial data for billing and maintenance of credit-card ledgers, these two departments must relay payments and charges through the posting machine or property management system.</w:t>
      </w:r>
    </w:p>
    <w:p w:rsidR="00000000" w:rsidDel="00000000" w:rsidP="00000000" w:rsidRDefault="00000000" w:rsidRPr="00000000" w14:paraId="00000051">
      <w:pPr>
        <w:pStyle w:val="Heading2"/>
        <w:pageBreakBefore w:val="0"/>
        <w:jc w:val="both"/>
        <w:rPr/>
      </w:pPr>
      <w:bookmarkStart w:colFirst="0" w:colLast="0" w:name="_heading=h.3whwml4" w:id="24"/>
      <w:bookmarkEnd w:id="24"/>
      <w:r w:rsidDel="00000000" w:rsidR="00000000" w:rsidRPr="00000000">
        <w:rPr>
          <w:u w:val="single"/>
          <w:rtl w:val="0"/>
        </w:rPr>
        <w:t xml:space="preserve">Security Department</w:t>
      </w:r>
      <w:r w:rsidDel="00000000" w:rsidR="00000000" w:rsidRPr="00000000">
        <w:rPr>
          <w:rtl w:val="0"/>
        </w:rPr>
      </w:r>
    </w:p>
    <w:p w:rsidR="00000000" w:rsidDel="00000000" w:rsidP="00000000" w:rsidRDefault="00000000" w:rsidRPr="00000000" w14:paraId="00000052">
      <w:pPr>
        <w:pageBreakBefore w:val="0"/>
        <w:spacing w:after="0" w:line="480" w:lineRule="auto"/>
        <w:jc w:val="both"/>
        <w:rPr>
          <w:rFonts w:ascii="Palatino Linotype" w:cs="Palatino Linotype" w:eastAsia="Palatino Linotype" w:hAnsi="Palatino Linotype"/>
          <w:b w:val="1"/>
          <w:sz w:val="24"/>
          <w:szCs w:val="24"/>
          <w:u w:val="single"/>
        </w:rPr>
      </w:pPr>
      <w:r w:rsidDel="00000000" w:rsidR="00000000" w:rsidRPr="00000000">
        <w:rPr>
          <w:rFonts w:ascii="Palatino Linotype" w:cs="Palatino Linotype" w:eastAsia="Palatino Linotype" w:hAnsi="Palatino Linotype"/>
          <w:sz w:val="24"/>
          <w:szCs w:val="24"/>
          <w:rtl w:val="0"/>
        </w:rPr>
        <w:t xml:space="preserve">These departments work together in maintaining guest security. Fire safety measures and emergency communication systems as well as procedures for routine investigation of guest security concerns require the cooperation of these departments. </w:t>
        <w:br w:type="textWrapping"/>
      </w:r>
      <w:r w:rsidDel="00000000" w:rsidR="00000000" w:rsidRPr="00000000">
        <w:rPr>
          <w:rFonts w:ascii="Palatino Linotype" w:cs="Palatino Linotype" w:eastAsia="Palatino Linotype" w:hAnsi="Palatino Linotype"/>
          <w:b w:val="1"/>
          <w:sz w:val="24"/>
          <w:szCs w:val="24"/>
          <w:u w:val="single"/>
          <w:rtl w:val="0"/>
        </w:rPr>
        <w:t xml:space="preserve">Human Resource Management Department</w:t>
      </w:r>
    </w:p>
    <w:p w:rsidR="00000000" w:rsidDel="00000000" w:rsidP="00000000" w:rsidRDefault="00000000" w:rsidRPr="00000000" w14:paraId="00000053">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 human resource management department may rely on the front office staff to act as an initial point of contact for potential employees in all departments. It may ask the front office to screen job candidates. Some directors of human resources management depend on the front office to distribute application forms and other personnel-related information to job applicants. The potential employee may ask for directions to the personnel office at the front desk. The human resource management department may also develop guidelines for the front desk clerk to use in initially screening candidates. </w:t>
      </w:r>
    </w:p>
    <w:p w:rsidR="00000000" w:rsidDel="00000000" w:rsidP="00000000" w:rsidRDefault="00000000" w:rsidRPr="00000000" w14:paraId="00000054">
      <w:pPr>
        <w:pStyle w:val="Heading1"/>
        <w:pageBreakBefore w:val="0"/>
        <w:jc w:val="both"/>
        <w:rPr/>
      </w:pPr>
      <w:bookmarkStart w:colFirst="0" w:colLast="0" w:name="_heading=h.2bn6wsx" w:id="25"/>
      <w:bookmarkEnd w:id="25"/>
      <w:r w:rsidDel="00000000" w:rsidR="00000000" w:rsidRPr="00000000">
        <w:rPr>
          <w:rtl w:val="0"/>
        </w:rPr>
        <w:t xml:space="preserve">LEGAL PROVISIONS</w:t>
      </w:r>
    </w:p>
    <w:p w:rsidR="00000000" w:rsidDel="00000000" w:rsidP="00000000" w:rsidRDefault="00000000" w:rsidRPr="00000000" w14:paraId="00000055">
      <w:pPr>
        <w:pageBreakBefore w:val="0"/>
        <w:spacing w:after="0" w:line="480" w:lineRule="auto"/>
        <w:jc w:val="both"/>
        <w:rPr>
          <w:rFonts w:ascii="Palatino Linotype" w:cs="Palatino Linotype" w:eastAsia="Palatino Linotype" w:hAnsi="Palatino Linotype"/>
          <w:b w:val="1"/>
          <w:sz w:val="24"/>
          <w:szCs w:val="24"/>
          <w:u w:val="single"/>
        </w:rPr>
      </w:pPr>
      <w:r w:rsidDel="00000000" w:rsidR="00000000" w:rsidRPr="00000000">
        <w:rPr>
          <w:rFonts w:ascii="Palatino Linotype" w:cs="Palatino Linotype" w:eastAsia="Palatino Linotype" w:hAnsi="Palatino Linotype"/>
          <w:b w:val="1"/>
          <w:sz w:val="24"/>
          <w:szCs w:val="24"/>
          <w:u w:val="single"/>
          <w:rtl w:val="0"/>
        </w:rPr>
        <w:t xml:space="preserve">The Constitutionof Kenya, (2010) </w:t>
      </w:r>
    </w:p>
    <w:p w:rsidR="00000000" w:rsidDel="00000000" w:rsidP="00000000" w:rsidRDefault="00000000" w:rsidRPr="00000000" w14:paraId="00000056">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21 (2)- This provision enables the setting of standards i.e. those to be followed at the front office.The state shall take measures for the setting of standards so as to achieve the economic and social rights.</w:t>
      </w:r>
    </w:p>
    <w:p w:rsidR="00000000" w:rsidDel="00000000" w:rsidP="00000000" w:rsidRDefault="00000000" w:rsidRPr="00000000" w14:paraId="00000057">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27 – The personnel at the front office need to ensure that there is no  discrimination  of race, sex, pregnancy, marital status, health status, ethnic or social origin, colour, age, disability, religion, conscience, belief, culture, dress, language or birth. Any successful discrimination claim could lead to liability. All persons are equal before the law. </w:t>
      </w:r>
    </w:p>
    <w:p w:rsidR="00000000" w:rsidDel="00000000" w:rsidP="00000000" w:rsidRDefault="00000000" w:rsidRPr="00000000" w14:paraId="00000058">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34 (5) provides for parliament to set media standards and to regulate and monitor standards procedure. </w:t>
      </w:r>
    </w:p>
    <w:p w:rsidR="00000000" w:rsidDel="00000000" w:rsidP="00000000" w:rsidRDefault="00000000" w:rsidRPr="00000000" w14:paraId="00000059">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43-This provision establishes the mandate of parliament to put forth standards that will be used for economic and social rights.</w:t>
      </w:r>
    </w:p>
    <w:p w:rsidR="00000000" w:rsidDel="00000000" w:rsidP="00000000" w:rsidRDefault="00000000" w:rsidRPr="00000000" w14:paraId="0000005A">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46 (1) (a) &amp; (b)- Consumers have the right to any information that is necessary for them to enjoy the full benefit from goods and services.The front office ought to provide reasonable quality information to their clientele.</w:t>
      </w:r>
    </w:p>
    <w:p w:rsidR="00000000" w:rsidDel="00000000" w:rsidP="00000000" w:rsidRDefault="00000000" w:rsidRPr="00000000" w14:paraId="0000005B">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46 (d)- Clients have the right to compensation for loss or injury arising from defective services. </w:t>
      </w:r>
    </w:p>
    <w:p w:rsidR="00000000" w:rsidDel="00000000" w:rsidP="00000000" w:rsidRDefault="00000000" w:rsidRPr="00000000" w14:paraId="0000005C">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Therefore, the front office should ensure that the information and services they render are accurate to avoid any liability from arising.  </w:t>
      </w:r>
    </w:p>
    <w:p w:rsidR="00000000" w:rsidDel="00000000" w:rsidP="00000000" w:rsidRDefault="00000000" w:rsidRPr="00000000" w14:paraId="0000005D">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191 (3)Provides the national legislation shall establish norms and standards.</w:t>
      </w:r>
    </w:p>
    <w:p w:rsidR="00000000" w:rsidDel="00000000" w:rsidP="00000000" w:rsidRDefault="00000000" w:rsidRPr="00000000" w14:paraId="0000005E">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232 requires that all public service persons do have high standards of professional, ethics.</w:t>
      </w:r>
    </w:p>
    <w:p w:rsidR="00000000" w:rsidDel="00000000" w:rsidP="00000000" w:rsidRDefault="00000000" w:rsidRPr="00000000" w14:paraId="0000005F">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Article 244 provides for the National Police Service to strive for the highest standards of professionalism. This positively ensures that the front office personnel e.g. at the police station will conduct themselves with the highest levels of professionalism and discipline.</w:t>
      </w:r>
    </w:p>
    <w:p w:rsidR="00000000" w:rsidDel="00000000" w:rsidP="00000000" w:rsidRDefault="00000000" w:rsidRPr="00000000" w14:paraId="00000060">
      <w:pPr>
        <w:pageBreakBefore w:val="0"/>
        <w:spacing w:after="0" w:line="480" w:lineRule="auto"/>
        <w:jc w:val="both"/>
        <w:rPr>
          <w:rFonts w:ascii="Palatino Linotype" w:cs="Palatino Linotype" w:eastAsia="Palatino Linotype" w:hAnsi="Palatino Linotype"/>
          <w:sz w:val="24"/>
          <w:szCs w:val="24"/>
          <w:u w:val="single"/>
        </w:rPr>
      </w:pPr>
      <w:r w:rsidDel="00000000" w:rsidR="00000000" w:rsidRPr="00000000">
        <w:rPr>
          <w:rFonts w:ascii="Palatino Linotype" w:cs="Palatino Linotype" w:eastAsia="Palatino Linotype" w:hAnsi="Palatino Linotype"/>
          <w:b w:val="1"/>
          <w:sz w:val="24"/>
          <w:szCs w:val="24"/>
          <w:u w:val="single"/>
          <w:rtl w:val="0"/>
        </w:rPr>
        <w:t xml:space="preserve">The Penal Code</w:t>
      </w:r>
      <w:r w:rsidDel="00000000" w:rsidR="00000000" w:rsidRPr="00000000">
        <w:rPr>
          <w:rtl w:val="0"/>
        </w:rPr>
      </w:r>
    </w:p>
    <w:p w:rsidR="00000000" w:rsidDel="00000000" w:rsidP="00000000" w:rsidRDefault="00000000" w:rsidRPr="00000000" w14:paraId="00000061">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Sections 194 of the Kenyan Penal Code provides for the relevant laws that the front office personnel ought to know on defamation. </w:t>
      </w:r>
    </w:p>
    <w:p w:rsidR="00000000" w:rsidDel="00000000" w:rsidP="00000000" w:rsidRDefault="00000000" w:rsidRPr="00000000" w14:paraId="00000062">
      <w:pPr>
        <w:pageBreakBefore w:val="0"/>
        <w:spacing w:after="0" w:line="480" w:lineRule="auto"/>
        <w:jc w:val="both"/>
        <w:rPr>
          <w:rFonts w:ascii="Palatino Linotype" w:cs="Palatino Linotype" w:eastAsia="Palatino Linotype" w:hAnsi="Palatino Linotype"/>
          <w:b w:val="1"/>
          <w:sz w:val="24"/>
          <w:szCs w:val="24"/>
        </w:rPr>
      </w:pPr>
      <w:r w:rsidDel="00000000" w:rsidR="00000000" w:rsidRPr="00000000">
        <w:rPr>
          <w:rFonts w:ascii="Palatino Linotype" w:cs="Palatino Linotype" w:eastAsia="Palatino Linotype" w:hAnsi="Palatino Linotype"/>
          <w:b w:val="1"/>
          <w:sz w:val="24"/>
          <w:szCs w:val="24"/>
          <w:u w:val="single"/>
          <w:rtl w:val="0"/>
        </w:rPr>
        <w:t xml:space="preserve">The Standards Act cap 496</w:t>
      </w:r>
      <w:r w:rsidDel="00000000" w:rsidR="00000000" w:rsidRPr="00000000">
        <w:rPr>
          <w:rFonts w:ascii="Palatino Linotype" w:cs="Palatino Linotype" w:eastAsia="Palatino Linotype" w:hAnsi="Palatino Linotype"/>
          <w:b w:val="1"/>
          <w:sz w:val="24"/>
          <w:szCs w:val="24"/>
          <w:rtl w:val="0"/>
        </w:rPr>
        <w:t xml:space="preserve"> – </w:t>
      </w:r>
      <w:r w:rsidDel="00000000" w:rsidR="00000000" w:rsidRPr="00000000">
        <w:rPr>
          <w:rFonts w:ascii="Palatino Linotype" w:cs="Palatino Linotype" w:eastAsia="Palatino Linotype" w:hAnsi="Palatino Linotype"/>
          <w:sz w:val="24"/>
          <w:szCs w:val="24"/>
          <w:rtl w:val="0"/>
        </w:rPr>
        <w:t xml:space="preserve">Provides for the standardization of commodities i.e. services included.</w:t>
      </w:r>
      <w:r w:rsidDel="00000000" w:rsidR="00000000" w:rsidRPr="00000000">
        <w:rPr>
          <w:rtl w:val="0"/>
        </w:rPr>
      </w:r>
    </w:p>
    <w:p w:rsidR="00000000" w:rsidDel="00000000" w:rsidP="00000000" w:rsidRDefault="00000000" w:rsidRPr="00000000" w14:paraId="00000063">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u w:val="single"/>
          <w:rtl w:val="0"/>
        </w:rPr>
        <w:t xml:space="preserve">Human Resource Management Professional Act</w:t>
      </w:r>
      <w:r w:rsidDel="00000000" w:rsidR="00000000" w:rsidRPr="00000000">
        <w:rPr>
          <w:rFonts w:ascii="Palatino Linotype" w:cs="Palatino Linotype" w:eastAsia="Palatino Linotype" w:hAnsi="Palatino Linotype"/>
          <w:sz w:val="24"/>
          <w:szCs w:val="24"/>
          <w:rtl w:val="0"/>
        </w:rPr>
        <w:t xml:space="preserve"> No. 52 of 2012, gives leeway for companies to enact different standards in companies.</w:t>
      </w:r>
    </w:p>
    <w:p w:rsidR="00000000" w:rsidDel="00000000" w:rsidP="00000000" w:rsidRDefault="00000000" w:rsidRPr="00000000" w14:paraId="00000064">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u w:val="single"/>
          <w:rtl w:val="0"/>
        </w:rPr>
        <w:t xml:space="preserve">The Ethics and Anti-corruption Act of 2011</w:t>
      </w:r>
      <w:r w:rsidDel="00000000" w:rsidR="00000000" w:rsidRPr="00000000">
        <w:rPr>
          <w:rFonts w:ascii="Palatino Linotype" w:cs="Palatino Linotype" w:eastAsia="Palatino Linotype" w:hAnsi="Palatino Linotype"/>
          <w:sz w:val="24"/>
          <w:szCs w:val="24"/>
          <w:rtl w:val="0"/>
        </w:rPr>
        <w:t xml:space="preserve"> – Section 11, promotes and develops the standards and best practices on integrity and on anti-corruption.</w:t>
      </w:r>
    </w:p>
    <w:p w:rsidR="00000000" w:rsidDel="00000000" w:rsidP="00000000" w:rsidRDefault="00000000" w:rsidRPr="00000000" w14:paraId="00000065">
      <w:pPr>
        <w:pStyle w:val="Heading1"/>
        <w:pageBreakBefore w:val="0"/>
        <w:jc w:val="both"/>
        <w:rPr/>
      </w:pPr>
      <w:bookmarkStart w:colFirst="0" w:colLast="0" w:name="_heading=h.qsh70q" w:id="26"/>
      <w:bookmarkEnd w:id="26"/>
      <w:r w:rsidDel="00000000" w:rsidR="00000000" w:rsidRPr="00000000">
        <w:rPr>
          <w:rtl w:val="0"/>
        </w:rPr>
        <w:t xml:space="preserve">FRONT OFFICE CHALLENGES</w:t>
      </w:r>
    </w:p>
    <w:p w:rsidR="00000000" w:rsidDel="00000000" w:rsidP="00000000" w:rsidRDefault="00000000" w:rsidRPr="00000000" w14:paraId="00000066">
      <w:pPr>
        <w:pageBreakBefore w:val="0"/>
        <w:spacing w:after="0" w:line="480" w:lineRule="auto"/>
        <w:jc w:val="both"/>
        <w:rPr>
          <w:rFonts w:ascii="Palatino Linotype" w:cs="Palatino Linotype" w:eastAsia="Palatino Linotype" w:hAnsi="Palatino Linotype"/>
          <w:sz w:val="24"/>
          <w:szCs w:val="24"/>
          <w:highlight w:val="white"/>
        </w:rPr>
      </w:pPr>
      <w:r w:rsidDel="00000000" w:rsidR="00000000" w:rsidRPr="00000000">
        <w:rPr>
          <w:rFonts w:ascii="Palatino Linotype" w:cs="Palatino Linotype" w:eastAsia="Palatino Linotype" w:hAnsi="Palatino Linotype"/>
          <w:b w:val="1"/>
          <w:sz w:val="24"/>
          <w:szCs w:val="24"/>
          <w:highlight w:val="white"/>
          <w:u w:val="single"/>
          <w:rtl w:val="0"/>
        </w:rPr>
        <w:t xml:space="preserve">Lack of motivation</w:t>
      </w:r>
      <w:r w:rsidDel="00000000" w:rsidR="00000000" w:rsidRPr="00000000">
        <w:rPr>
          <w:rFonts w:ascii="Palatino Linotype" w:cs="Palatino Linotype" w:eastAsia="Palatino Linotype" w:hAnsi="Palatino Linotype"/>
          <w:sz w:val="24"/>
          <w:szCs w:val="24"/>
          <w:highlight w:val="white"/>
          <w:rtl w:val="0"/>
        </w:rPr>
        <w:t xml:space="preserve">: Front office staff tend to develop low or no motivation as a result of doing repeated work usually for the lowest pay within the organization. Thisissue is very critical as front office staff is the face of the company and are the people that come into contact with clients first.Lack of motivation in turn leads to reduced profitability and lack of efficiency within the organization.</w:t>
      </w:r>
      <w:r w:rsidDel="00000000" w:rsidR="00000000" w:rsidRPr="00000000">
        <w:rPr>
          <w:rFonts w:ascii="Palatino Linotype" w:cs="Palatino Linotype" w:eastAsia="Palatino Linotype" w:hAnsi="Palatino Linotype"/>
          <w:sz w:val="24"/>
          <w:szCs w:val="24"/>
          <w:highlight w:val="white"/>
          <w:vertAlign w:val="superscript"/>
        </w:rPr>
        <w:footnoteReference w:customMarkFollows="0" w:id="17"/>
      </w:r>
      <w:r w:rsidDel="00000000" w:rsidR="00000000" w:rsidRPr="00000000">
        <w:rPr>
          <w:rtl w:val="0"/>
        </w:rPr>
      </w:r>
    </w:p>
    <w:p w:rsidR="00000000" w:rsidDel="00000000" w:rsidP="00000000" w:rsidRDefault="00000000" w:rsidRPr="00000000" w14:paraId="00000067">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b w:val="1"/>
          <w:sz w:val="24"/>
          <w:szCs w:val="24"/>
          <w:highlight w:val="white"/>
          <w:u w:val="single"/>
          <w:rtl w:val="0"/>
        </w:rPr>
        <w:t xml:space="preserve">Disorganization</w:t>
      </w:r>
      <w:r w:rsidDel="00000000" w:rsidR="00000000" w:rsidRPr="00000000">
        <w:rPr>
          <w:rFonts w:ascii="Palatino Linotype" w:cs="Palatino Linotype" w:eastAsia="Palatino Linotype" w:hAnsi="Palatino Linotype"/>
          <w:sz w:val="24"/>
          <w:szCs w:val="24"/>
          <w:highlight w:val="white"/>
          <w:rtl w:val="0"/>
        </w:rPr>
        <w:t xml:space="preserve">: </w:t>
      </w:r>
      <w:r w:rsidDel="00000000" w:rsidR="00000000" w:rsidRPr="00000000">
        <w:rPr>
          <w:rFonts w:ascii="Palatino Linotype" w:cs="Palatino Linotype" w:eastAsia="Palatino Linotype" w:hAnsi="Palatino Linotype"/>
          <w:sz w:val="24"/>
          <w:szCs w:val="24"/>
          <w:rtl w:val="0"/>
        </w:rPr>
        <w:t xml:space="preserve">The front office area is often the noisiest place in an organization. The front desk if not properly organized, leads to bottlenecks and congestion around the business area. Disorganization at the front office means that front office staff is often caught ina frenzy due to lack of proper systems. Disorganization leads to mishandling of documents, missed calls and ultimately dissatisfied clients.  This disorganization continues whenstaffleave and new personnel come in, the situation gets progressively worse.</w:t>
      </w:r>
    </w:p>
    <w:p w:rsidR="00000000" w:rsidDel="00000000" w:rsidP="00000000" w:rsidRDefault="00000000" w:rsidRPr="00000000" w14:paraId="00000068">
      <w:pPr>
        <w:pageBreakBefore w:val="0"/>
        <w:spacing w:after="0" w:line="480" w:lineRule="auto"/>
        <w:jc w:val="both"/>
        <w:rPr>
          <w:rFonts w:ascii="Palatino Linotype" w:cs="Palatino Linotype" w:eastAsia="Palatino Linotype" w:hAnsi="Palatino Linotype"/>
          <w:sz w:val="24"/>
          <w:szCs w:val="24"/>
          <w:u w:val="single"/>
        </w:rPr>
      </w:pPr>
      <w:r w:rsidDel="00000000" w:rsidR="00000000" w:rsidRPr="00000000">
        <w:rPr>
          <w:rFonts w:ascii="Palatino Linotype" w:cs="Palatino Linotype" w:eastAsia="Palatino Linotype" w:hAnsi="Palatino Linotype"/>
          <w:b w:val="1"/>
          <w:sz w:val="24"/>
          <w:szCs w:val="24"/>
          <w:highlight w:val="white"/>
          <w:u w:val="single"/>
          <w:rtl w:val="0"/>
        </w:rPr>
        <w:t xml:space="preserve">Not understanding the client:</w:t>
      </w:r>
      <w:r w:rsidDel="00000000" w:rsidR="00000000" w:rsidRPr="00000000">
        <w:rPr>
          <w:rFonts w:ascii="Palatino Linotype" w:cs="Palatino Linotype" w:eastAsia="Palatino Linotype" w:hAnsi="Palatino Linotype"/>
          <w:sz w:val="24"/>
          <w:szCs w:val="24"/>
          <w:rtl w:val="0"/>
        </w:rPr>
        <w:t xml:space="preserve">In an increasingly competitive environment characterized by rising client expectations, organizations are increasingly shifting away from a ‘pushing product’ mentality towards a clearer focus on client needs. However, many organizations have a long way to go in terms of fully understanding client needs and meeting these effectively. When it comes to client relationships there is no clear link between revenue targets and client planning. This is turn means that opportunities to customize the service proposition by client or segment are missed.  Many  organizations  find that salespeople at the front office  spend too much time performing low value-add tasks and not enough time developing client relationships.</w:t>
      </w:r>
      <w:r w:rsidDel="00000000" w:rsidR="00000000" w:rsidRPr="00000000">
        <w:rPr>
          <w:rFonts w:ascii="Palatino Linotype" w:cs="Palatino Linotype" w:eastAsia="Palatino Linotype" w:hAnsi="Palatino Linotype"/>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69">
      <w:pPr>
        <w:pStyle w:val="Heading3"/>
        <w:pageBreakBefore w:val="0"/>
        <w:spacing w:line="480" w:lineRule="auto"/>
        <w:rPr>
          <w:b w:val="0"/>
        </w:rPr>
      </w:pPr>
      <w:bookmarkStart w:colFirst="0" w:colLast="0" w:name="_heading=h.3as4poj" w:id="27"/>
      <w:bookmarkEnd w:id="27"/>
      <w:r w:rsidDel="00000000" w:rsidR="00000000" w:rsidRPr="00000000">
        <w:rPr>
          <w:u w:val="single"/>
          <w:rtl w:val="0"/>
        </w:rPr>
        <w:t xml:space="preserve">Technological setbacks:</w:t>
      </w:r>
      <w:r w:rsidDel="00000000" w:rsidR="00000000" w:rsidRPr="00000000">
        <w:rPr>
          <w:b w:val="0"/>
          <w:rtl w:val="0"/>
        </w:rPr>
        <w:t xml:space="preserve">The technological world is rapidly expanding and changing. As such many forms of technology are being rendered obsolete and irrelevant. New technology keeps being introduced to organizations with staff often being left behind in regard to its use. Thus among challenges facing front office in organization is poor usability, performance and integration withtechnology.</w:t>
      </w:r>
    </w:p>
    <w:p w:rsidR="00000000" w:rsidDel="00000000" w:rsidP="00000000" w:rsidRDefault="00000000" w:rsidRPr="00000000" w14:paraId="0000006A">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This problem goes hand in hand with the inverse where organizations have failed to integrate technology into their systems. Many organizations still depend on manual processes.  These processes are tedious in nature and slow down operations thus leading to a decline in output and profitability.</w:t>
      </w:r>
    </w:p>
    <w:p w:rsidR="00000000" w:rsidDel="00000000" w:rsidP="00000000" w:rsidRDefault="00000000" w:rsidRPr="00000000" w14:paraId="0000006B">
      <w:pPr>
        <w:pageBreakBefore w:val="0"/>
        <w:spacing w:after="0" w:line="480" w:lineRule="auto"/>
        <w:jc w:val="both"/>
        <w:rPr>
          <w:rFonts w:ascii="Palatino Linotype" w:cs="Palatino Linotype" w:eastAsia="Palatino Linotype" w:hAnsi="Palatino Linotype"/>
          <w:sz w:val="24"/>
          <w:szCs w:val="24"/>
          <w:highlight w:val="white"/>
        </w:rPr>
      </w:pPr>
      <w:r w:rsidDel="00000000" w:rsidR="00000000" w:rsidRPr="00000000">
        <w:rPr>
          <w:rFonts w:ascii="Palatino Linotype" w:cs="Palatino Linotype" w:eastAsia="Palatino Linotype" w:hAnsi="Palatino Linotype"/>
          <w:b w:val="1"/>
          <w:sz w:val="24"/>
          <w:szCs w:val="24"/>
          <w:highlight w:val="white"/>
          <w:u w:val="single"/>
          <w:rtl w:val="0"/>
        </w:rPr>
        <w:t xml:space="preserve">Managing calls:</w:t>
      </w:r>
      <w:r w:rsidDel="00000000" w:rsidR="00000000" w:rsidRPr="00000000">
        <w:rPr>
          <w:rFonts w:ascii="Palatino Linotype" w:cs="Palatino Linotype" w:eastAsia="Palatino Linotype" w:hAnsi="Palatino Linotype"/>
          <w:sz w:val="24"/>
          <w:szCs w:val="24"/>
          <w:highlight w:val="white"/>
          <w:rtl w:val="0"/>
        </w:rPr>
        <w:t xml:space="preserve">As the face of an organization, it is given that  the front office is at the hub of handling clients calls to the organization. The front office receives calls which are then dispatched to the relevant departments within the organization. Many a time phone calls go unpicked by front office staff due to the large amounts of work that needs to be done, and this in turn results in client dissatisfaction. This ultimately affects the reputation of the company.</w:t>
      </w:r>
    </w:p>
    <w:p w:rsidR="00000000" w:rsidDel="00000000" w:rsidP="00000000" w:rsidRDefault="00000000" w:rsidRPr="00000000" w14:paraId="0000006C">
      <w:pPr>
        <w:pStyle w:val="Heading1"/>
        <w:pageBreakBefore w:val="0"/>
        <w:jc w:val="both"/>
        <w:rPr>
          <w:highlight w:val="white"/>
        </w:rPr>
      </w:pPr>
      <w:bookmarkStart w:colFirst="0" w:colLast="0" w:name="_heading=h.1pxezwc" w:id="28"/>
      <w:bookmarkEnd w:id="28"/>
      <w:r w:rsidDel="00000000" w:rsidR="00000000" w:rsidRPr="00000000">
        <w:rPr>
          <w:highlight w:val="white"/>
          <w:rtl w:val="0"/>
        </w:rPr>
        <w:t xml:space="preserve">SOLUTIONS</w:t>
      </w:r>
    </w:p>
    <w:p w:rsidR="00000000" w:rsidDel="00000000" w:rsidP="00000000" w:rsidRDefault="00000000" w:rsidRPr="00000000" w14:paraId="0000006D">
      <w:pPr>
        <w:pageBreakBefore w:val="0"/>
        <w:spacing w:after="0" w:line="480" w:lineRule="auto"/>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highlight w:val="white"/>
          <w:u w:val="single"/>
          <w:rtl w:val="0"/>
        </w:rPr>
        <w:t xml:space="preserve">Training:</w:t>
      </w:r>
      <w:r w:rsidDel="00000000" w:rsidR="00000000" w:rsidRPr="00000000">
        <w:rPr>
          <w:rFonts w:ascii="Palatino Linotype" w:cs="Palatino Linotype" w:eastAsia="Palatino Linotype" w:hAnsi="Palatino Linotype"/>
          <w:sz w:val="24"/>
          <w:szCs w:val="24"/>
          <w:rtl w:val="0"/>
        </w:rPr>
        <w:t xml:space="preserve">Zig Ziglar made an astute observation, stating that “The only thing worse than training your employees and losing them is not training your employees and keeping them.” </w:t>
      </w:r>
      <w:r w:rsidDel="00000000" w:rsidR="00000000" w:rsidRPr="00000000">
        <w:rPr>
          <w:rFonts w:ascii="Palatino Linotype" w:cs="Palatino Linotype" w:eastAsia="Palatino Linotype" w:hAnsi="Palatino Linotype"/>
          <w:sz w:val="24"/>
          <w:szCs w:val="24"/>
          <w:highlight w:val="white"/>
          <w:vertAlign w:val="superscript"/>
        </w:rPr>
        <w:footnoteReference w:customMarkFollows="0" w:id="19"/>
      </w:r>
      <w:r w:rsidDel="00000000" w:rsidR="00000000" w:rsidRPr="00000000">
        <w:rPr>
          <w:rFonts w:ascii="Palatino Linotype" w:cs="Palatino Linotype" w:eastAsia="Palatino Linotype" w:hAnsi="Palatino Linotype"/>
          <w:sz w:val="24"/>
          <w:szCs w:val="24"/>
          <w:highlight w:val="white"/>
          <w:rtl w:val="0"/>
        </w:rPr>
        <w:t xml:space="preserve">Training should be provided to front office staff, in order to improve their services, which is a requisite to serve customers better.</w:t>
      </w:r>
      <w:r w:rsidDel="00000000" w:rsidR="00000000" w:rsidRPr="00000000">
        <w:rPr>
          <w:rFonts w:ascii="Palatino Linotype" w:cs="Palatino Linotype" w:eastAsia="Palatino Linotype" w:hAnsi="Palatino Linotype"/>
          <w:sz w:val="24"/>
          <w:szCs w:val="24"/>
          <w:rtl w:val="0"/>
        </w:rPr>
        <w:t xml:space="preserve">By training front office staff the organization helps them understand true profitability and how to manage clients on the basis of long-term profitability rather than short-term revenue.</w:t>
      </w:r>
    </w:p>
    <w:p w:rsidR="00000000" w:rsidDel="00000000" w:rsidP="00000000" w:rsidRDefault="00000000" w:rsidRPr="00000000" w14:paraId="0000006E">
      <w:pPr>
        <w:pageBreakBefore w:val="0"/>
        <w:spacing w:after="0" w:line="480" w:lineRule="auto"/>
        <w:jc w:val="both"/>
        <w:rPr>
          <w:rFonts w:ascii="Palatino Linotype" w:cs="Palatino Linotype" w:eastAsia="Palatino Linotype" w:hAnsi="Palatino Linotype"/>
          <w:sz w:val="24"/>
          <w:szCs w:val="24"/>
          <w:highlight w:val="white"/>
        </w:rPr>
      </w:pPr>
      <w:bookmarkStart w:colFirst="0" w:colLast="0" w:name="_heading=h.49x2ik5" w:id="29"/>
      <w:bookmarkEnd w:id="29"/>
      <w:r w:rsidDel="00000000" w:rsidR="00000000" w:rsidRPr="00000000">
        <w:rPr>
          <w:rFonts w:ascii="Palatino Linotype" w:cs="Palatino Linotype" w:eastAsia="Palatino Linotype" w:hAnsi="Palatino Linotype"/>
          <w:sz w:val="24"/>
          <w:szCs w:val="24"/>
          <w:highlight w:val="white"/>
          <w:rtl w:val="0"/>
        </w:rPr>
        <w:t xml:space="preserve">Incentives: There is a common notion that if  a person is paid more than they think they are worth they shall work to that level , similarly if one is paid  less than they think they are worth  they shall work to that level</w:t>
      </w:r>
      <w:r w:rsidDel="00000000" w:rsidR="00000000" w:rsidRPr="00000000">
        <w:rPr>
          <w:rFonts w:ascii="Palatino Linotype" w:cs="Palatino Linotype" w:eastAsia="Palatino Linotype" w:hAnsi="Palatino Linotype"/>
          <w:sz w:val="24"/>
          <w:szCs w:val="24"/>
          <w:highlight w:val="white"/>
          <w:vertAlign w:val="superscript"/>
        </w:rPr>
        <w:footnoteReference w:customMarkFollows="0" w:id="20"/>
      </w:r>
      <w:r w:rsidDel="00000000" w:rsidR="00000000" w:rsidRPr="00000000">
        <w:rPr>
          <w:rFonts w:ascii="Palatino Linotype" w:cs="Palatino Linotype" w:eastAsia="Palatino Linotype" w:hAnsi="Palatino Linotype"/>
          <w:sz w:val="24"/>
          <w:szCs w:val="24"/>
          <w:highlight w:val="white"/>
          <w:rtl w:val="0"/>
        </w:rPr>
        <w:t xml:space="preserve">. Therefore paying higher salary to staff, an organization ensures increased motivation.Providing incentives such as salaries, low interest loans, medical covers, car grants among others, the organization paves way for better services provided at the front office to clients owing to the fact that the front office staff are well motivated and havethe morale to carryout their daily tasks.</w:t>
      </w:r>
    </w:p>
    <w:p w:rsidR="00000000" w:rsidDel="00000000" w:rsidP="00000000" w:rsidRDefault="00000000" w:rsidRPr="00000000" w14:paraId="0000006F">
      <w:pPr>
        <w:pageBreakBefore w:val="0"/>
        <w:spacing w:after="0" w:line="480" w:lineRule="auto"/>
        <w:jc w:val="both"/>
        <w:rPr>
          <w:rFonts w:ascii="Palatino Linotype" w:cs="Palatino Linotype" w:eastAsia="Palatino Linotype" w:hAnsi="Palatino Linotype"/>
          <w:sz w:val="24"/>
          <w:szCs w:val="24"/>
        </w:rPr>
      </w:pPr>
      <w:bookmarkStart w:colFirst="0" w:colLast="0" w:name="_heading=h.2p2csry" w:id="30"/>
      <w:bookmarkEnd w:id="30"/>
      <w:r w:rsidDel="00000000" w:rsidR="00000000" w:rsidRPr="00000000">
        <w:rPr>
          <w:rFonts w:ascii="Palatino Linotype" w:cs="Palatino Linotype" w:eastAsia="Palatino Linotype" w:hAnsi="Palatino Linotype"/>
          <w:b w:val="1"/>
          <w:sz w:val="24"/>
          <w:szCs w:val="24"/>
          <w:u w:val="single"/>
          <w:rtl w:val="0"/>
        </w:rPr>
        <w:t xml:space="preserve">Promote Professionalism:</w:t>
      </w:r>
      <w:r w:rsidDel="00000000" w:rsidR="00000000" w:rsidRPr="00000000">
        <w:rPr>
          <w:rFonts w:ascii="Palatino Linotype" w:cs="Palatino Linotype" w:eastAsia="Palatino Linotype" w:hAnsi="Palatino Linotype"/>
          <w:sz w:val="24"/>
          <w:szCs w:val="24"/>
          <w:rtl w:val="0"/>
        </w:rPr>
        <w:t xml:space="preserve">Another solution emanates from the organizational environment. The organization ought to promote an environment where all levels of staff are treated with kindness and respect. The equipment in an organisation should also be maintained to a professional standard. Organizations need to ensure that equipment is working and is up-to-date. Staff must know how to use the equipment and make it accessible to the clients.</w:t>
      </w:r>
    </w:p>
    <w:p w:rsidR="00000000" w:rsidDel="00000000" w:rsidP="00000000" w:rsidRDefault="00000000" w:rsidRPr="00000000" w14:paraId="00000070">
      <w:pPr>
        <w:pageBreakBefore w:val="0"/>
        <w:spacing w:after="0" w:line="480" w:lineRule="auto"/>
        <w:jc w:val="both"/>
        <w:rPr>
          <w:rFonts w:ascii="Palatino Linotype" w:cs="Palatino Linotype" w:eastAsia="Palatino Linotype" w:hAnsi="Palatino Linotype"/>
          <w:sz w:val="24"/>
          <w:szCs w:val="24"/>
        </w:rPr>
      </w:pPr>
      <w:bookmarkStart w:colFirst="0" w:colLast="0" w:name="_heading=h.147n2zr" w:id="31"/>
      <w:bookmarkEnd w:id="31"/>
      <w:r w:rsidDel="00000000" w:rsidR="00000000" w:rsidRPr="00000000">
        <w:rPr>
          <w:rFonts w:ascii="Palatino Linotype" w:cs="Palatino Linotype" w:eastAsia="Palatino Linotype" w:hAnsi="Palatino Linotype"/>
          <w:b w:val="1"/>
          <w:sz w:val="24"/>
          <w:szCs w:val="24"/>
          <w:u w:val="single"/>
          <w:rtl w:val="0"/>
        </w:rPr>
        <w:t xml:space="preserve">Uncover Weaknesses:</w:t>
      </w:r>
      <w:r w:rsidDel="00000000" w:rsidR="00000000" w:rsidRPr="00000000">
        <w:rPr>
          <w:rFonts w:ascii="Palatino Linotype" w:cs="Palatino Linotype" w:eastAsia="Palatino Linotype" w:hAnsi="Palatino Linotype"/>
          <w:sz w:val="24"/>
          <w:szCs w:val="24"/>
          <w:rtl w:val="0"/>
        </w:rPr>
        <w:t xml:space="preserve">Front office operations are prone to setbacks. Phones may go unanswered, or documents misplaced. Such bumps can lead to loss of morale and resentment among staff.  Fallouts among staff which can then affect client flow, feeding an on-going negative cycle. Therefore, an organisation must hold all staff to the same standards as reiterated in the mini-max performance rule that states that,</w:t>
      </w:r>
      <w:r w:rsidDel="00000000" w:rsidR="00000000" w:rsidRPr="00000000">
        <w:rPr>
          <w:rFonts w:ascii="Palatino Linotype" w:cs="Palatino Linotype" w:eastAsia="Palatino Linotype" w:hAnsi="Palatino Linotype"/>
          <w:sz w:val="24"/>
          <w:szCs w:val="24"/>
          <w:vertAlign w:val="superscript"/>
        </w:rPr>
        <w:footnoteReference w:customMarkFollows="0" w:id="21"/>
      </w:r>
      <w:r w:rsidDel="00000000" w:rsidR="00000000" w:rsidRPr="00000000">
        <w:rPr>
          <w:rFonts w:ascii="Palatino Linotype" w:cs="Palatino Linotype" w:eastAsia="Palatino Linotype" w:hAnsi="Palatino Linotype"/>
          <w:sz w:val="24"/>
          <w:szCs w:val="24"/>
          <w:rtl w:val="0"/>
        </w:rPr>
        <w:t xml:space="preserve"> "The minimum you get from one employee is the maximum you can expect from another in that position in terms of performance."</w:t>
      </w:r>
      <w:r w:rsidDel="00000000" w:rsidR="00000000" w:rsidRPr="00000000">
        <w:rPr>
          <w:rFonts w:ascii="Palatino Linotype" w:cs="Palatino Linotype" w:eastAsia="Palatino Linotype" w:hAnsi="Palatino Linotype"/>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071">
      <w:pPr>
        <w:pageBreakBefore w:val="0"/>
        <w:spacing w:after="0" w:line="480" w:lineRule="auto"/>
        <w:jc w:val="both"/>
        <w:rPr>
          <w:rFonts w:ascii="Palatino Linotype" w:cs="Palatino Linotype" w:eastAsia="Palatino Linotype" w:hAnsi="Palatino Linotype"/>
          <w:b w:val="1"/>
          <w:sz w:val="24"/>
          <w:szCs w:val="24"/>
        </w:rPr>
      </w:pPr>
      <w:bookmarkStart w:colFirst="0" w:colLast="0" w:name="_heading=h.3o7alnk" w:id="32"/>
      <w:bookmarkEnd w:id="32"/>
      <w:r w:rsidDel="00000000" w:rsidR="00000000" w:rsidRPr="00000000">
        <w:rPr>
          <w:rFonts w:ascii="Palatino Linotype" w:cs="Palatino Linotype" w:eastAsia="Palatino Linotype" w:hAnsi="Palatino Linotype"/>
          <w:b w:val="1"/>
          <w:sz w:val="24"/>
          <w:szCs w:val="24"/>
          <w:u w:val="single"/>
          <w:rtl w:val="0"/>
        </w:rPr>
        <w:t xml:space="preserve">Constantly Seek Solutions:</w:t>
      </w:r>
      <w:r w:rsidDel="00000000" w:rsidR="00000000" w:rsidRPr="00000000">
        <w:rPr>
          <w:rFonts w:ascii="Palatino Linotype" w:cs="Palatino Linotype" w:eastAsia="Palatino Linotype" w:hAnsi="Palatino Linotype"/>
          <w:sz w:val="24"/>
          <w:szCs w:val="24"/>
          <w:rtl w:val="0"/>
        </w:rPr>
        <w:t xml:space="preserve">An organisation must always look for innovative solutions to increase efficiency andoutput.Phone calls can be reduced by introducing a client portal on the organizations’ website. A portal is an interactive tool that can answer client’s questions, allow them to schedule appointments, refill requests, provide directions to the practice, and generally save staff a tremendous amount of time, while improving service to clients.</w:t>
      </w:r>
      <w:r w:rsidDel="00000000" w:rsidR="00000000" w:rsidRPr="00000000">
        <w:rPr>
          <w:rFonts w:ascii="Palatino Linotype" w:cs="Palatino Linotype" w:eastAsia="Palatino Linotype" w:hAnsi="Palatino Linotype"/>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Promote innovation: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Front office staff often know what ought to be tweaked in their department as the custodians of that department. The organization is also likely to get more concrete solutions from front office staffs that have experienced inadequacies in their department.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24"/>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Seeking ideas from staff gives them a sense of belonging and boosts morale, as staff feel that they are contributing members of the entire workforce.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Palatino Linotype" w:cs="Palatino Linotype" w:eastAsia="Palatino Linotype" w:hAnsi="Palatino Linotype"/>
          <w:b w:val="1"/>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Penal Code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Standards Act cap 496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Human Resource Management Professional Act  No. 52 of 2012.</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Ethics and Anti-Corruption Act of 2011.</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Office Practice Management by Mary Kimari &amp; Carol Mureithi</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Raymond J. Aldag and Timothy M. Stearns, Management (Cincinnati: Southwestern, 1987).</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Office Practice Management by Mary Kimari and Carol Mureithi</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Handbook of human resource management practice, 10</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Edition by Michael Armstrong.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ARTICLES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James A Bardi, Hotel Front Office Management, 5</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tl w:val="0"/>
        </w:rPr>
        <w:t xml:space="preserve">th</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Edition, Wiley Publishers, December, 2010</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Dr. B. K. Chakravarti, “The Concept of Front Office Management” APH Publishing, 2006.</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Shaw, Robert Computer Aided Marketing &amp; Selling (1991) Butterworth Heinemann ISBN978-0-7506-1707-9</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SAP Insider (15 November 2007) Still Struggling To Reduce Call Center Costs Without Losing Customers?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WEBSITES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http://www.ehow.com/how_5106090_design-front-office-reception-</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Business Dictionary &lt;</w:t>
      </w:r>
      <w:hyperlink r:id="rId8">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http://www.businessdictionary.com/definition/front-office.html</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&gt; accessed on 31/3/2015</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http://www.yourdictionary.com/front-office-management</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hyperlink r:id="rId9">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Rosemarie Nelson</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“Face Up to Front Office Challenges”, Published June 8, 2013 &lt;</w:t>
      </w:r>
      <w:hyperlink r:id="rId10">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http://www.medpagetoday.com/Columns/PracticePointers/39713</w:t>
        </w:r>
      </w:hyperlink>
      <w:r w:rsidDel="00000000" w:rsidR="00000000" w:rsidRPr="00000000">
        <w:rPr>
          <w:rFonts w:ascii="Palatino Linotype" w:cs="Palatino Linotype" w:eastAsia="Palatino Linotype" w:hAnsi="Palatino Linotype"/>
          <w:b w:val="0"/>
          <w:i w:val="0"/>
          <w:smallCaps w:val="0"/>
          <w:strike w:val="0"/>
          <w:color w:val="0000ff"/>
          <w:sz w:val="24"/>
          <w:szCs w:val="24"/>
          <w:u w:val="single"/>
          <w:shd w:fill="auto" w:val="clear"/>
          <w:vertAlign w:val="baseline"/>
          <w:rtl w:val="0"/>
        </w:rPr>
        <w:t xml:space="preserve">&gt; accessed on 31/03/2015</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Xu&amp; Walton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as quoted in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 Viljoen and Others,University of Johannesburg South Africa  “The use of CRM in Customer Relationship Management</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Inc.com “How to use Technology to Improve Customer Service”</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Gubser, 2001</w:t>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M Viljoen and Others,University of Johannesburg South Africa  “The use of CRM in Customer Relationship Management”</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Franzak, Pitta &amp;Fritsche, 2001:631</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DestinationCRM.com (2009) Who Owns the Social Customer?</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http://www.medpagetoday.com/Columns/PracticePointers/39713</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http://www.accenture.com/microsite/10-challenges-investment-banks-2015/Documents/pdfs/AccentureTop10Challenges_2009.pdf</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https://trainlikeachampion.wordpress.com/2013/07/10/beyond-the-classroom-alternatives-to-formal-training/</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http://www.equalityhumanrights.com/sites/default/files/uploads/documents/Old_Guidance/PDFS/Workers/3_employees_pay_and_benefits.pdf</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http://www.cis.upenn.edu/~mintz/JSPI.pdf</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http://www.opm.gov/policy-data-oversight/performance-management/faqs/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http://www.medpagetoday.com/Columns/PracticePointers/39713</w:t>
      </w:r>
    </w:p>
    <w:p w:rsidR="00000000" w:rsidDel="00000000" w:rsidP="00000000" w:rsidRDefault="00000000" w:rsidRPr="00000000" w14:paraId="000000B4">
      <w:pPr>
        <w:pageBreakBefore w:val="0"/>
        <w:spacing w:after="0" w:line="360" w:lineRule="auto"/>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5">
      <w:pPr>
        <w:pageBreakBefore w:val="0"/>
        <w:spacing w:after="0" w:line="360" w:lineRule="auto"/>
        <w:jc w:val="both"/>
        <w:rPr>
          <w:rFonts w:ascii="Palatino Linotype" w:cs="Palatino Linotype" w:eastAsia="Palatino Linotype" w:hAnsi="Palatino Linotype"/>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Office Practice Management by Mary Kimari &amp; Carol Mureithi</w:t>
      </w:r>
    </w:p>
  </w:footnote>
  <w:footnote w:id="1">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Raymond J. Aldag and Timothy M. Stearns, Management (Cincinnati: Southwestern, 1987).</w:t>
      </w:r>
    </w:p>
  </w:footnote>
  <w:footnote w:id="2">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http://www.ehow.com/how_5106090_design-front-office-reception-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Business Dictionary &lt;</w:t>
      </w:r>
      <w:hyperlink r:id="rId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http://www.businessdictionary.com/definition/front-office.html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&gt; accessed on 31/3/2015</w:t>
      </w:r>
    </w:p>
  </w:footnote>
  <w:footnote w:id="4">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http://www.yourdictionary.com/front-office-management</w:t>
      </w:r>
    </w:p>
  </w:footnote>
  <w:footnote w:id="5">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James A Bardi, Hotel Front Office Management, 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Wiley Publishers, December, 2010</w:t>
      </w:r>
    </w:p>
  </w:footnote>
  <w:footnote w:id="6">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Dr. B. K. Chakravarti, “The Concept of Front Office Management” APH Publishing, 2006 pg. 14</w:t>
      </w:r>
    </w:p>
  </w:footnote>
  <w:footnote w:id="7">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Rosemarie Nelson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“Face Up to Front Office Challenges”, Published June 8, 2013 &lt;</w:t>
      </w:r>
      <w:hyperlink r:id="rId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http://www.medpagetoday.com/Columns/PracticePointers/39713</w:t>
        </w:r>
      </w:hyperlink>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&gt; accessed on 31/03/2015</w:t>
      </w:r>
      <w:r w:rsidDel="00000000" w:rsidR="00000000" w:rsidRPr="00000000">
        <w:rPr>
          <w:rtl w:val="0"/>
        </w:rPr>
      </w:r>
    </w:p>
  </w:footnote>
  <w:footnote w:id="8">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Xu&amp; Walton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as quoted 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Viljoen and Others,University of Johannesburg South Africa  “The use of CRM in Customer Relationship Management</w:t>
      </w:r>
    </w:p>
  </w:footnote>
  <w:footnote w:id="9">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Inc.com “How to use Technology to Improve Customer Service”</w:t>
      </w:r>
    </w:p>
  </w:footnote>
  <w:footnote w:id="10">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Gubser, 2001</w:t>
      </w:r>
    </w:p>
  </w:footnote>
  <w:footnote w:id="11">
    <w:p w:rsidR="00000000" w:rsidDel="00000000" w:rsidP="00000000" w:rsidRDefault="00000000" w:rsidRPr="00000000" w14:paraId="000000C2">
      <w:pPr>
        <w:pageBreakBefore w:val="0"/>
        <w:widowControl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M Viljoen and Others,University of Johannesburg South Africa  “The use of CRM in Customer Relationship Management”</w:t>
      </w:r>
    </w:p>
  </w:footnote>
  <w:footnote w:id="12">
    <w:p w:rsidR="00000000" w:rsidDel="00000000" w:rsidP="00000000" w:rsidRDefault="00000000" w:rsidRPr="00000000" w14:paraId="000000C3">
      <w:pPr>
        <w:pageBreakBefore w:val="0"/>
        <w:widowControl w:val="0"/>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Franzak, Pitta &amp;Fritsche, 2001:631</w:t>
      </w:r>
    </w:p>
  </w:footnote>
  <w:footnote w:id="13">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Shaw, Robert Computer Aided Marketing &amp; Selling (1991) Butterworth Heinemann ISBN978-0-7506-1707-9</w:t>
      </w:r>
    </w:p>
  </w:footnote>
  <w:footnote w:id="14">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SAP Insider (15 November 2007) Still Struggling To Reduce Call Center Costs Without Losing Customers?</w:t>
      </w:r>
    </w:p>
  </w:footnote>
  <w:footnote w:id="15">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DestinationCRM.com (2009) Who Owns the Social Customer?</w:t>
      </w:r>
    </w:p>
  </w:footnote>
  <w:footnote w:id="16">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Buys cloud based customer service company RightNow for $ 1.5 billion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Techcrunch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October 24, 2011</w:t>
      </w:r>
    </w:p>
  </w:footnote>
  <w:footnote w:id="17">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http://www.medpagetoday.com/Columns/PracticePointers/39713</w:t>
      </w:r>
    </w:p>
  </w:footnote>
  <w:footnote w:id="18">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http://www.accenture.com/microsite/10-challenges-investment-banks-2015/Documents/pdfs/AccentureTop10Challenges_2009.pdf</w:t>
      </w:r>
    </w:p>
  </w:footnote>
  <w:footnote w:id="19">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https://trainlikeachampion.wordpress.com/2013/07/10/beyond-the-classroom-alternatives-to-formal-training/</w:t>
      </w:r>
    </w:p>
  </w:footnote>
  <w:footnote w:id="20">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http://www.equalityhumanrights.com/sites/default/files/uploads/documents/Old_Guidance/PDFS/Workers/3_employees_pay_and_benefits.pdf</w:t>
      </w:r>
    </w:p>
  </w:footnote>
  <w:footnote w:id="21">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http://www.cis.upenn.edu/~mintz/JSPI.pdf</w:t>
      </w:r>
    </w:p>
  </w:footnote>
  <w:footnote w:id="22">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http://www.opm.gov/policy-data-oversight/performance-management/faqs/</w:t>
      </w:r>
    </w:p>
  </w:footnote>
  <w:footnote w:id="23">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http://www.medpagetoday.com/Columns/PracticePointers/39713</w:t>
      </w:r>
    </w:p>
  </w:footnote>
  <w:footnote w:id="24">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http://www.medpagetoday.com/Columns/PracticePointers/39713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276" w:lineRule="auto"/>
    </w:pPr>
    <w:rPr>
      <w:rFonts w:ascii="Palatino Linotype" w:cs="Palatino Linotype" w:eastAsia="Palatino Linotype" w:hAnsi="Palatino Linotype"/>
      <w:b w:val="1"/>
      <w:sz w:val="24"/>
      <w:szCs w:val="24"/>
      <w:u w:val="single"/>
    </w:rPr>
  </w:style>
  <w:style w:type="paragraph" w:styleId="Heading2">
    <w:name w:val="heading 2"/>
    <w:basedOn w:val="Normal"/>
    <w:next w:val="Normal"/>
    <w:pPr>
      <w:keepNext w:val="1"/>
      <w:keepLines w:val="1"/>
      <w:pageBreakBefore w:val="0"/>
      <w:spacing w:after="0" w:before="200" w:lineRule="auto"/>
    </w:pPr>
    <w:rPr>
      <w:rFonts w:ascii="Palatino Linotype" w:cs="Palatino Linotype" w:eastAsia="Palatino Linotype" w:hAnsi="Palatino Linotype"/>
      <w:b w:val="1"/>
      <w:sz w:val="24"/>
      <w:szCs w:val="24"/>
    </w:rPr>
  </w:style>
  <w:style w:type="paragraph" w:styleId="Heading3">
    <w:name w:val="heading 3"/>
    <w:basedOn w:val="Normal"/>
    <w:next w:val="Normal"/>
    <w:pPr>
      <w:keepNext w:val="1"/>
      <w:keepLines w:val="1"/>
      <w:pageBreakBefore w:val="0"/>
      <w:spacing w:after="0" w:before="200" w:lineRule="auto"/>
      <w:jc w:val="both"/>
    </w:pPr>
    <w:rPr>
      <w:rFonts w:ascii="Palatino Linotype" w:cs="Palatino Linotype" w:eastAsia="Palatino Linotype" w:hAnsi="Palatino Linotype"/>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D4374"/>
  </w:style>
  <w:style w:type="paragraph" w:styleId="Heading1">
    <w:name w:val="heading 1"/>
    <w:basedOn w:val="Normal"/>
    <w:next w:val="Normal"/>
    <w:link w:val="Heading1Char"/>
    <w:uiPriority w:val="9"/>
    <w:qFormat w:val="1"/>
    <w:rsid w:val="00F85F6B"/>
    <w:pPr>
      <w:keepNext w:val="1"/>
      <w:keepLines w:val="1"/>
      <w:spacing w:after="0" w:before="480" w:line="276" w:lineRule="auto"/>
      <w:outlineLvl w:val="0"/>
    </w:pPr>
    <w:rPr>
      <w:rFonts w:ascii="Palatino Linotype" w:hAnsi="Palatino Linotype" w:cstheme="majorBidi" w:eastAsiaTheme="majorEastAsia"/>
      <w:b w:val="1"/>
      <w:bCs w:val="1"/>
      <w:sz w:val="24"/>
      <w:szCs w:val="28"/>
      <w:u w:val="single"/>
      <w:lang w:val="en-GB"/>
    </w:rPr>
  </w:style>
  <w:style w:type="paragraph" w:styleId="Heading2">
    <w:name w:val="heading 2"/>
    <w:basedOn w:val="Normal"/>
    <w:next w:val="Normal"/>
    <w:link w:val="Heading2Char"/>
    <w:uiPriority w:val="9"/>
    <w:unhideWhenUsed w:val="1"/>
    <w:qFormat w:val="1"/>
    <w:rsid w:val="00F85F6B"/>
    <w:pPr>
      <w:keepNext w:val="1"/>
      <w:keepLines w:val="1"/>
      <w:spacing w:after="0" w:before="200"/>
      <w:outlineLvl w:val="1"/>
    </w:pPr>
    <w:rPr>
      <w:rFonts w:ascii="Palatino Linotype" w:hAnsi="Palatino Linotype" w:cstheme="majorBidi" w:eastAsiaTheme="majorEastAsia"/>
      <w:b w:val="1"/>
      <w:bCs w:val="1"/>
      <w:sz w:val="24"/>
      <w:szCs w:val="26"/>
    </w:rPr>
  </w:style>
  <w:style w:type="paragraph" w:styleId="Heading3">
    <w:name w:val="heading 3"/>
    <w:basedOn w:val="Normal"/>
    <w:next w:val="Normal"/>
    <w:link w:val="Heading3Char"/>
    <w:uiPriority w:val="9"/>
    <w:unhideWhenUsed w:val="1"/>
    <w:qFormat w:val="1"/>
    <w:rsid w:val="003D5ED5"/>
    <w:pPr>
      <w:keepNext w:val="1"/>
      <w:keepLines w:val="1"/>
      <w:spacing w:after="0" w:before="200"/>
      <w:jc w:val="both"/>
      <w:outlineLvl w:val="2"/>
    </w:pPr>
    <w:rPr>
      <w:rFonts w:ascii="Palatino Linotype" w:hAnsi="Palatino Linotype" w:cstheme="majorBidi" w:eastAsiaTheme="majorEastAsia"/>
      <w:b w:val="1"/>
      <w:bCs w:val="1"/>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A127CD"/>
    <w:rPr>
      <w:sz w:val="16"/>
      <w:szCs w:val="16"/>
    </w:rPr>
  </w:style>
  <w:style w:type="paragraph" w:styleId="CommentText">
    <w:name w:val="annotation text"/>
    <w:basedOn w:val="Normal"/>
    <w:link w:val="CommentTextChar"/>
    <w:uiPriority w:val="99"/>
    <w:semiHidden w:val="1"/>
    <w:unhideWhenUsed w:val="1"/>
    <w:rsid w:val="00A127CD"/>
    <w:pPr>
      <w:spacing w:line="240" w:lineRule="auto"/>
    </w:pPr>
    <w:rPr>
      <w:sz w:val="20"/>
      <w:szCs w:val="20"/>
    </w:rPr>
  </w:style>
  <w:style w:type="character" w:styleId="CommentTextChar" w:customStyle="1">
    <w:name w:val="Comment Text Char"/>
    <w:basedOn w:val="DefaultParagraphFont"/>
    <w:link w:val="CommentText"/>
    <w:uiPriority w:val="99"/>
    <w:semiHidden w:val="1"/>
    <w:rsid w:val="00A127CD"/>
    <w:rPr>
      <w:sz w:val="20"/>
      <w:szCs w:val="20"/>
    </w:rPr>
  </w:style>
  <w:style w:type="paragraph" w:styleId="CommentSubject">
    <w:name w:val="annotation subject"/>
    <w:basedOn w:val="CommentText"/>
    <w:next w:val="CommentText"/>
    <w:link w:val="CommentSubjectChar"/>
    <w:uiPriority w:val="99"/>
    <w:semiHidden w:val="1"/>
    <w:unhideWhenUsed w:val="1"/>
    <w:rsid w:val="00A127CD"/>
    <w:rPr>
      <w:b w:val="1"/>
      <w:bCs w:val="1"/>
    </w:rPr>
  </w:style>
  <w:style w:type="character" w:styleId="CommentSubjectChar" w:customStyle="1">
    <w:name w:val="Comment Subject Char"/>
    <w:basedOn w:val="CommentTextChar"/>
    <w:link w:val="CommentSubject"/>
    <w:uiPriority w:val="99"/>
    <w:semiHidden w:val="1"/>
    <w:rsid w:val="00A127CD"/>
    <w:rPr>
      <w:b w:val="1"/>
      <w:bCs w:val="1"/>
      <w:sz w:val="20"/>
      <w:szCs w:val="20"/>
    </w:rPr>
  </w:style>
  <w:style w:type="paragraph" w:styleId="BalloonText">
    <w:name w:val="Balloon Text"/>
    <w:basedOn w:val="Normal"/>
    <w:link w:val="BalloonTextChar"/>
    <w:uiPriority w:val="99"/>
    <w:semiHidden w:val="1"/>
    <w:unhideWhenUsed w:val="1"/>
    <w:rsid w:val="00A127C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127CD"/>
    <w:rPr>
      <w:rFonts w:ascii="Segoe UI" w:cs="Segoe UI" w:hAnsi="Segoe UI"/>
      <w:sz w:val="18"/>
      <w:szCs w:val="18"/>
    </w:rPr>
  </w:style>
  <w:style w:type="paragraph" w:styleId="FootnoteText">
    <w:name w:val="footnote text"/>
    <w:basedOn w:val="Normal"/>
    <w:link w:val="FootnoteTextChar"/>
    <w:uiPriority w:val="99"/>
    <w:unhideWhenUsed w:val="1"/>
    <w:rsid w:val="00347948"/>
    <w:pPr>
      <w:spacing w:after="0" w:line="240" w:lineRule="auto"/>
    </w:pPr>
    <w:rPr>
      <w:sz w:val="20"/>
      <w:szCs w:val="20"/>
      <w:lang w:val="en-GB"/>
    </w:rPr>
  </w:style>
  <w:style w:type="character" w:styleId="FootnoteTextChar" w:customStyle="1">
    <w:name w:val="Footnote Text Char"/>
    <w:basedOn w:val="DefaultParagraphFont"/>
    <w:link w:val="FootnoteText"/>
    <w:uiPriority w:val="99"/>
    <w:rsid w:val="00347948"/>
    <w:rPr>
      <w:sz w:val="20"/>
      <w:szCs w:val="20"/>
      <w:lang w:val="en-GB"/>
    </w:rPr>
  </w:style>
  <w:style w:type="paragraph" w:styleId="ListParagraph">
    <w:name w:val="List Paragraph"/>
    <w:basedOn w:val="Normal"/>
    <w:uiPriority w:val="34"/>
    <w:qFormat w:val="1"/>
    <w:rsid w:val="00347948"/>
    <w:pPr>
      <w:spacing w:after="200" w:line="276" w:lineRule="auto"/>
      <w:ind w:left="720"/>
      <w:contextualSpacing w:val="1"/>
    </w:pPr>
    <w:rPr>
      <w:rFonts w:ascii="Times New Roman" w:cs="Times New Roman" w:hAnsi="Times New Roman"/>
      <w:sz w:val="24"/>
      <w:szCs w:val="24"/>
    </w:rPr>
  </w:style>
  <w:style w:type="character" w:styleId="FootnoteReference">
    <w:name w:val="footnote reference"/>
    <w:basedOn w:val="DefaultParagraphFont"/>
    <w:uiPriority w:val="99"/>
    <w:unhideWhenUsed w:val="1"/>
    <w:rsid w:val="00347948"/>
    <w:rPr>
      <w:vertAlign w:val="superscript"/>
    </w:rPr>
  </w:style>
  <w:style w:type="paragraph" w:styleId="Header">
    <w:name w:val="header"/>
    <w:basedOn w:val="Normal"/>
    <w:link w:val="HeaderChar"/>
    <w:uiPriority w:val="99"/>
    <w:unhideWhenUsed w:val="1"/>
    <w:rsid w:val="00F901D7"/>
    <w:pPr>
      <w:tabs>
        <w:tab w:val="center" w:pos="4680"/>
        <w:tab w:val="right" w:pos="9360"/>
      </w:tabs>
      <w:spacing w:after="0" w:line="240" w:lineRule="auto"/>
    </w:pPr>
  </w:style>
  <w:style w:type="character" w:styleId="HeaderChar" w:customStyle="1">
    <w:name w:val="Header Char"/>
    <w:basedOn w:val="DefaultParagraphFont"/>
    <w:link w:val="Header"/>
    <w:uiPriority w:val="99"/>
    <w:rsid w:val="00F901D7"/>
  </w:style>
  <w:style w:type="paragraph" w:styleId="Footer">
    <w:name w:val="footer"/>
    <w:basedOn w:val="Normal"/>
    <w:link w:val="FooterChar"/>
    <w:uiPriority w:val="99"/>
    <w:unhideWhenUsed w:val="1"/>
    <w:rsid w:val="00F901D7"/>
    <w:pPr>
      <w:tabs>
        <w:tab w:val="center" w:pos="4680"/>
        <w:tab w:val="right" w:pos="9360"/>
      </w:tabs>
      <w:spacing w:after="0" w:line="240" w:lineRule="auto"/>
    </w:pPr>
  </w:style>
  <w:style w:type="character" w:styleId="FooterChar" w:customStyle="1">
    <w:name w:val="Footer Char"/>
    <w:basedOn w:val="DefaultParagraphFont"/>
    <w:link w:val="Footer"/>
    <w:uiPriority w:val="99"/>
    <w:rsid w:val="00F901D7"/>
  </w:style>
  <w:style w:type="paragraph" w:styleId="NormalWeb">
    <w:name w:val="Normal (Web)"/>
    <w:basedOn w:val="Normal"/>
    <w:uiPriority w:val="99"/>
    <w:unhideWhenUsed w:val="1"/>
    <w:rsid w:val="006B6C68"/>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6B6C68"/>
    <w:rPr>
      <w:color w:val="0000ff"/>
      <w:u w:val="single"/>
    </w:rPr>
  </w:style>
  <w:style w:type="character" w:styleId="Heading1Char" w:customStyle="1">
    <w:name w:val="Heading 1 Char"/>
    <w:basedOn w:val="DefaultParagraphFont"/>
    <w:link w:val="Heading1"/>
    <w:uiPriority w:val="9"/>
    <w:rsid w:val="00F85F6B"/>
    <w:rPr>
      <w:rFonts w:ascii="Palatino Linotype" w:hAnsi="Palatino Linotype" w:cstheme="majorBidi" w:eastAsiaTheme="majorEastAsia"/>
      <w:b w:val="1"/>
      <w:bCs w:val="1"/>
      <w:sz w:val="24"/>
      <w:szCs w:val="28"/>
      <w:u w:val="single"/>
      <w:lang w:val="en-GB"/>
    </w:rPr>
  </w:style>
  <w:style w:type="character" w:styleId="Strong">
    <w:name w:val="Strong"/>
    <w:basedOn w:val="DefaultParagraphFont"/>
    <w:uiPriority w:val="22"/>
    <w:qFormat w:val="1"/>
    <w:rsid w:val="009B21C7"/>
    <w:rPr>
      <w:b w:val="1"/>
      <w:bCs w:val="1"/>
    </w:rPr>
  </w:style>
  <w:style w:type="character" w:styleId="apple-converted-space" w:customStyle="1">
    <w:name w:val="apple-converted-space"/>
    <w:basedOn w:val="DefaultParagraphFont"/>
    <w:rsid w:val="009B21C7"/>
  </w:style>
  <w:style w:type="paragraph" w:styleId="EndnoteText">
    <w:name w:val="endnote text"/>
    <w:basedOn w:val="Normal"/>
    <w:link w:val="EndnoteTextChar"/>
    <w:uiPriority w:val="99"/>
    <w:semiHidden w:val="1"/>
    <w:unhideWhenUsed w:val="1"/>
    <w:rsid w:val="005E5DDD"/>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5E5DDD"/>
    <w:rPr>
      <w:sz w:val="20"/>
      <w:szCs w:val="20"/>
    </w:rPr>
  </w:style>
  <w:style w:type="character" w:styleId="EndnoteReference">
    <w:name w:val="endnote reference"/>
    <w:basedOn w:val="DefaultParagraphFont"/>
    <w:uiPriority w:val="99"/>
    <w:semiHidden w:val="1"/>
    <w:unhideWhenUsed w:val="1"/>
    <w:rsid w:val="005E5DDD"/>
    <w:rPr>
      <w:vertAlign w:val="superscript"/>
    </w:rPr>
  </w:style>
  <w:style w:type="character" w:styleId="Heading2Char" w:customStyle="1">
    <w:name w:val="Heading 2 Char"/>
    <w:basedOn w:val="DefaultParagraphFont"/>
    <w:link w:val="Heading2"/>
    <w:uiPriority w:val="9"/>
    <w:rsid w:val="00F85F6B"/>
    <w:rPr>
      <w:rFonts w:ascii="Palatino Linotype" w:hAnsi="Palatino Linotype" w:cstheme="majorBidi" w:eastAsiaTheme="majorEastAsia"/>
      <w:b w:val="1"/>
      <w:bCs w:val="1"/>
      <w:sz w:val="24"/>
      <w:szCs w:val="26"/>
    </w:rPr>
  </w:style>
  <w:style w:type="character" w:styleId="Heading3Char" w:customStyle="1">
    <w:name w:val="Heading 3 Char"/>
    <w:basedOn w:val="DefaultParagraphFont"/>
    <w:link w:val="Heading3"/>
    <w:uiPriority w:val="9"/>
    <w:rsid w:val="003D5ED5"/>
    <w:rPr>
      <w:rFonts w:ascii="Palatino Linotype" w:hAnsi="Palatino Linotype" w:cstheme="majorBidi" w:eastAsiaTheme="majorEastAsia"/>
      <w:b w:val="1"/>
      <w:bCs w:val="1"/>
      <w:sz w:val="24"/>
    </w:rPr>
  </w:style>
  <w:style w:type="paragraph" w:styleId="TOCHeading">
    <w:name w:val="TOC Heading"/>
    <w:basedOn w:val="Heading1"/>
    <w:next w:val="Normal"/>
    <w:uiPriority w:val="39"/>
    <w:semiHidden w:val="1"/>
    <w:unhideWhenUsed w:val="1"/>
    <w:qFormat w:val="1"/>
    <w:rsid w:val="0078551B"/>
    <w:pPr>
      <w:outlineLvl w:val="9"/>
    </w:pPr>
    <w:rPr>
      <w:lang w:eastAsia="ja-JP" w:val="en-US"/>
    </w:rPr>
  </w:style>
  <w:style w:type="paragraph" w:styleId="TOC1">
    <w:name w:val="toc 1"/>
    <w:basedOn w:val="Normal"/>
    <w:next w:val="Normal"/>
    <w:autoRedefine w:val="1"/>
    <w:uiPriority w:val="39"/>
    <w:unhideWhenUsed w:val="1"/>
    <w:rsid w:val="0078551B"/>
    <w:pPr>
      <w:spacing w:after="100"/>
    </w:pPr>
  </w:style>
  <w:style w:type="paragraph" w:styleId="TOC2">
    <w:name w:val="toc 2"/>
    <w:basedOn w:val="Normal"/>
    <w:next w:val="Normal"/>
    <w:autoRedefine w:val="1"/>
    <w:uiPriority w:val="39"/>
    <w:unhideWhenUsed w:val="1"/>
    <w:rsid w:val="0078551B"/>
    <w:pPr>
      <w:spacing w:after="100"/>
      <w:ind w:left="220"/>
    </w:pPr>
  </w:style>
  <w:style w:type="paragraph" w:styleId="TOC3">
    <w:name w:val="toc 3"/>
    <w:basedOn w:val="Normal"/>
    <w:next w:val="Normal"/>
    <w:autoRedefine w:val="1"/>
    <w:uiPriority w:val="39"/>
    <w:unhideWhenUsed w:val="1"/>
    <w:rsid w:val="0078551B"/>
    <w:pPr>
      <w:spacing w:after="100"/>
      <w:ind w:left="440"/>
    </w:pPr>
  </w:style>
  <w:style w:type="table" w:styleId="TableGrid">
    <w:name w:val="Table Grid"/>
    <w:basedOn w:val="TableNormal"/>
    <w:uiPriority w:val="39"/>
    <w:rsid w:val="00E941A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yperlink" Target="http://www.medpagetoday.com/Columns/PracticePointers/39713" TargetMode="External"/><Relationship Id="rId9" Type="http://schemas.openxmlformats.org/officeDocument/2006/relationships/hyperlink" Target="about:bl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www.businessdictionary.com/definition/front-offic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businessdictionary.com/definition/front-office.html" TargetMode="External"/><Relationship Id="rId2" Type="http://schemas.openxmlformats.org/officeDocument/2006/relationships/hyperlink" Target="about:blank" TargetMode="External"/><Relationship Id="rId3" Type="http://schemas.openxmlformats.org/officeDocument/2006/relationships/hyperlink" Target="http://www.medpagetoday.com/Columns/PracticePointers/39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PlkHK0o/OFtRtOid0KRWQ6Lbsw==">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2017-02-08T14:44:00Z</dcterms:created>
  <dc:creator>ksl</dc:creator>
</cp:coreProperties>
</file>