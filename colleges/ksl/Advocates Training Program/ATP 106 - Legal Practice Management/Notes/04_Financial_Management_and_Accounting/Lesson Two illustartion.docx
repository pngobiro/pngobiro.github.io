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  <w:sz w:val="56"/>
          <w:szCs w:val="56"/>
          <w:u w:val="single"/>
        </w:rPr>
      </w:pPr>
      <w:r w:rsidDel="00000000" w:rsidR="00000000" w:rsidRPr="00000000">
        <w:rPr>
          <w:b w:val="1"/>
          <w:sz w:val="56"/>
          <w:szCs w:val="56"/>
          <w:u w:val="single"/>
          <w:rtl w:val="0"/>
        </w:rPr>
        <w:t xml:space="preserve">Lesson Two Illustration.</w:t>
      </w:r>
    </w:p>
    <w:p w:rsidR="00000000" w:rsidDel="00000000" w:rsidP="00000000" w:rsidRDefault="00000000" w:rsidRPr="00000000" w14:paraId="00000002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1. Started business with Shs.800, 000 in the bank .</w:t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2. Bought goods on credit from: Alice Shs.76, 000, Brian Shs.27, 000, Catherine Shs.56, 000</w:t>
      </w:r>
    </w:p>
    <w:p w:rsidR="00000000" w:rsidDel="00000000" w:rsidP="00000000" w:rsidRDefault="00000000" w:rsidRPr="00000000" w14:paraId="00000004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3. Cash sales Shs.87, 000</w:t>
      </w:r>
    </w:p>
    <w:p w:rsidR="00000000" w:rsidDel="00000000" w:rsidP="00000000" w:rsidRDefault="00000000" w:rsidRPr="00000000" w14:paraId="00000005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5. Paid wages in cash Shs.14, 000</w:t>
      </w:r>
    </w:p>
    <w:p w:rsidR="00000000" w:rsidDel="00000000" w:rsidP="00000000" w:rsidRDefault="00000000" w:rsidRPr="00000000" w14:paraId="00000006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7. Sold goods on credit to: Daniel Shs.35, 000, Ethan Shs.42,000, Faith  Shs.72,000</w:t>
      </w:r>
    </w:p>
    <w:p w:rsidR="00000000" w:rsidDel="00000000" w:rsidP="00000000" w:rsidRDefault="00000000" w:rsidRPr="00000000" w14:paraId="00000007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9. Bought goods for cash Shs.46,000 </w:t>
      </w:r>
    </w:p>
    <w:p w:rsidR="00000000" w:rsidDel="00000000" w:rsidP="00000000" w:rsidRDefault="00000000" w:rsidRPr="00000000" w14:paraId="00000008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11. Bought goods on credit from: Brian Shs.57, 000, Catherine Shs.98, 000</w:t>
      </w:r>
    </w:p>
    <w:p w:rsidR="00000000" w:rsidDel="00000000" w:rsidP="00000000" w:rsidRDefault="00000000" w:rsidRPr="00000000" w14:paraId="00000009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12. Paid wages in cash Shs.14, 000</w:t>
      </w:r>
    </w:p>
    <w:p w:rsidR="00000000" w:rsidDel="00000000" w:rsidP="00000000" w:rsidRDefault="00000000" w:rsidRPr="00000000" w14:paraId="0000000A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15. Sold goods on credit to: Ethan Shs.32, 000, Faith Shs.23, 000</w:t>
      </w:r>
    </w:p>
    <w:p w:rsidR="00000000" w:rsidDel="00000000" w:rsidP="00000000" w:rsidRDefault="00000000" w:rsidRPr="00000000" w14:paraId="0000000B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17. Bought shop fixtures on credit from Alpha ltd Shs.50, 000</w:t>
      </w:r>
    </w:p>
    <w:p w:rsidR="00000000" w:rsidDel="00000000" w:rsidP="00000000" w:rsidRDefault="00000000" w:rsidRPr="00000000" w14:paraId="0000000C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22. Paid Brian by cheque Shs.84, 000</w:t>
      </w:r>
    </w:p>
    <w:p w:rsidR="00000000" w:rsidDel="00000000" w:rsidP="00000000" w:rsidRDefault="00000000" w:rsidRPr="00000000" w14:paraId="0000000D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24. We returned goods to Catherine Shs.20, 000</w:t>
      </w:r>
    </w:p>
    <w:p w:rsidR="00000000" w:rsidDel="00000000" w:rsidP="00000000" w:rsidRDefault="00000000" w:rsidRPr="00000000" w14:paraId="0000000E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25. Paid Alpha ltd a cheque for Shs.50, 000</w:t>
      </w:r>
    </w:p>
    <w:p w:rsidR="00000000" w:rsidDel="00000000" w:rsidP="00000000" w:rsidRDefault="00000000" w:rsidRPr="00000000" w14:paraId="0000000F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25. Faith paid us her account by cheque Shs.95, 000</w:t>
      </w:r>
    </w:p>
    <w:p w:rsidR="00000000" w:rsidDel="00000000" w:rsidP="00000000" w:rsidRDefault="00000000" w:rsidRPr="00000000" w14:paraId="00000010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27. Retur</w:t>
      </w:r>
      <w:sdt>
        <w:sdtPr>
          <w:tag w:val="goog_rdk_0"/>
        </w:sdtPr>
        <w:sdtContent>
          <w:ins w:author="Tracy Wachira" w:id="0" w:date="2021-11-15T06:44:06Z">
            <w:sdt>
              <w:sdtPr>
                <w:tag w:val="goog_rdk_1"/>
              </w:sdtPr>
              <w:sdtContent>
                <w:del w:author="Daniel Murkomen" w:id="1" w:date="2021-11-15T07:45:11Z">
                  <w:r w:rsidDel="00000000" w:rsidR="00000000" w:rsidRPr="00000000">
                    <w:rPr>
                      <w:b w:val="1"/>
                      <w:sz w:val="56"/>
                      <w:szCs w:val="56"/>
                      <w:rtl w:val="0"/>
                    </w:rPr>
                    <w:delText xml:space="preserve"> </w:delText>
                  </w:r>
                </w:del>
              </w:sdtContent>
            </w:sdt>
          </w:ins>
        </w:sdtContent>
      </w:sdt>
      <w:r w:rsidDel="00000000" w:rsidR="00000000" w:rsidRPr="00000000">
        <w:rPr>
          <w:b w:val="1"/>
          <w:sz w:val="56"/>
          <w:szCs w:val="56"/>
          <w:rtl w:val="0"/>
        </w:rPr>
        <w:t xml:space="preserve">ned goods to Alice Shs.24, 000</w:t>
      </w:r>
    </w:p>
    <w:p w:rsidR="00000000" w:rsidDel="00000000" w:rsidP="00000000" w:rsidRDefault="00000000" w:rsidRPr="00000000" w14:paraId="00000011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29. Tajiri lent us Shs.60, 000 cash</w:t>
      </w:r>
    </w:p>
    <w:p w:rsidR="00000000" w:rsidDel="00000000" w:rsidP="00000000" w:rsidRDefault="00000000" w:rsidRPr="00000000" w14:paraId="00000012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31. Bought a motor van paying by cheque Shs.400, 000</w:t>
      </w:r>
    </w:p>
    <w:p w:rsidR="00000000" w:rsidDel="00000000" w:rsidP="00000000" w:rsidRDefault="00000000" w:rsidRPr="00000000" w14:paraId="00000013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Trial Balance </w:t>
      </w:r>
    </w:p>
    <w:tbl>
      <w:tblPr>
        <w:tblStyle w:val="Table1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8"/>
        <w:gridCol w:w="3494"/>
        <w:gridCol w:w="2492"/>
        <w:gridCol w:w="2492"/>
        <w:tblGridChange w:id="0">
          <w:tblGrid>
            <w:gridCol w:w="1098"/>
            <w:gridCol w:w="3494"/>
            <w:gridCol w:w="2492"/>
            <w:gridCol w:w="24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dr</w:t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Cr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Capital</w:t>
            </w:r>
          </w:p>
        </w:tc>
        <w:tc>
          <w:tcPr/>
          <w:p w:rsidR="00000000" w:rsidDel="00000000" w:rsidP="00000000" w:rsidRDefault="00000000" w:rsidRPr="00000000" w14:paraId="0000001A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800,000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Sales</w:t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291,000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Purchases</w:t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360,000</w:t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Bank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361,000</w:t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Alice</w:t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52,000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Catherine</w:t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134,000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Wages</w:t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28,000</w:t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Daniel</w:t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35,000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Ethan</w:t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74,000</w:t>
            </w:r>
          </w:p>
        </w:tc>
        <w:tc>
          <w:tcPr/>
          <w:p w:rsidR="00000000" w:rsidDel="00000000" w:rsidP="00000000" w:rsidRDefault="00000000" w:rsidRPr="00000000" w14:paraId="0000003B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Fixtures</w:t>
            </w:r>
          </w:p>
        </w:tc>
        <w:tc>
          <w:tcPr/>
          <w:p w:rsidR="00000000" w:rsidDel="00000000" w:rsidP="00000000" w:rsidRDefault="00000000" w:rsidRPr="00000000" w14:paraId="0000003E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50,000</w:t>
            </w:r>
          </w:p>
        </w:tc>
        <w:tc>
          <w:tcPr/>
          <w:p w:rsidR="00000000" w:rsidDel="00000000" w:rsidP="00000000" w:rsidRDefault="00000000" w:rsidRPr="00000000" w14:paraId="0000003F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Returns `outwards</w:t>
            </w:r>
          </w:p>
        </w:tc>
        <w:tc>
          <w:tcPr/>
          <w:p w:rsidR="00000000" w:rsidDel="00000000" w:rsidP="00000000" w:rsidRDefault="00000000" w:rsidRPr="00000000" w14:paraId="00000042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44,000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sdt>
            <w:sdtPr>
              <w:tag w:val="goog_rdk_3"/>
            </w:sdtPr>
            <w:sdtContent>
              <w:p w:rsidR="00000000" w:rsidDel="00000000" w:rsidP="00000000" w:rsidRDefault="00000000" w:rsidRPr="00000000" w14:paraId="00000045">
                <w:pPr>
                  <w:pageBreakBefore w:val="0"/>
                  <w:rPr>
                    <w:ins w:author="Tracy Wachira" w:id="2" w:date="2021-11-15T07:34:53Z"/>
                    <w:b w:val="1"/>
                    <w:sz w:val="56"/>
                    <w:szCs w:val="56"/>
                  </w:rPr>
                </w:pPr>
                <w:r w:rsidDel="00000000" w:rsidR="00000000" w:rsidRPr="00000000">
                  <w:rPr>
                    <w:b w:val="1"/>
                    <w:sz w:val="56"/>
                    <w:szCs w:val="56"/>
                    <w:rtl w:val="0"/>
                  </w:rPr>
                  <w:t xml:space="preserve">Tajiri</w:t>
                </w:r>
                <w:sdt>
                  <w:sdtPr>
                    <w:tag w:val="goog_rdk_2"/>
                  </w:sdtPr>
                  <w:sdtContent>
                    <w:ins w:author="Tracy Wachira" w:id="2" w:date="2021-11-15T07:34:53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p w:rsidR="00000000" w:rsidDel="00000000" w:rsidP="00000000" w:rsidRDefault="00000000" w:rsidRPr="00000000" w14:paraId="00000046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60,000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Motor vehicle</w:t>
            </w:r>
          </w:p>
        </w:tc>
        <w:tc>
          <w:tcPr/>
          <w:p w:rsidR="00000000" w:rsidDel="00000000" w:rsidP="00000000" w:rsidRDefault="00000000" w:rsidRPr="00000000" w14:paraId="0000004B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400,000</w:t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1,381,000</w:t>
            </w:r>
          </w:p>
        </w:tc>
        <w:tc>
          <w:tcPr/>
          <w:p w:rsidR="00000000" w:rsidDel="00000000" w:rsidP="00000000" w:rsidRDefault="00000000" w:rsidRPr="00000000" w14:paraId="00000050">
            <w:pPr>
              <w:pageBreakBefore w:val="0"/>
              <w:rPr>
                <w:b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sz w:val="56"/>
                <w:szCs w:val="56"/>
                <w:rtl w:val="0"/>
              </w:rPr>
              <w:t xml:space="preserve">1,381,000 awsc </w:t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rPr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61929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B557B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233F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233FB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820D45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e/fs9kfufd7f0F7hjSXGcAuQzw==">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2014-09-09T06:33:00Z</dcterms:created>
  <dc:creator>zindzi</dc:creator>
</cp:coreProperties>
</file>